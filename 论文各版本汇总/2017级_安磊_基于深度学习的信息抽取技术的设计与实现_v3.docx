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372054822"/>
      <w:bookmarkEnd w:id="1"/>
      <w:bookmarkStart w:id="2" w:name="_1039426394"/>
      <w:bookmarkEnd w:id="2"/>
      <w:bookmarkStart w:id="3" w:name="_1039422180"/>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98910232"/>
      <w:bookmarkStart w:id="5" w:name="_Toc103965710"/>
      <w:bookmarkStart w:id="6" w:name="_Toc103965310"/>
      <w:bookmarkStart w:id="7" w:name="_Toc103965440"/>
      <w:bookmarkStart w:id="8" w:name="_Toc99767661"/>
      <w:bookmarkStart w:id="9" w:name="_Toc72055958"/>
      <w:bookmarkStart w:id="10" w:name="_Toc99977699"/>
      <w:bookmarkStart w:id="11" w:name="_Toc99618943"/>
      <w:bookmarkStart w:id="12" w:name="_Toc187761917"/>
      <w:bookmarkStart w:id="13" w:name="_Toc99619530"/>
      <w:bookmarkStart w:id="14" w:name="_Toc98909599"/>
      <w:bookmarkStart w:id="15" w:name="_Toc98994741"/>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25"/>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w:pict>
                <v:line id="_x0000_s1026" o:spid="_x0000_s1026" o:spt="20" style="position:absolute;left:0pt;margin-left:-4.55pt;margin-top:24.9pt;height:0pt;width:252pt;z-index:251656192;mso-width-relative:page;mso-height-relative:page;" coordsize="21600,21600">
                  <v:path arrowok="t"/>
                  <v:fill focussize="0,0"/>
                  <v:stroke/>
                  <v:imagedata o:title=""/>
                  <o:lock v:ext="edit"/>
                </v:line>
              </w:pict>
            </w:r>
            <w:r>
              <w:pict>
                <v:line id="_x0000_s1027" o:spid="_x0000_s1027" o:spt="20" style="position:absolute;left:0pt;margin-left:-4.55pt;margin-top:25.4pt;height:0pt;width:252pt;z-index:251655168;mso-width-relative:page;mso-height-relative:page;" coordsize="21600,21600">
                  <v:path arrowok="t"/>
                  <v:fill focussize="0,0"/>
                  <v:stroke/>
                  <v:imagedata o:title=""/>
                  <o:lock v:ext="edit"/>
                </v:line>
              </w:pict>
            </w:r>
            <w:r>
              <w:rPr>
                <w:rFonts w:hint="eastAsia" w:ascii="Arial" w:hAnsi="Arial" w:cs="Arial"/>
                <w:sz w:val="32"/>
              </w:rPr>
              <w:t>基于深度学习的信息抽取服务的设</w:t>
            </w:r>
          </w:p>
          <w:p>
            <w:pPr>
              <w:ind w:left="1"/>
              <w:jc w:val="center"/>
              <w:rPr>
                <w:rFonts w:ascii="Arial" w:hAnsi="Arial" w:cs="Arial"/>
                <w:sz w:val="32"/>
              </w:rPr>
            </w:pPr>
            <w:r>
              <w:pict>
                <v:line id="_x0000_s1028" o:spid="_x0000_s1028" o:spt="20" style="position:absolute;left:0pt;margin-left:-4.55pt;margin-top:25.65pt;height:0pt;width:252pt;z-index:251660288;mso-width-relative:page;mso-height-relative:page;" coordsize="21600,21600">
                  <v:path arrowok="t"/>
                  <v:fill focussize="0,0"/>
                  <v:stroke/>
                  <v:imagedata o:title=""/>
                  <o:lock v:ext="edit"/>
                </v:line>
              </w:pict>
            </w:r>
            <w:r>
              <w:rPr>
                <w:rFonts w:hint="eastAsia" w:ascii="Arial" w:hAnsi="Arial" w:cs="Arial"/>
                <w:sz w:val="32"/>
              </w:rPr>
              <w:t>计与实现</w:t>
            </w:r>
          </w:p>
        </w:tc>
      </w:tr>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w:pict>
                <v:line id="_x0000_s1029" o:spid="_x0000_s1029" o:spt="20" style="position:absolute;left:0pt;margin-left:-4.55pt;margin-top:24.45pt;height:0pt;width:252pt;z-index:251657216;mso-width-relative:page;mso-height-relative:page;" coordsize="21600,21600">
                  <v:path arrowok="t"/>
                  <v:fill focussize="0,0"/>
                  <v:stroke/>
                  <v:imagedata o:title=""/>
                  <o:lock v:ext="edit"/>
                </v:line>
              </w:pic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w:pict>
                <v:line id="_x0000_s1030" o:spid="_x0000_s1030" o:spt="20" style="position:absolute;left:0pt;margin-left:-4.55pt;margin-top:25pt;height:0pt;width:252pt;z-index:251658240;mso-width-relative:page;mso-height-relative:page;" coordsize="21600,21600">
                  <v:path arrowok="t"/>
                  <v:fill focussize="0,0"/>
                  <v:stroke/>
                  <v:imagedata o:title=""/>
                  <o:lock v:ext="edit"/>
                </v:line>
              </w:pic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w:pict>
                <v:line id="_x0000_s1031" o:spid="_x0000_s1031" o:spt="20" style="position:absolute;left:0pt;margin-left:-4.55pt;margin-top:24.9pt;height:0pt;width:252pt;z-index:251658240;mso-width-relative:page;mso-height-relative:page;" coordsize="21600,21600">
                  <v:path arrowok="t"/>
                  <v:fill focussize="0,0"/>
                  <v:stroke/>
                  <v:imagedata o:title=""/>
                  <o:lock v:ext="edit"/>
                </v:line>
              </w:pict>
            </w:r>
            <w:r>
              <w:rPr>
                <w:rFonts w:hint="eastAsia" w:ascii="Arial" w:hAnsi="Arial" w:cs="Arial"/>
                <w:sz w:val="32"/>
              </w:rPr>
              <w:t>软件工程</w:t>
            </w:r>
          </w:p>
        </w:tc>
      </w:tr>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w:pict>
                <v:line id="_x0000_s1032" o:spid="_x0000_s1032" o:spt="20" style="position:absolute;left:0pt;margin-left:-5.2pt;margin-top:25.45pt;height:0pt;width:252pt;z-index:251659264;mso-width-relative:page;mso-height-relative:page;" coordsize="21600,21600">
                  <v:path arrowok="t"/>
                  <v:fill focussize="0,0"/>
                  <v:stroke/>
                  <v:imagedata o:title=""/>
                  <o:lock v:ext="edit"/>
                </v:line>
              </w:pic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25"/>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2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Layout w:type="fixed"/>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2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Layout w:type="fixed"/>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32745"/>
      <w:bookmarkStart w:id="18" w:name="_Toc135932824"/>
      <w:bookmarkStart w:id="19" w:name="_Toc135971810"/>
      <w:bookmarkStart w:id="20" w:name="_Toc135932653"/>
      <w:bookmarkStart w:id="21" w:name="_Toc135971882"/>
      <w:bookmarkStart w:id="22" w:name="_Toc135932910"/>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187761918"/>
      <w:bookmarkStart w:id="24" w:name="_Toc514163438"/>
      <w:bookmarkStart w:id="25" w:name="_Toc187764274"/>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1"/>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1"/>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1"/>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本文从模型设计和具体的使用场景出发，选择了两种不同的命名实体识别模型和一种关系抽取模型进行组合，并将模型封装在</w:t>
      </w:r>
      <w:r>
        <w:rPr>
          <w:rFonts w:ascii="Arial" w:hAnsi="Arial" w:cs="Arial"/>
        </w:rPr>
        <w:t>Docker</w:t>
      </w:r>
      <w:r>
        <w:rPr>
          <w:rFonts w:hint="eastAsia" w:ascii="Arial" w:hAnsi="Arial" w:cs="Arial"/>
        </w:rPr>
        <w:t>容器中，部署到</w:t>
      </w:r>
      <w:r>
        <w:rPr>
          <w:rFonts w:ascii="Arial" w:hAnsi="Arial" w:cs="Arial"/>
        </w:rPr>
        <w:t>Kubernetes</w:t>
      </w:r>
      <w:r>
        <w:rPr>
          <w:rFonts w:hint="eastAsia" w:ascii="Arial" w:hAnsi="Arial" w:cs="Arial"/>
        </w:rPr>
        <w:t>集群上构建一个信息抽取服务系统。</w:t>
      </w:r>
    </w:p>
    <w:p>
      <w:pPr>
        <w:pStyle w:val="11"/>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1"/>
        <w:numPr>
          <w:ins w:id="0" w:author="" w:date=""/>
        </w:numPr>
        <w:spacing w:before="0" w:beforeLines="0" w:beforeAutospacing="0" w:after="0" w:afterAutospacing="0" w:line="360" w:lineRule="auto"/>
        <w:ind w:firstLine="0" w:firstLineChars="0"/>
        <w:rPr>
          <w:rFonts w:ascii="Arial" w:hAnsi="Arial" w:cs="Arial"/>
          <w:b/>
        </w:rPr>
      </w:pPr>
    </w:p>
    <w:p>
      <w:pPr>
        <w:pStyle w:val="11"/>
        <w:numPr>
          <w:ins w:id="1" w:author="" w:date=""/>
        </w:numPr>
        <w:spacing w:before="0" w:beforeLines="0" w:beforeAutospacing="0" w:after="0" w:afterAutospacing="0" w:line="360" w:lineRule="auto"/>
        <w:ind w:firstLine="0" w:firstLineChars="0"/>
        <w:rPr>
          <w:rFonts w:ascii="Arial" w:hAnsi="Arial" w:cs="Arial"/>
          <w:b/>
        </w:rPr>
      </w:pPr>
    </w:p>
    <w:p>
      <w:pPr>
        <w:pStyle w:val="11"/>
        <w:numPr>
          <w:ins w:id="2" w:author="" w:date=""/>
        </w:numPr>
        <w:spacing w:before="0" w:beforeLines="0" w:beforeAutospacing="0" w:after="0" w:afterAutospacing="0" w:line="360" w:lineRule="auto"/>
        <w:ind w:firstLine="0" w:firstLineChars="0"/>
        <w:rPr>
          <w:rFonts w:ascii="Arial" w:hAnsi="Arial" w:cs="Arial"/>
          <w:b/>
        </w:rPr>
      </w:pPr>
    </w:p>
    <w:p>
      <w:pPr>
        <w:pStyle w:val="11"/>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36892941"/>
      <w:bookmarkStart w:id="27" w:name="_Toc136892875"/>
      <w:bookmarkStart w:id="28" w:name="_Toc136854959"/>
      <w:bookmarkStart w:id="29" w:name="_Toc136854867"/>
      <w:bookmarkStart w:id="30" w:name="_Toc137200754"/>
      <w:bookmarkStart w:id="31" w:name="_Toc187764275"/>
      <w:bookmarkStart w:id="32" w:name="_Toc136947298"/>
      <w:bookmarkStart w:id="33" w:name="_Toc187761919"/>
      <w:bookmarkStart w:id="34" w:name="_Toc137201221"/>
      <w:bookmarkStart w:id="35" w:name="_Toc136892744"/>
      <w:bookmarkStart w:id="36" w:name="_Toc187122267"/>
      <w:bookmarkStart w:id="37" w:name="_Toc514163439"/>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models and one Relation Extraction model,</w:t>
      </w:r>
      <w:r>
        <w:rPr>
          <w:rFonts w:hint="eastAsia" w:ascii="Arial" w:hAnsi="Arial" w:cs="Arial"/>
          <w:sz w:val="21"/>
          <w:szCs w:val="21"/>
          <w:lang w:val="en-US" w:eastAsia="zh-CN"/>
        </w:rPr>
        <w:t xml:space="preserve"> </w:t>
      </w:r>
      <w:r>
        <w:rPr>
          <w:rFonts w:ascii="Arial" w:hAnsi="Arial" w:cs="Arial"/>
          <w:sz w:val="21"/>
          <w:szCs w:val="21"/>
        </w:rPr>
        <w:t>package the models 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5215582"/>
      <w:bookmarkStart w:id="39" w:name="_Toc187764276"/>
      <w:bookmarkStart w:id="40" w:name="_Toc187122268"/>
      <w:bookmarkStart w:id="41" w:name="_Toc187761920"/>
      <w:bookmarkStart w:id="42" w:name="_Toc185213482"/>
      <w:bookmarkStart w:id="43" w:name="_Toc185215092"/>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5"/>
        <w:rPr>
          <w:rFonts w:ascii="等线" w:hAnsi="等线" w:eastAsia="等线"/>
          <w:color w:val="auto"/>
          <w:sz w:val="21"/>
          <w:szCs w:val="22"/>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"_Toc514760210"</w:instrText>
      </w:r>
      <w:r>
        <w:rPr>
          <w:rStyle w:val="23"/>
          <w:color w:val="auto"/>
          <w:u w:val="none"/>
        </w:rPr>
        <w:instrText xml:space="preserve"> </w:instrText>
      </w:r>
      <w:r>
        <w:rPr>
          <w:rStyle w:val="23"/>
          <w:color w:val="auto"/>
          <w:u w:val="none"/>
        </w:rPr>
        <w:fldChar w:fldCharType="separate"/>
      </w:r>
      <w:r>
        <w:rPr>
          <w:rStyle w:val="23"/>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3"/>
          <w:color w:val="auto"/>
          <w:u w:val="none"/>
        </w:rPr>
        <w:fldChar w:fldCharType="end"/>
      </w:r>
    </w:p>
    <w:p>
      <w:pPr>
        <w:pStyle w:val="15"/>
        <w:rPr>
          <w:rStyle w:val="23"/>
          <w:color w:val="auto"/>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"_Toc514760211"</w:instrText>
      </w:r>
      <w:r>
        <w:rPr>
          <w:rStyle w:val="23"/>
          <w:color w:val="auto"/>
          <w:u w:val="none"/>
        </w:rPr>
        <w:instrText xml:space="preserve"> </w:instrText>
      </w:r>
      <w:r>
        <w:rPr>
          <w:rStyle w:val="23"/>
          <w:color w:val="auto"/>
          <w:u w:val="none"/>
        </w:rPr>
        <w:fldChar w:fldCharType="separate"/>
      </w:r>
      <w:r>
        <w:rPr>
          <w:rStyle w:val="23"/>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3"/>
          <w:color w:val="auto"/>
          <w:u w:val="none"/>
        </w:rPr>
        <w:fldChar w:fldCharType="end"/>
      </w:r>
    </w:p>
    <w:p>
      <w:pPr>
        <w:pStyle w:val="15"/>
        <w:rPr>
          <w:color w:val="auto"/>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"_Toc4147716"</w:instrText>
      </w:r>
      <w:r>
        <w:rPr>
          <w:rStyle w:val="23"/>
          <w:color w:val="auto"/>
          <w:u w:val="none"/>
        </w:rPr>
        <w:instrText xml:space="preserve"> </w:instrText>
      </w:r>
      <w:r>
        <w:rPr>
          <w:rStyle w:val="23"/>
          <w:color w:val="auto"/>
          <w:u w:val="none"/>
        </w:rPr>
        <w:fldChar w:fldCharType="separate"/>
      </w:r>
      <w:r>
        <w:rPr>
          <w:rStyle w:val="22"/>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3"/>
          <w:color w:val="auto"/>
          <w:u w:val="none"/>
        </w:rPr>
        <w:fldChar w:fldCharType="end"/>
      </w:r>
    </w:p>
    <w:p>
      <w:pPr>
        <w:pStyle w:val="15"/>
        <w:rPr>
          <w:rFonts w:ascii="等线" w:hAnsi="等线" w:eastAsia="等线"/>
          <w:color w:val="auto"/>
          <w:sz w:val="21"/>
          <w:szCs w:val="22"/>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"_Toc514760212"</w:instrText>
      </w:r>
      <w:r>
        <w:rPr>
          <w:rStyle w:val="23"/>
          <w:color w:val="auto"/>
          <w:u w:val="none"/>
        </w:rPr>
        <w:instrText xml:space="preserve"> </w:instrText>
      </w:r>
      <w:r>
        <w:rPr>
          <w:rStyle w:val="23"/>
          <w:color w:val="auto"/>
          <w:u w:val="none"/>
        </w:rPr>
        <w:fldChar w:fldCharType="separate"/>
      </w:r>
      <w:r>
        <w:rPr>
          <w:rStyle w:val="23"/>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3"/>
          <w:color w:val="auto"/>
          <w:u w:val="none"/>
        </w:rPr>
        <w:fldChar w:fldCharType="end"/>
      </w:r>
    </w:p>
    <w:p>
      <w:pPr>
        <w:pStyle w:val="15"/>
        <w:rPr>
          <w:rFonts w:hint="default" w:ascii="Arial" w:hAnsi="Arial" w:eastAsia="宋体" w:cs="Arial"/>
          <w:sz w:val="24"/>
          <w:szCs w:val="24"/>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"_Toc514760213"</w:instrText>
      </w:r>
      <w:r>
        <w:rPr>
          <w:rStyle w:val="23"/>
          <w:color w:val="auto"/>
          <w:u w:val="none"/>
        </w:rPr>
        <w:instrText xml:space="preserve"> </w:instrText>
      </w:r>
      <w:r>
        <w:rPr>
          <w:rStyle w:val="23"/>
          <w:color w:val="auto"/>
          <w:u w:val="none"/>
        </w:rPr>
        <w:fldChar w:fldCharType="separate"/>
      </w:r>
      <w:r>
        <w:rPr>
          <w:rStyle w:val="23"/>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3"/>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bookmarkStart w:id="45" w:name="_Toc17655_WPSOffice_Level1Page"/>
      <w:r>
        <w:rPr>
          <w:rFonts w:hint="default" w:ascii="Arial" w:hAnsi="Arial" w:eastAsia="宋体" w:cs="Arial"/>
          <w:sz w:val="24"/>
          <w:szCs w:val="24"/>
        </w:rPr>
        <w:t>6</w:t>
      </w:r>
      <w:bookmarkEnd w:id="45"/>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bookmarkStart w:id="46" w:name="_Toc28089_WPSOffice_Level2Page"/>
      <w:r>
        <w:rPr>
          <w:rFonts w:hint="default" w:ascii="Arial" w:hAnsi="Arial" w:cs="Arial"/>
          <w:sz w:val="24"/>
          <w:szCs w:val="24"/>
        </w:rPr>
        <w:t>6</w:t>
      </w:r>
      <w:bookmarkEnd w:id="4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bookmarkStart w:id="47" w:name="_Toc17655_WPSOffice_Level2Page"/>
      <w:r>
        <w:rPr>
          <w:rFonts w:hint="default" w:ascii="Arial" w:hAnsi="Arial" w:cs="Arial"/>
          <w:sz w:val="24"/>
          <w:szCs w:val="24"/>
        </w:rPr>
        <w:t>7</w:t>
      </w:r>
      <w:bookmarkEnd w:id="4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bookmarkStart w:id="48" w:name="_Toc28089_WPSOffice_Level3Page"/>
      <w:r>
        <w:rPr>
          <w:rFonts w:hint="default" w:ascii="Arial" w:hAnsi="Arial" w:cs="Arial"/>
          <w:sz w:val="24"/>
          <w:szCs w:val="24"/>
        </w:rPr>
        <w:t>7</w:t>
      </w:r>
      <w:bookmarkEnd w:id="4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bookmarkStart w:id="49" w:name="_Toc17655_WPSOffice_Level3Page"/>
      <w:r>
        <w:rPr>
          <w:rFonts w:hint="default" w:ascii="Arial" w:hAnsi="Arial" w:cs="Arial"/>
          <w:sz w:val="24"/>
          <w:szCs w:val="24"/>
        </w:rPr>
        <w:t>10</w:t>
      </w:r>
      <w:bookmarkEnd w:id="4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bookmarkStart w:id="50" w:name="_Toc9624_WPSOffice_Level2Page"/>
      <w:r>
        <w:rPr>
          <w:rFonts w:hint="default" w:ascii="Arial" w:hAnsi="Arial" w:cs="Arial"/>
          <w:sz w:val="24"/>
          <w:szCs w:val="24"/>
        </w:rPr>
        <w:t>11</w:t>
      </w:r>
      <w:bookmarkEnd w:id="5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bookmarkStart w:id="51" w:name="_Toc15190_WPSOffice_Level2Page"/>
      <w:r>
        <w:rPr>
          <w:rFonts w:hint="default" w:ascii="Arial" w:hAnsi="Arial" w:cs="Arial"/>
          <w:sz w:val="24"/>
          <w:szCs w:val="24"/>
        </w:rPr>
        <w:t>12</w:t>
      </w:r>
      <w:bookmarkEnd w:id="5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bookmarkStart w:id="52" w:name="_Toc9624_WPSOffice_Level1Page"/>
      <w:r>
        <w:rPr>
          <w:rFonts w:hint="default" w:ascii="Arial" w:hAnsi="Arial" w:cs="Arial"/>
          <w:sz w:val="24"/>
          <w:szCs w:val="24"/>
        </w:rPr>
        <w:t>13</w:t>
      </w:r>
      <w:bookmarkEnd w:id="5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bookmarkStart w:id="53" w:name="_Toc16540_WPSOffice_Level2Page"/>
      <w:r>
        <w:rPr>
          <w:rFonts w:hint="default" w:ascii="Arial" w:hAnsi="Arial" w:cs="Arial"/>
          <w:sz w:val="24"/>
          <w:szCs w:val="24"/>
        </w:rPr>
        <w:t>13</w:t>
      </w:r>
      <w:bookmarkEnd w:id="5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bookmarkStart w:id="54" w:name="_Toc9624_WPSOffice_Level3Page"/>
      <w:r>
        <w:rPr>
          <w:rFonts w:hint="default" w:ascii="Arial" w:hAnsi="Arial" w:cs="Arial"/>
          <w:sz w:val="24"/>
          <w:szCs w:val="24"/>
        </w:rPr>
        <w:t>14</w:t>
      </w:r>
      <w:bookmarkEnd w:id="5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bookmarkStart w:id="55" w:name="_Toc15190_WPSOffice_Level3Page"/>
      <w:r>
        <w:rPr>
          <w:rFonts w:hint="default" w:ascii="Arial" w:hAnsi="Arial" w:cs="Arial"/>
          <w:sz w:val="24"/>
          <w:szCs w:val="24"/>
        </w:rPr>
        <w:t>14</w:t>
      </w:r>
      <w:bookmarkEnd w:id="5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56" w:name="_Toc21295_WPSOffice_Level3Page"/>
      <w:r>
        <w:rPr>
          <w:rFonts w:hint="default" w:ascii="Arial" w:hAnsi="Arial" w:cs="Arial"/>
          <w:sz w:val="24"/>
          <w:szCs w:val="24"/>
        </w:rPr>
        <w:t>15</w:t>
      </w:r>
      <w:bookmarkEnd w:id="5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bookmarkStart w:id="57" w:name="_Toc22745_WPSOffice_Level2Page"/>
      <w:r>
        <w:rPr>
          <w:rFonts w:hint="default" w:ascii="Arial" w:hAnsi="Arial" w:cs="Arial"/>
          <w:sz w:val="24"/>
          <w:szCs w:val="24"/>
        </w:rPr>
        <w:t>16</w:t>
      </w:r>
      <w:bookmarkEnd w:id="5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bookmarkStart w:id="58" w:name="_Toc12355_WPSOffice_Level2Page"/>
      <w:r>
        <w:rPr>
          <w:rFonts w:hint="default" w:ascii="Arial" w:hAnsi="Arial" w:cs="Arial"/>
          <w:sz w:val="24"/>
          <w:szCs w:val="24"/>
        </w:rPr>
        <w:t>17</w:t>
      </w:r>
      <w:bookmarkEnd w:id="5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bookmarkStart w:id="59" w:name="_Toc22745_WPSOffice_Level3Page"/>
      <w:r>
        <w:rPr>
          <w:rFonts w:hint="default" w:ascii="Arial" w:hAnsi="Arial" w:cs="Arial"/>
          <w:sz w:val="24"/>
          <w:szCs w:val="24"/>
        </w:rPr>
        <w:t>17</w:t>
      </w:r>
      <w:bookmarkEnd w:id="5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60" w:name="_Toc12355_WPSOffice_Level3Page"/>
      <w:r>
        <w:rPr>
          <w:rFonts w:hint="default" w:ascii="Arial" w:hAnsi="Arial" w:cs="Arial"/>
          <w:sz w:val="24"/>
          <w:szCs w:val="24"/>
        </w:rPr>
        <w:t>18</w:t>
      </w:r>
      <w:bookmarkEnd w:id="6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61" w:name="_Toc17551_WPSOffice_Level3Page"/>
      <w:r>
        <w:rPr>
          <w:rFonts w:hint="default" w:ascii="Arial" w:hAnsi="Arial" w:cs="Arial"/>
          <w:sz w:val="24"/>
          <w:szCs w:val="24"/>
        </w:rPr>
        <w:t>19</w:t>
      </w:r>
      <w:bookmarkEnd w:id="61"/>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62" w:name="_Toc17551_WPSOffice_Level2Page"/>
      <w:r>
        <w:rPr>
          <w:rFonts w:hint="default" w:ascii="Arial" w:hAnsi="Arial" w:cs="Arial"/>
          <w:sz w:val="24"/>
          <w:szCs w:val="24"/>
        </w:rPr>
        <w:t>19</w:t>
      </w:r>
      <w:bookmarkEnd w:id="6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bookmarkStart w:id="63" w:name="_Toc1854_WPSOffice_Level2Page"/>
      <w:r>
        <w:rPr>
          <w:rFonts w:hint="default" w:ascii="Arial" w:hAnsi="Arial" w:cs="Arial"/>
          <w:sz w:val="24"/>
          <w:szCs w:val="24"/>
        </w:rPr>
        <w:t>20</w:t>
      </w:r>
      <w:bookmarkEnd w:id="6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bookmarkStart w:id="64" w:name="_Toc4844_WPSOffice_Level2Page"/>
      <w:r>
        <w:rPr>
          <w:rFonts w:hint="default" w:ascii="Arial" w:hAnsi="Arial" w:cs="Arial"/>
          <w:sz w:val="24"/>
          <w:szCs w:val="24"/>
        </w:rPr>
        <w:t>21</w:t>
      </w:r>
      <w:bookmarkEnd w:id="6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bookmarkStart w:id="65" w:name="_Toc4844_WPSOffice_Level3Page"/>
      <w:r>
        <w:rPr>
          <w:rFonts w:hint="default" w:ascii="Arial" w:hAnsi="Arial" w:cs="Arial"/>
          <w:sz w:val="24"/>
          <w:szCs w:val="24"/>
        </w:rPr>
        <w:t>21</w:t>
      </w:r>
      <w:bookmarkEnd w:id="6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bookmarkStart w:id="66" w:name="_Toc15716_WPSOffice_Level3Page"/>
      <w:r>
        <w:rPr>
          <w:rFonts w:hint="default" w:ascii="Arial" w:hAnsi="Arial" w:cs="Arial"/>
          <w:sz w:val="24"/>
          <w:szCs w:val="24"/>
        </w:rPr>
        <w:t>22</w:t>
      </w:r>
      <w:bookmarkEnd w:id="6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bookmarkStart w:id="67" w:name="_Toc15209_WPSOffice_Level3Page"/>
      <w:r>
        <w:rPr>
          <w:rFonts w:hint="default" w:ascii="Arial" w:hAnsi="Arial" w:cs="Arial"/>
          <w:sz w:val="24"/>
          <w:szCs w:val="24"/>
        </w:rPr>
        <w:t>22</w:t>
      </w:r>
      <w:bookmarkEnd w:id="6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bookmarkStart w:id="68" w:name="_Toc22335_WPSOffice_Level3Page"/>
      <w:r>
        <w:rPr>
          <w:rFonts w:hint="default" w:ascii="Arial" w:hAnsi="Arial" w:cs="Arial"/>
          <w:sz w:val="24"/>
          <w:szCs w:val="24"/>
        </w:rPr>
        <w:t>23</w:t>
      </w:r>
      <w:bookmarkEnd w:id="6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bookmarkStart w:id="69" w:name="_Toc15716_WPSOffice_Level2Page"/>
      <w:r>
        <w:rPr>
          <w:rFonts w:hint="default" w:ascii="Arial" w:hAnsi="Arial" w:cs="Arial"/>
          <w:sz w:val="24"/>
          <w:szCs w:val="24"/>
        </w:rPr>
        <w:t>24</w:t>
      </w:r>
      <w:bookmarkEnd w:id="69"/>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bookmarkStart w:id="70" w:name="_Toc15190_WPSOffice_Level1Page"/>
      <w:r>
        <w:rPr>
          <w:rFonts w:hint="default" w:ascii="Arial" w:hAnsi="Arial" w:cs="Arial"/>
          <w:sz w:val="24"/>
          <w:szCs w:val="24"/>
        </w:rPr>
        <w:t>25</w:t>
      </w:r>
      <w:bookmarkEnd w:id="7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bookmarkStart w:id="71" w:name="_Toc15209_WPSOffice_Level2Page"/>
      <w:r>
        <w:rPr>
          <w:rFonts w:hint="default" w:ascii="Arial" w:hAnsi="Arial" w:cs="Arial"/>
          <w:sz w:val="24"/>
          <w:szCs w:val="24"/>
        </w:rPr>
        <w:t>25</w:t>
      </w:r>
      <w:bookmarkEnd w:id="7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bookmarkStart w:id="72" w:name="_Toc22394_WPSOffice_Level3Page"/>
      <w:r>
        <w:rPr>
          <w:rFonts w:hint="default" w:ascii="Arial" w:hAnsi="Arial" w:cs="Arial"/>
          <w:sz w:val="24"/>
          <w:szCs w:val="24"/>
        </w:rPr>
        <w:t>25</w:t>
      </w:r>
      <w:bookmarkEnd w:id="7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bookmarkStart w:id="73" w:name="_Toc23363_WPSOffice_Level3Page"/>
      <w:r>
        <w:rPr>
          <w:rFonts w:hint="default" w:ascii="Arial" w:hAnsi="Arial" w:cs="Arial"/>
          <w:sz w:val="24"/>
          <w:szCs w:val="24"/>
        </w:rPr>
        <w:t>28</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信息抽取服务设计与模块设计</w:t>
      </w:r>
      <w:r>
        <w:rPr>
          <w:rFonts w:hint="default" w:ascii="Arial" w:hAnsi="Arial" w:cs="Arial"/>
          <w:sz w:val="24"/>
          <w:szCs w:val="24"/>
        </w:rPr>
        <w:tab/>
      </w:r>
      <w:bookmarkStart w:id="74" w:name="_Toc22335_WPSOffice_Level2Page"/>
      <w:r>
        <w:rPr>
          <w:rFonts w:hint="default" w:ascii="Arial" w:hAnsi="Arial" w:cs="Arial"/>
          <w:sz w:val="24"/>
          <w:szCs w:val="24"/>
        </w:rPr>
        <w:t>29</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75" w:name="_Toc870_WPSOffice_Level3Page"/>
      <w:r>
        <w:rPr>
          <w:rFonts w:hint="default" w:ascii="Arial" w:hAnsi="Arial" w:cs="Arial"/>
          <w:sz w:val="24"/>
          <w:szCs w:val="24"/>
        </w:rPr>
        <w:t>29</w:t>
      </w:r>
      <w:bookmarkEnd w:id="7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3.2.2 数据预处理模块设计</w:t>
      </w:r>
      <w:r>
        <w:rPr>
          <w:rFonts w:hint="default" w:ascii="Arial" w:hAnsi="Arial" w:cs="Arial"/>
          <w:sz w:val="24"/>
          <w:szCs w:val="24"/>
        </w:rPr>
        <w:tab/>
      </w:r>
      <w:bookmarkStart w:id="76" w:name="_Toc28084_WPSOffice_Level3Page"/>
      <w:r>
        <w:rPr>
          <w:rFonts w:hint="default" w:ascii="Arial" w:hAnsi="Arial" w:cs="Arial"/>
          <w:sz w:val="24"/>
          <w:szCs w:val="24"/>
        </w:rPr>
        <w:t>30</w:t>
      </w:r>
      <w:bookmarkEnd w:id="7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3.2.3 信息抽取模型模块设计</w:t>
      </w:r>
      <w:r>
        <w:rPr>
          <w:rFonts w:hint="default" w:ascii="Arial" w:hAnsi="Arial" w:cs="Arial"/>
          <w:sz w:val="24"/>
          <w:szCs w:val="24"/>
        </w:rPr>
        <w:tab/>
      </w:r>
      <w:bookmarkStart w:id="77" w:name="_Toc20245_WPSOffice_Level3Page"/>
      <w:r>
        <w:rPr>
          <w:rFonts w:hint="default" w:ascii="Arial" w:hAnsi="Arial" w:cs="Arial"/>
          <w:sz w:val="24"/>
          <w:szCs w:val="24"/>
        </w:rPr>
        <w:t>30</w:t>
      </w:r>
      <w:bookmarkEnd w:id="7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3.2.4 信息抽取服务模块设计</w:t>
      </w:r>
      <w:r>
        <w:rPr>
          <w:rFonts w:hint="default" w:ascii="Arial" w:hAnsi="Arial" w:cs="Arial"/>
          <w:sz w:val="24"/>
          <w:szCs w:val="24"/>
        </w:rPr>
        <w:tab/>
      </w:r>
      <w:bookmarkStart w:id="78" w:name="_Toc12486_WPSOffice_Level3Page"/>
      <w:r>
        <w:rPr>
          <w:rFonts w:hint="default" w:ascii="Arial" w:hAnsi="Arial" w:cs="Arial"/>
          <w:sz w:val="24"/>
          <w:szCs w:val="24"/>
        </w:rPr>
        <w:t>31</w:t>
      </w:r>
      <w:bookmarkEnd w:id="7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3.3 命名实体识别模型结构设计</w:t>
      </w:r>
      <w:r>
        <w:rPr>
          <w:rFonts w:hint="default" w:ascii="Arial" w:hAnsi="Arial" w:cs="Arial"/>
          <w:sz w:val="24"/>
          <w:szCs w:val="24"/>
        </w:rPr>
        <w:tab/>
      </w:r>
      <w:bookmarkStart w:id="79" w:name="_Toc22394_WPSOffice_Level2Page"/>
      <w:r>
        <w:rPr>
          <w:rFonts w:hint="default" w:ascii="Arial" w:hAnsi="Arial" w:cs="Arial"/>
          <w:sz w:val="24"/>
          <w:szCs w:val="24"/>
        </w:rPr>
        <w:t>31</w:t>
      </w:r>
      <w:bookmarkEnd w:id="7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3.3.1 模型的标注策略</w:t>
      </w:r>
      <w:r>
        <w:rPr>
          <w:rFonts w:hint="default" w:ascii="Arial" w:hAnsi="Arial" w:cs="Arial"/>
          <w:sz w:val="24"/>
          <w:szCs w:val="24"/>
        </w:rPr>
        <w:tab/>
      </w:r>
      <w:bookmarkStart w:id="80" w:name="_Toc4656_WPSOffice_Level3Page"/>
      <w:r>
        <w:rPr>
          <w:rFonts w:hint="default" w:ascii="Arial" w:hAnsi="Arial" w:cs="Arial"/>
          <w:sz w:val="24"/>
          <w:szCs w:val="24"/>
        </w:rPr>
        <w:t>33</w:t>
      </w:r>
      <w:bookmarkEnd w:id="8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3.3.2 基于word2vec的输入层</w:t>
      </w:r>
      <w:r>
        <w:rPr>
          <w:rFonts w:hint="default" w:ascii="Arial" w:hAnsi="Arial" w:cs="Arial"/>
          <w:sz w:val="24"/>
          <w:szCs w:val="24"/>
        </w:rPr>
        <w:tab/>
      </w:r>
      <w:bookmarkStart w:id="81" w:name="_Toc16920_WPSOffice_Level3Page"/>
      <w:r>
        <w:rPr>
          <w:rFonts w:hint="default" w:ascii="Arial" w:hAnsi="Arial" w:cs="Arial"/>
          <w:sz w:val="24"/>
          <w:szCs w:val="24"/>
        </w:rPr>
        <w:t>34</w:t>
      </w:r>
      <w:bookmarkEnd w:id="8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3.3.2 基于BERT的输入层</w:t>
      </w:r>
      <w:r>
        <w:rPr>
          <w:rFonts w:hint="default" w:ascii="Arial" w:hAnsi="Arial" w:cs="Arial"/>
          <w:sz w:val="24"/>
          <w:szCs w:val="24"/>
        </w:rPr>
        <w:tab/>
      </w:r>
      <w:bookmarkStart w:id="82" w:name="_Toc3714_WPSOffice_Level3Page"/>
      <w:r>
        <w:rPr>
          <w:rFonts w:hint="default" w:ascii="Arial" w:hAnsi="Arial" w:cs="Arial"/>
          <w:sz w:val="24"/>
          <w:szCs w:val="24"/>
        </w:rPr>
        <w:t>36</w:t>
      </w:r>
      <w:bookmarkEnd w:id="8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3.3.3 网络层</w:t>
      </w:r>
      <w:r>
        <w:rPr>
          <w:rFonts w:hint="default" w:ascii="Arial" w:hAnsi="Arial" w:cs="Arial"/>
          <w:sz w:val="24"/>
          <w:szCs w:val="24"/>
        </w:rPr>
        <w:tab/>
      </w:r>
      <w:bookmarkStart w:id="83" w:name="_Toc17_WPSOffice_Level3Page"/>
      <w:r>
        <w:rPr>
          <w:rFonts w:hint="default" w:ascii="Arial" w:hAnsi="Arial" w:cs="Arial"/>
          <w:sz w:val="24"/>
          <w:szCs w:val="24"/>
        </w:rPr>
        <w:t>37</w:t>
      </w:r>
      <w:bookmarkEnd w:id="8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3.3.4 输出层</w:t>
      </w:r>
      <w:r>
        <w:rPr>
          <w:rFonts w:hint="default" w:ascii="Arial" w:hAnsi="Arial" w:cs="Arial"/>
          <w:sz w:val="24"/>
          <w:szCs w:val="24"/>
        </w:rPr>
        <w:tab/>
      </w:r>
      <w:bookmarkStart w:id="84" w:name="_Toc9583_WPSOffice_Level3Page"/>
      <w:r>
        <w:rPr>
          <w:rFonts w:hint="default" w:ascii="Arial" w:hAnsi="Arial" w:cs="Arial"/>
          <w:sz w:val="24"/>
          <w:szCs w:val="24"/>
        </w:rPr>
        <w:t>37</w:t>
      </w:r>
      <w:bookmarkEnd w:id="8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3.4 关系抽取模型结构设计</w:t>
      </w:r>
      <w:r>
        <w:rPr>
          <w:rFonts w:hint="default" w:ascii="Arial" w:hAnsi="Arial" w:cs="Arial"/>
          <w:sz w:val="24"/>
          <w:szCs w:val="24"/>
        </w:rPr>
        <w:tab/>
      </w:r>
      <w:bookmarkStart w:id="85" w:name="_Toc23363_WPSOffice_Level2Page"/>
      <w:r>
        <w:rPr>
          <w:rFonts w:hint="default" w:ascii="Arial" w:hAnsi="Arial" w:cs="Arial"/>
          <w:sz w:val="24"/>
          <w:szCs w:val="24"/>
        </w:rPr>
        <w:t>40</w:t>
      </w:r>
      <w:bookmarkEnd w:id="8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3.4.1 输入层</w:t>
      </w:r>
      <w:r>
        <w:rPr>
          <w:rFonts w:hint="default" w:ascii="Arial" w:hAnsi="Arial" w:cs="Arial"/>
          <w:sz w:val="24"/>
          <w:szCs w:val="24"/>
        </w:rPr>
        <w:tab/>
      </w:r>
      <w:bookmarkStart w:id="86" w:name="_Toc18101_WPSOffice_Level3Page"/>
      <w:r>
        <w:rPr>
          <w:rFonts w:hint="default" w:ascii="Arial" w:hAnsi="Arial" w:cs="Arial"/>
          <w:sz w:val="24"/>
          <w:szCs w:val="24"/>
        </w:rPr>
        <w:t>41</w:t>
      </w:r>
      <w:bookmarkEnd w:id="8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3.4.2 卷积层</w:t>
      </w:r>
      <w:r>
        <w:rPr>
          <w:rFonts w:hint="default" w:ascii="Arial" w:hAnsi="Arial" w:cs="Arial"/>
          <w:sz w:val="24"/>
          <w:szCs w:val="24"/>
        </w:rPr>
        <w:tab/>
      </w:r>
      <w:bookmarkStart w:id="87" w:name="_Toc13788_WPSOffice_Level3Page"/>
      <w:r>
        <w:rPr>
          <w:rFonts w:hint="default" w:ascii="Arial" w:hAnsi="Arial" w:cs="Arial"/>
          <w:sz w:val="24"/>
          <w:szCs w:val="24"/>
        </w:rPr>
        <w:t>42</w:t>
      </w:r>
      <w:bookmarkEnd w:id="8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3.4.3 残差卷积块</w:t>
      </w:r>
      <w:r>
        <w:rPr>
          <w:rFonts w:hint="default" w:ascii="Arial" w:hAnsi="Arial" w:cs="Arial"/>
          <w:sz w:val="24"/>
          <w:szCs w:val="24"/>
        </w:rPr>
        <w:tab/>
      </w:r>
      <w:bookmarkStart w:id="88" w:name="_Toc2850_WPSOffice_Level3Page"/>
      <w:r>
        <w:rPr>
          <w:rFonts w:hint="default" w:ascii="Arial" w:hAnsi="Arial" w:cs="Arial"/>
          <w:sz w:val="24"/>
          <w:szCs w:val="24"/>
        </w:rPr>
        <w:t>42</w:t>
      </w:r>
      <w:bookmarkEnd w:id="8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3.4.4 最大池化层</w:t>
      </w:r>
      <w:r>
        <w:rPr>
          <w:rFonts w:hint="default" w:ascii="Arial" w:hAnsi="Arial" w:cs="Arial"/>
          <w:sz w:val="24"/>
          <w:szCs w:val="24"/>
        </w:rPr>
        <w:tab/>
      </w:r>
      <w:bookmarkStart w:id="89" w:name="_Toc24272_WPSOffice_Level3Page"/>
      <w:r>
        <w:rPr>
          <w:rFonts w:hint="default" w:ascii="Arial" w:hAnsi="Arial" w:cs="Arial"/>
          <w:sz w:val="24"/>
          <w:szCs w:val="24"/>
        </w:rPr>
        <w:t>44</w:t>
      </w:r>
      <w:bookmarkEnd w:id="8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3.4.5 输出层</w:t>
      </w:r>
      <w:r>
        <w:rPr>
          <w:rFonts w:hint="default" w:ascii="Arial" w:hAnsi="Arial" w:cs="Arial"/>
          <w:sz w:val="24"/>
          <w:szCs w:val="24"/>
        </w:rPr>
        <w:tab/>
      </w:r>
      <w:bookmarkStart w:id="90" w:name="_Toc30266_WPSOffice_Level3Page"/>
      <w:r>
        <w:rPr>
          <w:rFonts w:hint="default" w:ascii="Arial" w:hAnsi="Arial" w:cs="Arial"/>
          <w:sz w:val="24"/>
          <w:szCs w:val="24"/>
        </w:rPr>
        <w:t>44</w:t>
      </w:r>
      <w:bookmarkEnd w:id="9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3.5 本章小结</w:t>
      </w:r>
      <w:r>
        <w:rPr>
          <w:rFonts w:hint="default" w:ascii="Arial" w:hAnsi="Arial" w:cs="Arial"/>
          <w:sz w:val="24"/>
          <w:szCs w:val="24"/>
        </w:rPr>
        <w:tab/>
      </w:r>
      <w:bookmarkStart w:id="91" w:name="_Toc870_WPSOffice_Level2Page"/>
      <w:r>
        <w:rPr>
          <w:rFonts w:hint="default" w:ascii="Arial" w:hAnsi="Arial" w:cs="Arial"/>
          <w:sz w:val="24"/>
          <w:szCs w:val="24"/>
        </w:rPr>
        <w:t>44</w:t>
      </w:r>
      <w:bookmarkEnd w:id="9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92" w:name="_Toc21295_WPSOffice_Level1Page"/>
      <w:r>
        <w:rPr>
          <w:rFonts w:hint="default" w:ascii="Arial" w:hAnsi="Arial" w:cs="Arial"/>
          <w:sz w:val="24"/>
          <w:szCs w:val="24"/>
        </w:rPr>
        <w:t>45</w:t>
      </w:r>
      <w:bookmarkEnd w:id="9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93" w:name="_Toc28084_WPSOffice_Level2Page"/>
      <w:r>
        <w:rPr>
          <w:rFonts w:hint="default" w:ascii="Arial" w:hAnsi="Arial" w:cs="Arial"/>
          <w:sz w:val="24"/>
          <w:szCs w:val="24"/>
        </w:rPr>
        <w:t>45</w:t>
      </w:r>
      <w:bookmarkEnd w:id="9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94" w:name="_Toc4558_WPSOffice_Level3Page"/>
      <w:r>
        <w:rPr>
          <w:rFonts w:hint="default" w:ascii="Arial" w:hAnsi="Arial" w:cs="Arial"/>
          <w:sz w:val="24"/>
          <w:szCs w:val="24"/>
        </w:rPr>
        <w:t>45</w:t>
      </w:r>
      <w:bookmarkEnd w:id="9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95" w:name="_Toc3596_WPSOffice_Level3Page"/>
      <w:r>
        <w:rPr>
          <w:rFonts w:hint="default" w:ascii="Arial" w:hAnsi="Arial" w:cs="Arial"/>
          <w:sz w:val="24"/>
          <w:szCs w:val="24"/>
        </w:rPr>
        <w:t>47</w:t>
      </w:r>
      <w:bookmarkEnd w:id="9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96" w:name="_Toc3863_WPSOffice_Level3Page"/>
      <w:r>
        <w:rPr>
          <w:rFonts w:hint="default" w:ascii="Arial" w:hAnsi="Arial" w:cs="Arial"/>
          <w:sz w:val="24"/>
          <w:szCs w:val="24"/>
        </w:rPr>
        <w:t>48</w:t>
      </w:r>
      <w:bookmarkEnd w:id="9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97" w:name="_Toc20245_WPSOffice_Level2Page"/>
      <w:r>
        <w:rPr>
          <w:rFonts w:hint="default" w:ascii="Arial" w:hAnsi="Arial" w:cs="Arial"/>
          <w:sz w:val="24"/>
          <w:szCs w:val="24"/>
        </w:rPr>
        <w:t>49</w:t>
      </w:r>
      <w:bookmarkEnd w:id="9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98" w:name="_Toc12486_WPSOffice_Level2Page"/>
      <w:r>
        <w:rPr>
          <w:rFonts w:hint="default" w:ascii="Arial" w:hAnsi="Arial" w:cs="Arial"/>
          <w:sz w:val="24"/>
          <w:szCs w:val="24"/>
        </w:rPr>
        <w:t>51</w:t>
      </w:r>
      <w:bookmarkEnd w:id="9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99" w:name="_Toc1580_WPSOffice_Level2Page"/>
      <w:r>
        <w:rPr>
          <w:rFonts w:hint="default" w:ascii="Arial" w:hAnsi="Arial" w:cs="Arial"/>
          <w:sz w:val="24"/>
          <w:szCs w:val="24"/>
        </w:rPr>
        <w:t>53</w:t>
      </w:r>
      <w:bookmarkEnd w:id="9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100" w:name="_Toc12988_WPSOffice_Level2Page"/>
      <w:r>
        <w:rPr>
          <w:rFonts w:hint="default" w:ascii="Arial" w:hAnsi="Arial" w:cs="Arial"/>
          <w:sz w:val="24"/>
          <w:szCs w:val="24"/>
        </w:rPr>
        <w:t>57</w:t>
      </w:r>
      <w:bookmarkEnd w:id="10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101" w:name="_Toc594_WPSOffice_Level3Page"/>
      <w:r>
        <w:rPr>
          <w:rFonts w:hint="default" w:ascii="Arial" w:hAnsi="Arial" w:cs="Arial"/>
          <w:sz w:val="24"/>
          <w:szCs w:val="24"/>
        </w:rPr>
        <w:t>57</w:t>
      </w:r>
      <w:bookmarkEnd w:id="10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102" w:name="_Toc19517_WPSOffice_Level3Page"/>
      <w:r>
        <w:rPr>
          <w:rFonts w:hint="default" w:ascii="Arial" w:hAnsi="Arial" w:cs="Arial"/>
          <w:sz w:val="24"/>
          <w:szCs w:val="24"/>
        </w:rPr>
        <w:t>58</w:t>
      </w:r>
      <w:bookmarkEnd w:id="10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103" w:name="_Toc809_WPSOffice_Level3Page"/>
      <w:r>
        <w:rPr>
          <w:rFonts w:hint="default" w:ascii="Arial" w:hAnsi="Arial" w:cs="Arial"/>
          <w:sz w:val="24"/>
          <w:szCs w:val="24"/>
        </w:rPr>
        <w:t>59</w:t>
      </w:r>
      <w:bookmarkEnd w:id="10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104" w:name="_Toc4656_WPSOffice_Level2Page"/>
      <w:r>
        <w:rPr>
          <w:rFonts w:hint="default" w:ascii="Arial" w:hAnsi="Arial" w:cs="Arial"/>
          <w:sz w:val="24"/>
          <w:szCs w:val="24"/>
        </w:rPr>
        <w:t>61</w:t>
      </w:r>
      <w:bookmarkEnd w:id="104"/>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105" w:name="_Toc16540_WPSOffice_Level1Page"/>
      <w:r>
        <w:rPr>
          <w:rFonts w:hint="default" w:ascii="Arial" w:hAnsi="Arial" w:cs="Arial"/>
          <w:sz w:val="24"/>
          <w:szCs w:val="24"/>
        </w:rPr>
        <w:t>61</w:t>
      </w:r>
      <w:bookmarkEnd w:id="10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106" w:name="_Toc16920_WPSOffice_Level2Page"/>
      <w:r>
        <w:rPr>
          <w:rFonts w:hint="default" w:ascii="Arial" w:hAnsi="Arial" w:cs="Arial"/>
          <w:sz w:val="24"/>
          <w:szCs w:val="24"/>
        </w:rPr>
        <w:t>61</w:t>
      </w:r>
      <w:bookmarkEnd w:id="10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107" w:name="_Toc3714_WPSOffice_Level2Page"/>
      <w:r>
        <w:rPr>
          <w:rFonts w:hint="default" w:ascii="Arial" w:hAnsi="Arial" w:cs="Arial"/>
          <w:sz w:val="24"/>
          <w:szCs w:val="24"/>
        </w:rPr>
        <w:t>61</w:t>
      </w:r>
      <w:bookmarkEnd w:id="10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108" w:name="_Toc16589_WPSOffice_Level3Page"/>
      <w:r>
        <w:rPr>
          <w:rFonts w:hint="default" w:ascii="Arial" w:hAnsi="Arial" w:cs="Arial"/>
          <w:sz w:val="24"/>
          <w:szCs w:val="24"/>
        </w:rPr>
        <w:t>62</w:t>
      </w:r>
      <w:bookmarkEnd w:id="10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109" w:name="_Toc16216_WPSOffice_Level3Page"/>
      <w:r>
        <w:rPr>
          <w:rFonts w:hint="default" w:ascii="Arial" w:hAnsi="Arial" w:cs="Arial"/>
          <w:sz w:val="24"/>
          <w:szCs w:val="24"/>
        </w:rPr>
        <w:t>62</w:t>
      </w:r>
      <w:bookmarkEnd w:id="10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110" w:name="_Toc17_WPSOffice_Level2Page"/>
      <w:r>
        <w:rPr>
          <w:rFonts w:hint="default" w:ascii="Arial" w:hAnsi="Arial" w:cs="Arial"/>
          <w:sz w:val="24"/>
          <w:szCs w:val="24"/>
        </w:rPr>
        <w:t>64</w:t>
      </w:r>
      <w:bookmarkEnd w:id="11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111" w:name="_Toc16704_WPSOffice_Level3Page"/>
      <w:r>
        <w:rPr>
          <w:rFonts w:hint="default" w:ascii="Arial" w:hAnsi="Arial" w:cs="Arial"/>
          <w:sz w:val="24"/>
          <w:szCs w:val="24"/>
        </w:rPr>
        <w:t>64</w:t>
      </w:r>
      <w:bookmarkEnd w:id="11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112" w:name="_Toc5921_WPSOffice_Level3Page"/>
      <w:r>
        <w:rPr>
          <w:rFonts w:hint="default" w:ascii="Arial" w:hAnsi="Arial" w:cs="Arial"/>
          <w:sz w:val="24"/>
          <w:szCs w:val="24"/>
        </w:rPr>
        <w:t>65</w:t>
      </w:r>
      <w:bookmarkEnd w:id="11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113" w:name="_Toc9583_WPSOffice_Level2Page"/>
      <w:r>
        <w:rPr>
          <w:rFonts w:hint="default" w:ascii="Arial" w:hAnsi="Arial" w:cs="Arial"/>
          <w:sz w:val="24"/>
          <w:szCs w:val="24"/>
        </w:rPr>
        <w:t>66</w:t>
      </w:r>
      <w:bookmarkEnd w:id="113"/>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114" w:name="_Toc22745_WPSOffice_Level1Page"/>
      <w:r>
        <w:rPr>
          <w:rFonts w:hint="default" w:ascii="Arial" w:hAnsi="Arial" w:cs="Arial"/>
          <w:sz w:val="24"/>
          <w:szCs w:val="24"/>
        </w:rPr>
        <w:t>67</w:t>
      </w:r>
      <w:bookmarkEnd w:id="11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115" w:name="_Toc3047_WPSOffice_Level2Page"/>
      <w:r>
        <w:rPr>
          <w:rFonts w:hint="default" w:ascii="Arial" w:hAnsi="Arial" w:cs="Arial"/>
          <w:sz w:val="24"/>
          <w:szCs w:val="24"/>
        </w:rPr>
        <w:t>67</w:t>
      </w:r>
      <w:bookmarkEnd w:id="11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116" w:name="_Toc18101_WPSOffice_Level2Page"/>
      <w:r>
        <w:rPr>
          <w:rFonts w:hint="default" w:ascii="Arial" w:hAnsi="Arial" w:cs="Arial"/>
          <w:sz w:val="24"/>
          <w:szCs w:val="24"/>
        </w:rPr>
        <w:t>67</w:t>
      </w:r>
      <w:bookmarkEnd w:id="116"/>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117" w:name="_Toc12355_WPSOffice_Level1Page"/>
      <w:r>
        <w:rPr>
          <w:rFonts w:hint="default" w:ascii="Arial" w:hAnsi="Arial" w:cs="Arial"/>
          <w:sz w:val="24"/>
          <w:szCs w:val="24"/>
        </w:rPr>
        <w:t>69</w:t>
      </w:r>
      <w:bookmarkEnd w:id="117"/>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118" w:name="_Toc17551_WPSOffice_Level1Page"/>
      <w:r>
        <w:rPr>
          <w:rFonts w:hint="default" w:ascii="Arial" w:hAnsi="Arial" w:cs="Arial"/>
          <w:sz w:val="24"/>
          <w:szCs w:val="24"/>
        </w:rPr>
        <w:t>73</w:t>
      </w:r>
      <w:bookmarkEnd w:id="118"/>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119" w:name="_Toc4844_WPSOffice_Level1Page"/>
      <w:r>
        <w:rPr>
          <w:rFonts w:hint="default" w:ascii="Arial" w:hAnsi="Arial" w:cs="Arial"/>
          <w:sz w:val="24"/>
          <w:szCs w:val="24"/>
        </w:rPr>
        <w:t>74</w:t>
      </w:r>
      <w:bookmarkEnd w:id="119"/>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_Toc24084 </w:instrText>
      </w:r>
      <w:r>
        <w:rPr>
          <w:rFonts w:ascii="Arial" w:hAnsi="Arial" w:cs="Arial"/>
        </w:rPr>
        <w:fldChar w:fldCharType="separate"/>
      </w:r>
      <w:r>
        <w:rPr>
          <w:rFonts w:hint="default" w:ascii="Arial" w:hAnsi="Arial" w:cs="Arial"/>
        </w:rPr>
        <w:t>图</w:t>
      </w:r>
      <w:r>
        <w:rPr>
          <w:rFonts w:ascii="Arial" w:hAnsi="Arial" w:cs="Arial"/>
        </w:rPr>
        <w:t>2.1 CBOW</w:t>
      </w:r>
      <w:r>
        <w:rPr>
          <w:rFonts w:hint="default" w:ascii="Arial" w:hAnsi="Arial" w:cs="Arial"/>
        </w:rPr>
        <w:t>和</w:t>
      </w:r>
      <w:r>
        <w:rPr>
          <w:rFonts w:ascii="Arial" w:hAnsi="Arial" w:cs="Arial"/>
        </w:rPr>
        <w:t>Skip-gram</w:t>
      </w:r>
      <w:r>
        <w:rPr>
          <w:rFonts w:hint="default" w:ascii="Arial" w:hAnsi="Arial" w:cs="Arial"/>
        </w:rPr>
        <w:t>示意图</w:t>
      </w:r>
      <w:r>
        <w:rPr>
          <w:rFonts w:ascii="Arial" w:hAnsi="Arial" w:cs="Arial"/>
        </w:rPr>
        <w:tab/>
      </w:r>
      <w:r>
        <w:rPr>
          <w:rFonts w:ascii="Arial" w:hAnsi="Arial" w:cs="Arial"/>
        </w:rPr>
        <w:fldChar w:fldCharType="begin"/>
      </w:r>
      <w:r>
        <w:rPr>
          <w:rFonts w:ascii="Arial" w:hAnsi="Arial" w:cs="Arial"/>
        </w:rPr>
        <w:instrText xml:space="preserve"> PAGEREF _Toc24084 </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_Toc2606 </w:instrText>
      </w:r>
      <w:r>
        <w:rPr>
          <w:rFonts w:ascii="Arial" w:hAnsi="Arial" w:cs="Arial"/>
        </w:rPr>
        <w:fldChar w:fldCharType="separate"/>
      </w:r>
      <w:r>
        <w:rPr>
          <w:rFonts w:hint="default" w:ascii="Arial" w:hAnsi="Arial" w:cs="Arial"/>
        </w:rPr>
        <w:t>图</w:t>
      </w:r>
      <w:r>
        <w:rPr>
          <w:rFonts w:ascii="Arial" w:hAnsi="Arial" w:cs="Arial"/>
        </w:rPr>
        <w:t>2.2 Transformer</w:t>
      </w:r>
      <w:r>
        <w:rPr>
          <w:rFonts w:hint="default" w:ascii="Arial" w:hAnsi="Arial" w:cs="Arial"/>
        </w:rPr>
        <w:t>编码器结构图</w:t>
      </w:r>
      <w:r>
        <w:rPr>
          <w:rFonts w:ascii="Arial" w:hAnsi="Arial" w:cs="Arial"/>
        </w:rPr>
        <w:tab/>
      </w:r>
      <w:r>
        <w:rPr>
          <w:rFonts w:ascii="Arial" w:hAnsi="Arial" w:cs="Arial"/>
        </w:rPr>
        <w:fldChar w:fldCharType="begin"/>
      </w:r>
      <w:r>
        <w:rPr>
          <w:rFonts w:ascii="Arial" w:hAnsi="Arial" w:cs="Arial"/>
        </w:rPr>
        <w:instrText xml:space="preserve"> PAGEREF _Toc2606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_Toc7053 </w:instrText>
      </w:r>
      <w:r>
        <w:rPr>
          <w:rFonts w:ascii="Arial" w:hAnsi="Arial" w:cs="Arial"/>
        </w:rPr>
        <w:fldChar w:fldCharType="separate"/>
      </w:r>
      <w:r>
        <w:rPr>
          <w:rFonts w:hint="default" w:ascii="Arial" w:hAnsi="Arial" w:cs="Arial"/>
        </w:rPr>
        <w:t>图</w:t>
      </w:r>
      <w:r>
        <w:rPr>
          <w:rFonts w:ascii="Arial" w:hAnsi="Arial" w:cs="Arial"/>
        </w:rPr>
        <w:t xml:space="preserve">2.3 </w:t>
      </w:r>
      <w:r>
        <w:rPr>
          <w:rFonts w:hint="default" w:ascii="Arial" w:hAnsi="Arial" w:cs="Arial"/>
        </w:rPr>
        <w:t>循环神经网络的结构图</w:t>
      </w:r>
      <w:r>
        <w:rPr>
          <w:rFonts w:ascii="Arial" w:hAnsi="Arial" w:cs="Arial"/>
        </w:rPr>
        <w:tab/>
      </w:r>
      <w:r>
        <w:rPr>
          <w:rFonts w:ascii="Arial" w:hAnsi="Arial" w:cs="Arial"/>
        </w:rPr>
        <w:fldChar w:fldCharType="begin"/>
      </w:r>
      <w:r>
        <w:rPr>
          <w:rFonts w:ascii="Arial" w:hAnsi="Arial" w:cs="Arial"/>
        </w:rPr>
        <w:instrText xml:space="preserve"> PAGEREF _Toc7053 </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_Toc12120 </w:instrText>
      </w:r>
      <w:r>
        <w:rPr>
          <w:rFonts w:ascii="Arial" w:hAnsi="Arial" w:cs="Arial"/>
        </w:rPr>
        <w:fldChar w:fldCharType="separate"/>
      </w:r>
      <w:r>
        <w:rPr>
          <w:rFonts w:hint="default" w:ascii="Arial" w:hAnsi="Arial" w:cs="Arial"/>
        </w:rPr>
        <w:t>图</w:t>
      </w:r>
      <w:r>
        <w:rPr>
          <w:rFonts w:ascii="Arial" w:hAnsi="Arial" w:cs="Arial"/>
        </w:rPr>
        <w:t>2.4 LSTM</w:t>
      </w:r>
      <w:r>
        <w:rPr>
          <w:rFonts w:hint="default" w:ascii="Arial" w:hAnsi="Arial" w:cs="Arial"/>
        </w:rPr>
        <w:t>结构示意图</w:t>
      </w:r>
      <w:r>
        <w:rPr>
          <w:rFonts w:ascii="Arial" w:hAnsi="Arial" w:cs="Arial"/>
        </w:rPr>
        <w:tab/>
      </w:r>
      <w:r>
        <w:rPr>
          <w:rFonts w:ascii="Arial" w:hAnsi="Arial" w:cs="Arial"/>
        </w:rPr>
        <w:fldChar w:fldCharType="begin"/>
      </w:r>
      <w:r>
        <w:rPr>
          <w:rFonts w:ascii="Arial" w:hAnsi="Arial" w:cs="Arial"/>
        </w:rPr>
        <w:instrText xml:space="preserve"> PAGEREF _Toc12120 </w:instrText>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_Toc16753 </w:instrText>
      </w:r>
      <w:r>
        <w:rPr>
          <w:rFonts w:ascii="Arial" w:hAnsi="Arial" w:cs="Arial"/>
        </w:rPr>
        <w:fldChar w:fldCharType="separate"/>
      </w:r>
      <w:r>
        <w:rPr>
          <w:rFonts w:hint="default" w:ascii="Arial" w:hAnsi="Arial" w:cs="Arial"/>
        </w:rPr>
        <w:t>图</w:t>
      </w:r>
      <w:r>
        <w:rPr>
          <w:rFonts w:ascii="Arial" w:hAnsi="Arial" w:cs="Arial"/>
        </w:rPr>
        <w:t xml:space="preserve">2.5 </w:t>
      </w:r>
      <w:r>
        <w:rPr>
          <w:rFonts w:hint="default" w:ascii="Arial" w:hAnsi="Arial" w:cs="Arial"/>
        </w:rPr>
        <w:t>残差结构单元示意图</w:t>
      </w:r>
      <w:r>
        <w:rPr>
          <w:rFonts w:ascii="Arial" w:hAnsi="Arial" w:cs="Arial"/>
        </w:rPr>
        <w:tab/>
      </w:r>
      <w:r>
        <w:rPr>
          <w:rFonts w:ascii="Arial" w:hAnsi="Arial" w:cs="Arial"/>
        </w:rPr>
        <w:fldChar w:fldCharType="begin"/>
      </w:r>
      <w:r>
        <w:rPr>
          <w:rFonts w:ascii="Arial" w:hAnsi="Arial" w:cs="Arial"/>
        </w:rPr>
        <w:instrText xml:space="preserve"> PAGEREF _Toc16753 </w:instrText>
      </w:r>
      <w:r>
        <w:rPr>
          <w:rFonts w:ascii="Arial" w:hAnsi="Arial" w:cs="Arial"/>
        </w:rPr>
        <w:fldChar w:fldCharType="separate"/>
      </w:r>
      <w:r>
        <w:rPr>
          <w:rFonts w:ascii="Arial" w:hAnsi="Arial" w:cs="Arial"/>
        </w:rPr>
        <w:t>23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_Toc29483 </w:instrText>
      </w:r>
      <w:r>
        <w:rPr>
          <w:rFonts w:ascii="Arial" w:hAnsi="Arial" w:cs="Arial"/>
        </w:rPr>
        <w:fldChar w:fldCharType="separate"/>
      </w:r>
      <w:r>
        <w:rPr>
          <w:rFonts w:hint="default" w:ascii="Arial" w:hAnsi="Arial" w:cs="Arial"/>
        </w:rPr>
        <w:t>图</w:t>
      </w:r>
      <w:r>
        <w:rPr>
          <w:rFonts w:ascii="Arial" w:hAnsi="Arial" w:cs="Arial"/>
        </w:rPr>
        <w:t>2.6 Scrapy</w:t>
      </w:r>
      <w:r>
        <w:rPr>
          <w:rFonts w:hint="default" w:ascii="Arial" w:hAnsi="Arial" w:cs="Arial"/>
        </w:rPr>
        <w:t>爬虫框架架构图</w:t>
      </w:r>
      <w:r>
        <w:rPr>
          <w:rFonts w:ascii="Arial" w:hAnsi="Arial" w:cs="Arial"/>
        </w:rPr>
        <w:tab/>
      </w:r>
      <w:r>
        <w:rPr>
          <w:rFonts w:ascii="Arial" w:hAnsi="Arial" w:cs="Arial"/>
        </w:rPr>
        <w:fldChar w:fldCharType="begin"/>
      </w:r>
      <w:r>
        <w:rPr>
          <w:rFonts w:ascii="Arial" w:hAnsi="Arial" w:cs="Arial"/>
        </w:rPr>
        <w:instrText xml:space="preserve"> PAGEREF _Toc29483 </w:instrText>
      </w:r>
      <w:r>
        <w:rPr>
          <w:rFonts w:ascii="Arial" w:hAnsi="Arial" w:cs="Arial"/>
        </w:rPr>
        <w:fldChar w:fldCharType="separate"/>
      </w:r>
      <w:r>
        <w:rPr>
          <w:rFonts w:ascii="Arial" w:hAnsi="Arial" w:cs="Arial"/>
        </w:rPr>
        <w:t>26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_Toc29856 </w:instrText>
      </w:r>
      <w:r>
        <w:rPr>
          <w:rFonts w:ascii="Arial" w:hAnsi="Arial" w:cs="Arial"/>
        </w:rPr>
        <w:fldChar w:fldCharType="separate"/>
      </w:r>
      <w:r>
        <w:rPr>
          <w:rFonts w:hint="default" w:ascii="Arial" w:hAnsi="Arial" w:cs="Arial"/>
        </w:rPr>
        <w:t>图</w:t>
      </w:r>
      <w:r>
        <w:rPr>
          <w:rFonts w:ascii="Arial" w:hAnsi="Arial" w:cs="Arial"/>
        </w:rPr>
        <w:t xml:space="preserve">3.1 </w:t>
      </w:r>
      <w:r>
        <w:rPr>
          <w:rFonts w:hint="default" w:ascii="Arial" w:hAnsi="Arial" w:cs="Arial"/>
        </w:rPr>
        <w:t>系统用例图</w:t>
      </w:r>
      <w:r>
        <w:rPr>
          <w:rFonts w:ascii="Arial" w:hAnsi="Arial" w:cs="Arial"/>
        </w:rPr>
        <w:tab/>
      </w:r>
      <w:r>
        <w:rPr>
          <w:rFonts w:ascii="Arial" w:hAnsi="Arial" w:cs="Arial"/>
        </w:rPr>
        <w:fldChar w:fldCharType="begin"/>
      </w:r>
      <w:r>
        <w:rPr>
          <w:rFonts w:ascii="Arial" w:hAnsi="Arial" w:cs="Arial"/>
        </w:rPr>
        <w:instrText xml:space="preserve"> PAGEREF _Toc29856 </w:instrText>
      </w:r>
      <w:r>
        <w:rPr>
          <w:rFonts w:ascii="Arial" w:hAnsi="Arial" w:cs="Arial"/>
        </w:rPr>
        <w:fldChar w:fldCharType="separate"/>
      </w:r>
      <w:r>
        <w:rPr>
          <w:rFonts w:ascii="Arial" w:hAnsi="Arial" w:cs="Arial"/>
        </w:rPr>
        <w:t>28</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 xml:space="preserve">3.2 </w:t>
      </w:r>
      <w:r>
        <w:rPr>
          <w:rFonts w:hint="default" w:ascii="Arial" w:hAnsi="Arial" w:cs="Arial"/>
        </w:rPr>
        <w:t>信息抽取服务系统总体功能模块结构示意图</w:t>
      </w:r>
      <w:r>
        <w:rPr>
          <w:rFonts w:ascii="Arial" w:hAnsi="Arial" w:cs="Arial"/>
        </w:rPr>
        <w:tab/>
      </w:r>
      <w:r>
        <w:rPr>
          <w:rFonts w:ascii="Arial" w:hAnsi="Arial" w:cs="Arial"/>
        </w:rPr>
        <w:fldChar w:fldCharType="begin"/>
      </w:r>
      <w:r>
        <w:rPr>
          <w:rFonts w:ascii="Arial" w:hAnsi="Arial" w:cs="Arial"/>
        </w:rPr>
        <w:instrText xml:space="preserve"> PAGEREF _Toc69 </w:instrText>
      </w:r>
      <w:r>
        <w:rPr>
          <w:rFonts w:ascii="Arial" w:hAnsi="Arial" w:cs="Arial"/>
        </w:rPr>
        <w:fldChar w:fldCharType="separate"/>
      </w:r>
      <w:r>
        <w:rPr>
          <w:rFonts w:ascii="Arial" w:hAnsi="Arial" w:cs="Arial"/>
        </w:rPr>
        <w:t>33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_Toc29051 </w:instrText>
      </w:r>
      <w:r>
        <w:rPr>
          <w:rFonts w:ascii="Arial" w:hAnsi="Arial" w:cs="Arial"/>
        </w:rPr>
        <w:fldChar w:fldCharType="separate"/>
      </w:r>
      <w:r>
        <w:rPr>
          <w:rFonts w:hint="default" w:ascii="Arial" w:hAnsi="Arial" w:cs="Arial"/>
        </w:rPr>
        <w:t>图</w:t>
      </w:r>
      <w:r>
        <w:rPr>
          <w:rFonts w:ascii="Arial" w:hAnsi="Arial" w:cs="Arial"/>
        </w:rPr>
        <w:t xml:space="preserve">3.3 </w:t>
      </w:r>
      <w:r>
        <w:rPr>
          <w:rFonts w:hint="default" w:ascii="Arial" w:hAnsi="Arial" w:cs="Arial"/>
        </w:rPr>
        <w:t>数据预处理模块流程图</w:t>
      </w:r>
      <w:r>
        <w:rPr>
          <w:rFonts w:ascii="Arial" w:hAnsi="Arial" w:cs="Arial"/>
        </w:rPr>
        <w:tab/>
      </w:r>
      <w:r>
        <w:rPr>
          <w:rFonts w:ascii="Arial" w:hAnsi="Arial" w:cs="Arial"/>
        </w:rPr>
        <w:fldChar w:fldCharType="begin"/>
      </w:r>
      <w:r>
        <w:rPr>
          <w:rFonts w:ascii="Arial" w:hAnsi="Arial" w:cs="Arial"/>
        </w:rPr>
        <w:instrText xml:space="preserve"> PAGEREF _Toc29051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_Toc21718 </w:instrText>
      </w:r>
      <w:r>
        <w:rPr>
          <w:rFonts w:ascii="Arial" w:hAnsi="Arial" w:cs="Arial"/>
        </w:rPr>
        <w:fldChar w:fldCharType="separate"/>
      </w:r>
      <w:r>
        <w:rPr>
          <w:rFonts w:hint="default" w:ascii="Arial" w:hAnsi="Arial" w:cs="Arial"/>
        </w:rPr>
        <w:t>图</w:t>
      </w:r>
      <w:r>
        <w:rPr>
          <w:rFonts w:ascii="Arial" w:hAnsi="Arial" w:cs="Arial"/>
        </w:rPr>
        <w:t xml:space="preserve">3.4 </w:t>
      </w:r>
      <w:r>
        <w:rPr>
          <w:rFonts w:hint="default" w:ascii="Arial" w:hAnsi="Arial" w:cs="Arial"/>
        </w:rPr>
        <w:t>信息抽取模型模块类图</w:t>
      </w:r>
      <w:r>
        <w:rPr>
          <w:rFonts w:ascii="Arial" w:hAnsi="Arial" w:cs="Arial"/>
        </w:rPr>
        <w:tab/>
      </w:r>
      <w:r>
        <w:rPr>
          <w:rFonts w:ascii="Arial" w:hAnsi="Arial" w:cs="Arial"/>
        </w:rPr>
        <w:fldChar w:fldCharType="begin"/>
      </w:r>
      <w:r>
        <w:rPr>
          <w:rFonts w:ascii="Arial" w:hAnsi="Arial" w:cs="Arial"/>
        </w:rPr>
        <w:instrText xml:space="preserve"> PAGEREF _Toc21718 </w:instrText>
      </w:r>
      <w:r>
        <w:rPr>
          <w:rFonts w:ascii="Arial" w:hAnsi="Arial" w:cs="Arial"/>
        </w:rPr>
        <w:fldChar w:fldCharType="separate"/>
      </w:r>
      <w:r>
        <w:rPr>
          <w:rFonts w:ascii="Arial" w:hAnsi="Arial" w:cs="Arial"/>
        </w:rPr>
        <w:t>35</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_Toc27518 </w:instrText>
      </w:r>
      <w:r>
        <w:rPr>
          <w:rFonts w:ascii="Arial" w:hAnsi="Arial" w:cs="Arial"/>
        </w:rPr>
        <w:fldChar w:fldCharType="separate"/>
      </w:r>
      <w:r>
        <w:rPr>
          <w:rFonts w:hint="default" w:ascii="Arial" w:hAnsi="Arial" w:cs="Arial"/>
        </w:rPr>
        <w:t>图</w:t>
      </w:r>
      <w:r>
        <w:rPr>
          <w:rFonts w:ascii="Arial" w:hAnsi="Arial" w:cs="Arial"/>
        </w:rPr>
        <w:t xml:space="preserve">3.5 </w:t>
      </w:r>
      <w:r>
        <w:rPr>
          <w:rFonts w:hint="default" w:ascii="Arial" w:hAnsi="Arial" w:cs="Arial"/>
        </w:rPr>
        <w:t>信息抽取模块设计图</w:t>
      </w:r>
      <w:r>
        <w:rPr>
          <w:rFonts w:ascii="Arial" w:hAnsi="Arial" w:cs="Arial"/>
        </w:rPr>
        <w:tab/>
      </w:r>
      <w:r>
        <w:rPr>
          <w:rFonts w:ascii="Arial" w:hAnsi="Arial" w:cs="Arial"/>
        </w:rPr>
        <w:fldChar w:fldCharType="begin"/>
      </w:r>
      <w:r>
        <w:rPr>
          <w:rFonts w:ascii="Arial" w:hAnsi="Arial" w:cs="Arial"/>
        </w:rPr>
        <w:instrText xml:space="preserve"> PAGEREF _Toc27518 </w:instrText>
      </w:r>
      <w:r>
        <w:rPr>
          <w:rFonts w:ascii="Arial" w:hAnsi="Arial" w:cs="Arial"/>
        </w:rPr>
        <w:fldChar w:fldCharType="separate"/>
      </w:r>
      <w:r>
        <w:rPr>
          <w:rFonts w:ascii="Arial" w:hAnsi="Arial" w:cs="Arial"/>
        </w:rPr>
        <w:t>36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_Toc29777 </w:instrText>
      </w:r>
      <w:r>
        <w:rPr>
          <w:rFonts w:ascii="Arial" w:hAnsi="Arial" w:cs="Arial"/>
        </w:rPr>
        <w:fldChar w:fldCharType="separate"/>
      </w:r>
      <w:r>
        <w:rPr>
          <w:rFonts w:hint="default" w:ascii="Arial" w:hAnsi="Arial" w:cs="Arial"/>
        </w:rPr>
        <w:t>图</w:t>
      </w:r>
      <w:r>
        <w:rPr>
          <w:rFonts w:ascii="Arial" w:hAnsi="Arial" w:cs="Arial"/>
        </w:rPr>
        <w:t>3.6 BiLSTM+CRF</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_Toc29777 </w:instrText>
      </w:r>
      <w:r>
        <w:rPr>
          <w:rFonts w:ascii="Arial" w:hAnsi="Arial" w:cs="Arial"/>
        </w:rPr>
        <w:fldChar w:fldCharType="separate"/>
      </w:r>
      <w:r>
        <w:rPr>
          <w:rFonts w:ascii="Arial" w:hAnsi="Arial" w:cs="Arial"/>
        </w:rPr>
        <w:t>37</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_Toc1701 </w:instrText>
      </w:r>
      <w:r>
        <w:rPr>
          <w:rFonts w:ascii="Arial" w:hAnsi="Arial" w:cs="Arial"/>
        </w:rPr>
        <w:fldChar w:fldCharType="separate"/>
      </w:r>
      <w:r>
        <w:rPr>
          <w:rFonts w:hint="default" w:ascii="Arial" w:hAnsi="Arial" w:cs="Arial"/>
        </w:rPr>
        <w:t>图</w:t>
      </w:r>
      <w:r>
        <w:rPr>
          <w:rFonts w:ascii="Arial" w:hAnsi="Arial" w:cs="Arial"/>
        </w:rPr>
        <w:t>3.7 Bi-LSTM-CRF</w:t>
      </w:r>
      <w:r>
        <w:rPr>
          <w:rFonts w:hint="default" w:ascii="Arial" w:hAnsi="Arial" w:cs="Arial"/>
        </w:rPr>
        <w:t>模型训练具体步骤</w:t>
      </w:r>
      <w:r>
        <w:rPr>
          <w:rFonts w:ascii="Arial" w:hAnsi="Arial" w:cs="Arial"/>
        </w:rPr>
        <w:tab/>
      </w:r>
      <w:r>
        <w:rPr>
          <w:rFonts w:ascii="Arial" w:hAnsi="Arial" w:cs="Arial"/>
        </w:rPr>
        <w:fldChar w:fldCharType="begin"/>
      </w:r>
      <w:r>
        <w:rPr>
          <w:rFonts w:ascii="Arial" w:hAnsi="Arial" w:cs="Arial"/>
        </w:rPr>
        <w:instrText xml:space="preserve"> PAGEREF _Toc1701 </w:instrText>
      </w:r>
      <w:r>
        <w:rPr>
          <w:rFonts w:ascii="Arial" w:hAnsi="Arial" w:cs="Arial"/>
        </w:rPr>
        <w:fldChar w:fldCharType="separate"/>
      </w:r>
      <w:r>
        <w:rPr>
          <w:rFonts w:ascii="Arial" w:hAnsi="Arial" w:cs="Arial"/>
        </w:rPr>
        <w:t>38</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_Toc20398 </w:instrText>
      </w:r>
      <w:r>
        <w:rPr>
          <w:rFonts w:ascii="Arial" w:hAnsi="Arial" w:cs="Arial"/>
        </w:rPr>
        <w:fldChar w:fldCharType="separate"/>
      </w:r>
      <w:r>
        <w:rPr>
          <w:rFonts w:hint="default" w:ascii="Arial" w:hAnsi="Arial" w:cs="Arial"/>
        </w:rPr>
        <w:t>图</w:t>
      </w:r>
      <w:r>
        <w:rPr>
          <w:rFonts w:ascii="Arial" w:hAnsi="Arial" w:cs="Arial"/>
        </w:rPr>
        <w:t>3.8 BIO</w:t>
      </w:r>
      <w:r>
        <w:rPr>
          <w:rFonts w:hint="default" w:ascii="Arial" w:hAnsi="Arial" w:cs="Arial"/>
        </w:rPr>
        <w:t>标注格式示例</w:t>
      </w:r>
      <w:r>
        <w:rPr>
          <w:rFonts w:ascii="Arial" w:hAnsi="Arial" w:cs="Arial"/>
        </w:rPr>
        <w:tab/>
      </w:r>
      <w:r>
        <w:rPr>
          <w:rFonts w:ascii="Arial" w:hAnsi="Arial" w:cs="Arial"/>
        </w:rPr>
        <w:fldChar w:fldCharType="begin"/>
      </w:r>
      <w:r>
        <w:rPr>
          <w:rFonts w:ascii="Arial" w:hAnsi="Arial" w:cs="Arial"/>
        </w:rPr>
        <w:instrText xml:space="preserve"> PAGEREF _Toc20398 </w:instrText>
      </w:r>
      <w:r>
        <w:rPr>
          <w:rFonts w:ascii="Arial" w:hAnsi="Arial" w:cs="Arial"/>
        </w:rPr>
        <w:fldChar w:fldCharType="separate"/>
      </w:r>
      <w:r>
        <w:rPr>
          <w:rFonts w:ascii="Arial" w:hAnsi="Arial" w:cs="Arial"/>
        </w:rPr>
        <w:t>39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_Toc8504 </w:instrText>
      </w:r>
      <w:r>
        <w:rPr>
          <w:rFonts w:ascii="Arial" w:hAnsi="Arial" w:cs="Arial"/>
        </w:rPr>
        <w:fldChar w:fldCharType="separate"/>
      </w:r>
      <w:r>
        <w:rPr>
          <w:rFonts w:hint="default" w:ascii="Arial" w:hAnsi="Arial" w:cs="Arial"/>
        </w:rPr>
        <w:t>图</w:t>
      </w:r>
      <w:r>
        <w:rPr>
          <w:rFonts w:ascii="Arial" w:hAnsi="Arial" w:cs="Arial"/>
        </w:rPr>
        <w:t xml:space="preserve">3.9 </w:t>
      </w:r>
      <w:r>
        <w:rPr>
          <w:rFonts w:hint="default" w:ascii="Arial" w:hAnsi="Arial" w:cs="Arial"/>
        </w:rPr>
        <w:t>基于</w:t>
      </w:r>
      <w:r>
        <w:rPr>
          <w:rFonts w:ascii="Arial" w:hAnsi="Arial" w:cs="Arial"/>
        </w:rPr>
        <w:t>word2vec</w:t>
      </w:r>
      <w:r>
        <w:rPr>
          <w:rFonts w:hint="default" w:ascii="Arial" w:hAnsi="Arial" w:cs="Arial"/>
        </w:rPr>
        <w:t>的句子级别命名实体识别模型架构图</w:t>
      </w:r>
      <w:r>
        <w:rPr>
          <w:rFonts w:ascii="Arial" w:hAnsi="Arial" w:cs="Arial"/>
        </w:rPr>
        <w:tab/>
      </w:r>
      <w:r>
        <w:rPr>
          <w:rFonts w:ascii="Arial" w:hAnsi="Arial" w:cs="Arial"/>
        </w:rPr>
        <w:fldChar w:fldCharType="begin"/>
      </w:r>
      <w:r>
        <w:rPr>
          <w:rFonts w:ascii="Arial" w:hAnsi="Arial" w:cs="Arial"/>
        </w:rPr>
        <w:instrText xml:space="preserve"> PAGEREF _Toc8504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_Toc24728 </w:instrText>
      </w:r>
      <w:r>
        <w:rPr>
          <w:rFonts w:ascii="Arial" w:hAnsi="Arial" w:cs="Arial"/>
        </w:rPr>
        <w:fldChar w:fldCharType="separate"/>
      </w:r>
      <w:r>
        <w:rPr>
          <w:rFonts w:hint="default" w:ascii="Arial" w:hAnsi="Arial" w:cs="Arial"/>
        </w:rPr>
        <w:t>图</w:t>
      </w:r>
      <w:r>
        <w:rPr>
          <w:rFonts w:ascii="Arial" w:hAnsi="Arial" w:cs="Arial"/>
        </w:rPr>
        <w:t xml:space="preserve">3.10 </w:t>
      </w:r>
      <w:r>
        <w:rPr>
          <w:rFonts w:hint="default" w:ascii="Arial" w:hAnsi="Arial" w:cs="Arial"/>
        </w:rPr>
        <w:t>词向量使用示意图</w:t>
      </w:r>
      <w:r>
        <w:rPr>
          <w:rFonts w:ascii="Arial" w:hAnsi="Arial" w:cs="Arial"/>
        </w:rPr>
        <w:tab/>
      </w:r>
      <w:r>
        <w:rPr>
          <w:rFonts w:ascii="Arial" w:hAnsi="Arial" w:cs="Arial"/>
        </w:rPr>
        <w:fldChar w:fldCharType="begin"/>
      </w:r>
      <w:r>
        <w:rPr>
          <w:rFonts w:ascii="Arial" w:hAnsi="Arial" w:cs="Arial"/>
        </w:rPr>
        <w:instrText xml:space="preserve"> PAGEREF _Toc24728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_Toc6317 </w:instrText>
      </w:r>
      <w:r>
        <w:rPr>
          <w:rFonts w:ascii="Arial" w:hAnsi="Arial" w:cs="Arial"/>
        </w:rPr>
        <w:fldChar w:fldCharType="separate"/>
      </w:r>
      <w:r>
        <w:rPr>
          <w:rFonts w:hint="default" w:ascii="Arial" w:hAnsi="Arial" w:cs="Arial"/>
        </w:rPr>
        <w:t>图</w:t>
      </w:r>
      <w:r>
        <w:rPr>
          <w:rFonts w:ascii="Arial" w:hAnsi="Arial" w:cs="Arial"/>
        </w:rPr>
        <w:t xml:space="preserve">3.11 </w:t>
      </w:r>
      <w:r>
        <w:rPr>
          <w:rFonts w:hint="default" w:ascii="Arial" w:hAnsi="Arial" w:cs="Arial"/>
        </w:rPr>
        <w:t>词汇信息示例</w:t>
      </w:r>
      <w:r>
        <w:rPr>
          <w:rFonts w:ascii="Arial" w:hAnsi="Arial" w:cs="Arial"/>
        </w:rPr>
        <w:tab/>
      </w:r>
      <w:r>
        <w:rPr>
          <w:rFonts w:ascii="Arial" w:hAnsi="Arial" w:cs="Arial"/>
        </w:rPr>
        <w:fldChar w:fldCharType="begin"/>
      </w:r>
      <w:r>
        <w:rPr>
          <w:rFonts w:ascii="Arial" w:hAnsi="Arial" w:cs="Arial"/>
        </w:rPr>
        <w:instrText xml:space="preserve"> PAGEREF _Toc6317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_Toc5954 </w:instrText>
      </w:r>
      <w:r>
        <w:rPr>
          <w:rFonts w:ascii="Arial" w:hAnsi="Arial" w:cs="Arial"/>
        </w:rPr>
        <w:fldChar w:fldCharType="separate"/>
      </w:r>
      <w:r>
        <w:rPr>
          <w:rFonts w:hint="default" w:ascii="Arial" w:hAnsi="Arial" w:cs="Arial"/>
        </w:rPr>
        <w:t>图</w:t>
      </w:r>
      <w:r>
        <w:rPr>
          <w:rFonts w:ascii="Arial" w:hAnsi="Arial" w:cs="Arial"/>
        </w:rPr>
        <w:t>3.12 BERT</w:t>
      </w:r>
      <w:r>
        <w:rPr>
          <w:rFonts w:hint="default" w:ascii="Arial" w:hAnsi="Arial" w:cs="Arial"/>
        </w:rPr>
        <w:t>模型输入示例</w:t>
      </w:r>
      <w:r>
        <w:rPr>
          <w:rFonts w:ascii="Arial" w:hAnsi="Arial" w:cs="Arial"/>
        </w:rPr>
        <w:tab/>
      </w:r>
      <w:r>
        <w:rPr>
          <w:rFonts w:ascii="Arial" w:hAnsi="Arial" w:cs="Arial"/>
        </w:rPr>
        <w:fldChar w:fldCharType="begin"/>
      </w:r>
      <w:r>
        <w:rPr>
          <w:rFonts w:ascii="Arial" w:hAnsi="Arial" w:cs="Arial"/>
        </w:rPr>
        <w:instrText xml:space="preserve"> PAGEREF _Toc5954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_Toc19124 </w:instrText>
      </w:r>
      <w:r>
        <w:rPr>
          <w:rFonts w:ascii="Arial" w:hAnsi="Arial" w:cs="Arial"/>
        </w:rPr>
        <w:fldChar w:fldCharType="separate"/>
      </w:r>
      <w:r>
        <w:rPr>
          <w:rFonts w:hint="default" w:ascii="Arial" w:hAnsi="Arial" w:cs="Arial"/>
        </w:rPr>
        <w:t>图</w:t>
      </w:r>
      <w:r>
        <w:rPr>
          <w:rFonts w:ascii="Arial" w:hAnsi="Arial" w:cs="Arial"/>
        </w:rPr>
        <w:t xml:space="preserve">3.13 </w:t>
      </w:r>
      <w:r>
        <w:rPr>
          <w:rFonts w:hint="default" w:ascii="Arial" w:hAnsi="Arial" w:cs="Arial"/>
        </w:rPr>
        <w:t>基于</w:t>
      </w:r>
      <w:r>
        <w:rPr>
          <w:rFonts w:ascii="Arial" w:hAnsi="Arial" w:cs="Arial"/>
        </w:rPr>
        <w:t>Bi-LSTM</w:t>
      </w:r>
      <w:r>
        <w:rPr>
          <w:rFonts w:hint="default" w:ascii="Arial" w:hAnsi="Arial" w:cs="Arial"/>
        </w:rPr>
        <w:t>的编码层结构图</w:t>
      </w:r>
      <w:r>
        <w:rPr>
          <w:rFonts w:ascii="Arial" w:hAnsi="Arial" w:cs="Arial"/>
        </w:rPr>
        <w:tab/>
      </w:r>
      <w:r>
        <w:rPr>
          <w:rFonts w:ascii="Arial" w:hAnsi="Arial" w:cs="Arial"/>
        </w:rPr>
        <w:fldChar w:fldCharType="begin"/>
      </w:r>
      <w:r>
        <w:rPr>
          <w:rFonts w:ascii="Arial" w:hAnsi="Arial" w:cs="Arial"/>
        </w:rPr>
        <w:instrText xml:space="preserve"> PAGEREF _Toc19124 </w:instrText>
      </w:r>
      <w:r>
        <w:rPr>
          <w:rFonts w:ascii="Arial" w:hAnsi="Arial" w:cs="Arial"/>
        </w:rPr>
        <w:fldChar w:fldCharType="separate"/>
      </w:r>
      <w:r>
        <w:rPr>
          <w:rFonts w:ascii="Arial" w:hAnsi="Arial" w:cs="Arial"/>
        </w:rPr>
        <w:t>42</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_Toc30652 </w:instrText>
      </w:r>
      <w:r>
        <w:rPr>
          <w:rFonts w:ascii="Arial" w:hAnsi="Arial" w:cs="Arial"/>
        </w:rPr>
        <w:fldChar w:fldCharType="separate"/>
      </w:r>
      <w:r>
        <w:rPr>
          <w:rFonts w:hint="default" w:ascii="Arial" w:hAnsi="Arial" w:cs="Arial"/>
        </w:rPr>
        <w:t>图</w:t>
      </w:r>
      <w:r>
        <w:rPr>
          <w:rFonts w:ascii="Arial" w:hAnsi="Arial" w:cs="Arial"/>
        </w:rPr>
        <w:t xml:space="preserve">3.14 </w:t>
      </w:r>
      <w:r>
        <w:rPr>
          <w:rFonts w:hint="default" w:ascii="Arial" w:hAnsi="Arial" w:cs="Arial"/>
        </w:rPr>
        <w:t>全连接层示意图</w:t>
      </w:r>
      <w:r>
        <w:rPr>
          <w:rFonts w:ascii="Arial" w:hAnsi="Arial" w:cs="Arial"/>
        </w:rPr>
        <w:tab/>
      </w:r>
      <w:r>
        <w:rPr>
          <w:rFonts w:ascii="Arial" w:hAnsi="Arial" w:cs="Arial"/>
        </w:rPr>
        <w:fldChar w:fldCharType="begin"/>
      </w:r>
      <w:r>
        <w:rPr>
          <w:rFonts w:ascii="Arial" w:hAnsi="Arial" w:cs="Arial"/>
        </w:rPr>
        <w:instrText xml:space="preserve"> PAGEREF _Toc30652 </w:instrText>
      </w:r>
      <w:r>
        <w:rPr>
          <w:rFonts w:ascii="Arial" w:hAnsi="Arial" w:cs="Arial"/>
        </w:rPr>
        <w:fldChar w:fldCharType="separate"/>
      </w:r>
      <w:r>
        <w:rPr>
          <w:rFonts w:ascii="Arial" w:hAnsi="Arial" w:cs="Arial"/>
        </w:rPr>
        <w:t>43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_Toc23481 </w:instrText>
      </w:r>
      <w:r>
        <w:rPr>
          <w:rFonts w:ascii="Arial" w:hAnsi="Arial" w:cs="Arial"/>
        </w:rPr>
        <w:fldChar w:fldCharType="separate"/>
      </w:r>
      <w:r>
        <w:rPr>
          <w:rFonts w:hint="default" w:ascii="Arial" w:hAnsi="Arial" w:cs="Arial"/>
        </w:rPr>
        <w:t>图</w:t>
      </w:r>
      <w:r>
        <w:rPr>
          <w:rFonts w:ascii="Arial" w:hAnsi="Arial" w:cs="Arial"/>
        </w:rPr>
        <w:t xml:space="preserve">3.15 </w:t>
      </w:r>
      <w:r>
        <w:rPr>
          <w:rFonts w:hint="default" w:ascii="Arial" w:hAnsi="Arial" w:cs="Arial"/>
        </w:rPr>
        <w:t>未使用</w:t>
      </w:r>
      <w:r>
        <w:rPr>
          <w:rFonts w:ascii="Arial" w:hAnsi="Arial" w:cs="Arial"/>
        </w:rPr>
        <w:t>CRF</w:t>
      </w:r>
      <w:r>
        <w:rPr>
          <w:rFonts w:hint="default" w:ascii="Arial" w:hAnsi="Arial" w:cs="Arial"/>
        </w:rPr>
        <w:t>层的模型示例</w:t>
      </w:r>
      <w:r>
        <w:rPr>
          <w:rFonts w:ascii="Arial" w:hAnsi="Arial" w:cs="Arial"/>
        </w:rPr>
        <w:tab/>
      </w:r>
      <w:r>
        <w:rPr>
          <w:rFonts w:ascii="Arial" w:hAnsi="Arial" w:cs="Arial"/>
        </w:rPr>
        <w:fldChar w:fldCharType="begin"/>
      </w:r>
      <w:r>
        <w:rPr>
          <w:rFonts w:ascii="Arial" w:hAnsi="Arial" w:cs="Arial"/>
        </w:rPr>
        <w:instrText xml:space="preserve"> PAGEREF _Toc23481 </w:instrText>
      </w:r>
      <w:r>
        <w:rPr>
          <w:rFonts w:ascii="Arial" w:hAnsi="Arial" w:cs="Arial"/>
        </w:rPr>
        <w:fldChar w:fldCharType="separate"/>
      </w:r>
      <w:r>
        <w:rPr>
          <w:rFonts w:ascii="Arial" w:hAnsi="Arial" w:cs="Arial"/>
        </w:rPr>
        <w:t>44</w:t>
      </w:r>
      <w:r>
        <w:rPr>
          <w:rFonts w:ascii="Arial" w:hAnsi="Arial" w:cs="Arial"/>
        </w:rPr>
        <w:fldChar w:fldCharType="end"/>
      </w:r>
      <w:r>
        <w:rPr>
          <w:rFonts w:ascii="Arial" w:hAnsi="Arial" w:cs="Arial"/>
        </w:rPr>
        <w:fldChar w:fldCharType="end"/>
      </w:r>
    </w:p>
    <w:p>
      <w:pPr>
        <w:pStyle w:val="16"/>
        <w:tabs>
          <w:tab w:val="right" w:leader="dot" w:pos="8306"/>
        </w:tabs>
        <w:ind w:left="420" w:leftChars="200" w:firstLine="0" w:firstLineChars="0"/>
        <w:rPr>
          <w:rFonts w:ascii="Arial" w:hAnsi="Arial" w:cs="Arial"/>
        </w:rPr>
      </w:pPr>
      <w:r>
        <w:rPr>
          <w:rFonts w:ascii="Arial" w:hAnsi="Arial" w:cs="Arial"/>
        </w:rPr>
        <w:fldChar w:fldCharType="begin"/>
      </w:r>
      <w:r>
        <w:rPr>
          <w:rFonts w:ascii="Arial" w:hAnsi="Arial" w:cs="Arial"/>
        </w:rPr>
        <w:instrText xml:space="preserve"> HYPERLINK \l _Toc27380 </w:instrText>
      </w:r>
      <w:r>
        <w:rPr>
          <w:rFonts w:ascii="Arial" w:hAnsi="Arial" w:cs="Arial"/>
        </w:rPr>
        <w:fldChar w:fldCharType="separate"/>
      </w:r>
      <w:r>
        <w:rPr>
          <w:rFonts w:hint="default" w:ascii="Arial" w:hAnsi="Arial" w:cs="Arial"/>
        </w:rPr>
        <w:t>图</w:t>
      </w:r>
      <w:r>
        <w:rPr>
          <w:rFonts w:ascii="Arial" w:hAnsi="Arial" w:cs="Arial"/>
        </w:rPr>
        <w:t>3.16 ResCNN</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_Toc27380 </w:instrText>
      </w:r>
      <w:r>
        <w:rPr>
          <w:rFonts w:ascii="Arial" w:hAnsi="Arial" w:cs="Arial"/>
        </w:rPr>
        <w:fldChar w:fldCharType="separate"/>
      </w:r>
      <w:r>
        <w:rPr>
          <w:rFonts w:ascii="Arial" w:hAnsi="Arial" w:cs="Arial"/>
        </w:rPr>
        <w:t>46</w:t>
      </w:r>
      <w:r>
        <w:rPr>
          <w:rFonts w:ascii="Arial" w:hAnsi="Arial" w:cs="Arial"/>
        </w:rPr>
        <w:fldChar w:fldCharType="end"/>
      </w:r>
      <w:r>
        <w:rPr>
          <w:rFonts w:ascii="Arial" w:hAnsi="Arial" w:cs="Arial"/>
        </w:rPr>
        <w:fldChar w:fldCharType="end"/>
      </w:r>
    </w:p>
    <w:p>
      <w:pPr>
        <w:pStyle w:val="16"/>
        <w:tabs>
          <w:tab w:val="right" w:leader="dot" w:pos="8306"/>
        </w:tabs>
        <w:ind w:hanging="420"/>
        <w:rPr>
          <w:rFonts w:ascii="Arial" w:hAnsi="Arial" w:cs="Arial"/>
        </w:rPr>
      </w:pPr>
      <w:r>
        <w:rPr>
          <w:rFonts w:ascii="Arial" w:hAnsi="Arial" w:cs="Arial"/>
        </w:rPr>
        <w:fldChar w:fldCharType="begin"/>
      </w:r>
      <w:r>
        <w:rPr>
          <w:rFonts w:ascii="Arial" w:hAnsi="Arial" w:cs="Arial"/>
        </w:rPr>
        <w:instrText xml:space="preserve"> HYPERLINK \l _Toc5030 </w:instrText>
      </w:r>
      <w:r>
        <w:rPr>
          <w:rFonts w:ascii="Arial" w:hAnsi="Arial" w:cs="Arial"/>
        </w:rPr>
        <w:fldChar w:fldCharType="separate"/>
      </w:r>
      <w:r>
        <w:rPr>
          <w:rFonts w:hint="default" w:ascii="Arial" w:hAnsi="Arial" w:cs="Arial"/>
        </w:rPr>
        <w:t>图</w:t>
      </w:r>
      <w:r>
        <w:rPr>
          <w:rFonts w:ascii="Arial" w:hAnsi="Arial" w:cs="Arial"/>
        </w:rPr>
        <w:t>3.17 Sigmoid</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_Toc5030 </w:instrText>
      </w:r>
      <w:r>
        <w:rPr>
          <w:rFonts w:ascii="Arial" w:hAnsi="Arial" w:cs="Arial"/>
        </w:rPr>
        <w:fldChar w:fldCharType="separate"/>
      </w:r>
      <w:r>
        <w:rPr>
          <w:rFonts w:ascii="Arial" w:hAnsi="Arial" w:cs="Arial"/>
        </w:rPr>
        <w:t>48</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_Toc3069 </w:instrText>
      </w:r>
      <w:r>
        <w:rPr>
          <w:rFonts w:ascii="Arial" w:hAnsi="Arial" w:cs="Arial"/>
        </w:rPr>
        <w:fldChar w:fldCharType="separate"/>
      </w:r>
      <w:r>
        <w:rPr>
          <w:rFonts w:hint="default" w:ascii="Arial" w:hAnsi="Arial" w:cs="Arial"/>
        </w:rPr>
        <w:t>图</w:t>
      </w:r>
      <w:r>
        <w:rPr>
          <w:rFonts w:ascii="Arial" w:hAnsi="Arial" w:cs="Arial"/>
        </w:rPr>
        <w:t>3.18 ReLU</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_Toc3069 </w:instrText>
      </w:r>
      <w:r>
        <w:rPr>
          <w:rFonts w:ascii="Arial" w:hAnsi="Arial" w:cs="Arial"/>
        </w:rPr>
        <w:fldChar w:fldCharType="separate"/>
      </w:r>
      <w:r>
        <w:rPr>
          <w:rFonts w:ascii="Arial" w:hAnsi="Arial" w:cs="Arial"/>
        </w:rPr>
        <w:t>49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_Toc6675 </w:instrText>
      </w:r>
      <w:r>
        <w:rPr>
          <w:rFonts w:ascii="Arial" w:hAnsi="Arial" w:cs="Arial"/>
        </w:rPr>
        <w:fldChar w:fldCharType="separate"/>
      </w:r>
      <w:r>
        <w:rPr>
          <w:rFonts w:hint="default" w:ascii="Arial" w:hAnsi="Arial" w:cs="Arial"/>
        </w:rPr>
        <w:t>图</w:t>
      </w:r>
      <w:r>
        <w:rPr>
          <w:rFonts w:ascii="Arial" w:hAnsi="Arial" w:cs="Arial"/>
        </w:rPr>
        <w:t xml:space="preserve">4.1 </w:t>
      </w:r>
      <w:r>
        <w:rPr>
          <w:rFonts w:hint="default" w:ascii="Arial" w:hAnsi="Arial" w:cs="Arial"/>
        </w:rPr>
        <w:t>命名实体识别标注数据示例</w:t>
      </w:r>
      <w:r>
        <w:rPr>
          <w:rFonts w:ascii="Arial" w:hAnsi="Arial" w:cs="Arial"/>
        </w:rPr>
        <w:tab/>
      </w:r>
      <w:r>
        <w:rPr>
          <w:rFonts w:ascii="Arial" w:hAnsi="Arial" w:cs="Arial"/>
        </w:rPr>
        <w:fldChar w:fldCharType="begin"/>
      </w:r>
      <w:r>
        <w:rPr>
          <w:rFonts w:ascii="Arial" w:hAnsi="Arial" w:cs="Arial"/>
        </w:rPr>
        <w:instrText xml:space="preserve"> PAGEREF _Toc6675 </w:instrText>
      </w:r>
      <w:r>
        <w:rPr>
          <w:rFonts w:ascii="Arial" w:hAnsi="Arial" w:cs="Arial"/>
        </w:rPr>
        <w:fldChar w:fldCharType="separate"/>
      </w:r>
      <w:r>
        <w:rPr>
          <w:rFonts w:ascii="Arial" w:hAnsi="Arial" w:cs="Arial"/>
        </w:rPr>
        <w:t>51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_Toc25971 </w:instrText>
      </w:r>
      <w:r>
        <w:rPr>
          <w:rFonts w:ascii="Arial" w:hAnsi="Arial" w:cs="Arial"/>
        </w:rPr>
        <w:fldChar w:fldCharType="separate"/>
      </w:r>
      <w:r>
        <w:rPr>
          <w:rFonts w:hint="default" w:ascii="Arial" w:hAnsi="Arial" w:cs="Arial"/>
        </w:rPr>
        <w:t>图</w:t>
      </w:r>
      <w:r>
        <w:rPr>
          <w:rFonts w:ascii="Arial" w:hAnsi="Arial" w:cs="Arial"/>
        </w:rPr>
        <w:t xml:space="preserve">4.2 </w:t>
      </w:r>
      <w:r>
        <w:rPr>
          <w:rFonts w:hint="default" w:ascii="Arial" w:hAnsi="Arial" w:cs="Arial"/>
        </w:rPr>
        <w:t>关系抽取标注数据示例</w:t>
      </w:r>
      <w:r>
        <w:rPr>
          <w:rFonts w:ascii="Arial" w:hAnsi="Arial" w:cs="Arial"/>
        </w:rPr>
        <w:tab/>
      </w:r>
      <w:r>
        <w:rPr>
          <w:rFonts w:ascii="Arial" w:hAnsi="Arial" w:cs="Arial"/>
        </w:rPr>
        <w:fldChar w:fldCharType="begin"/>
      </w:r>
      <w:r>
        <w:rPr>
          <w:rFonts w:ascii="Arial" w:hAnsi="Arial" w:cs="Arial"/>
        </w:rPr>
        <w:instrText xml:space="preserve"> PAGEREF _Toc25971 </w:instrText>
      </w:r>
      <w:r>
        <w:rPr>
          <w:rFonts w:ascii="Arial" w:hAnsi="Arial" w:cs="Arial"/>
        </w:rPr>
        <w:fldChar w:fldCharType="separate"/>
      </w:r>
      <w:r>
        <w:rPr>
          <w:rFonts w:ascii="Arial" w:hAnsi="Arial" w:cs="Arial"/>
        </w:rPr>
        <w:t>52</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_Toc20893 </w:instrText>
      </w:r>
      <w:r>
        <w:rPr>
          <w:rFonts w:ascii="Arial" w:hAnsi="Arial" w:cs="Arial"/>
        </w:rPr>
        <w:fldChar w:fldCharType="separate"/>
      </w:r>
      <w:r>
        <w:rPr>
          <w:rFonts w:hint="default" w:ascii="Arial" w:hAnsi="Arial" w:cs="Arial"/>
        </w:rPr>
        <w:t>图</w:t>
      </w:r>
      <w:r>
        <w:rPr>
          <w:rFonts w:ascii="Arial" w:hAnsi="Arial" w:cs="Arial"/>
        </w:rPr>
        <w:t xml:space="preserve">4.3 </w:t>
      </w:r>
      <w:r>
        <w:rPr>
          <w:rFonts w:hint="default" w:ascii="Arial" w:hAnsi="Arial" w:cs="Arial"/>
        </w:rPr>
        <w:t>中文繁简体转换命令</w:t>
      </w:r>
      <w:r>
        <w:rPr>
          <w:rFonts w:ascii="Arial" w:hAnsi="Arial" w:cs="Arial"/>
        </w:rPr>
        <w:tab/>
      </w:r>
      <w:r>
        <w:rPr>
          <w:rFonts w:ascii="Arial" w:hAnsi="Arial" w:cs="Arial"/>
        </w:rPr>
        <w:fldChar w:fldCharType="begin"/>
      </w:r>
      <w:r>
        <w:rPr>
          <w:rFonts w:ascii="Arial" w:hAnsi="Arial" w:cs="Arial"/>
        </w:rPr>
        <w:instrText xml:space="preserve"> PAGEREF _Toc20893 </w:instrText>
      </w:r>
      <w:r>
        <w:rPr>
          <w:rFonts w:ascii="Arial" w:hAnsi="Arial" w:cs="Arial"/>
        </w:rPr>
        <w:fldChar w:fldCharType="separate"/>
      </w:r>
      <w:r>
        <w:rPr>
          <w:rFonts w:ascii="Arial" w:hAnsi="Arial" w:cs="Arial"/>
        </w:rPr>
        <w:t>53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_Toc21681 </w:instrText>
      </w:r>
      <w:r>
        <w:rPr>
          <w:rFonts w:ascii="Arial" w:hAnsi="Arial" w:cs="Arial"/>
        </w:rPr>
        <w:fldChar w:fldCharType="separate"/>
      </w:r>
      <w:r>
        <w:rPr>
          <w:rFonts w:hint="default" w:ascii="Arial" w:hAnsi="Arial" w:cs="Arial"/>
        </w:rPr>
        <w:t>图</w:t>
      </w:r>
      <w:r>
        <w:rPr>
          <w:rFonts w:ascii="Arial" w:hAnsi="Arial" w:cs="Arial"/>
        </w:rPr>
        <w:t>4.4 BatchManager</w:t>
      </w:r>
      <w:r>
        <w:rPr>
          <w:rFonts w:hint="default" w:ascii="Arial" w:hAnsi="Arial" w:cs="Arial"/>
        </w:rPr>
        <w:t>类实现</w:t>
      </w:r>
      <w:r>
        <w:rPr>
          <w:rFonts w:ascii="Arial" w:hAnsi="Arial" w:cs="Arial"/>
        </w:rPr>
        <w:tab/>
      </w:r>
      <w:r>
        <w:rPr>
          <w:rFonts w:ascii="Arial" w:hAnsi="Arial" w:cs="Arial"/>
        </w:rPr>
        <w:fldChar w:fldCharType="begin"/>
      </w:r>
      <w:r>
        <w:rPr>
          <w:rFonts w:ascii="Arial" w:hAnsi="Arial" w:cs="Arial"/>
        </w:rPr>
        <w:instrText xml:space="preserve"> PAGEREF _Toc21681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_Toc7533 </w:instrText>
      </w:r>
      <w:r>
        <w:rPr>
          <w:rFonts w:ascii="Arial" w:hAnsi="Arial" w:cs="Arial"/>
        </w:rPr>
        <w:fldChar w:fldCharType="separate"/>
      </w:r>
      <w:r>
        <w:rPr>
          <w:rFonts w:hint="default" w:ascii="Arial" w:hAnsi="Arial" w:cs="Arial"/>
        </w:rPr>
        <w:t>图</w:t>
      </w:r>
      <w:r>
        <w:rPr>
          <w:rFonts w:ascii="Arial" w:hAnsi="Arial" w:cs="Arial"/>
        </w:rPr>
        <w:t>4.5 word2vec</w:t>
      </w:r>
      <w:r>
        <w:rPr>
          <w:rFonts w:hint="default" w:ascii="Arial" w:hAnsi="Arial" w:cs="Arial"/>
        </w:rPr>
        <w:t>词向量实现</w:t>
      </w:r>
      <w:r>
        <w:rPr>
          <w:rFonts w:ascii="Arial" w:hAnsi="Arial" w:cs="Arial"/>
        </w:rPr>
        <w:tab/>
      </w:r>
      <w:r>
        <w:rPr>
          <w:rFonts w:ascii="Arial" w:hAnsi="Arial" w:cs="Arial"/>
        </w:rPr>
        <w:fldChar w:fldCharType="begin"/>
      </w:r>
      <w:r>
        <w:rPr>
          <w:rFonts w:ascii="Arial" w:hAnsi="Arial" w:cs="Arial"/>
        </w:rPr>
        <w:instrText xml:space="preserve"> PAGEREF _Toc7533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_Toc4927 </w:instrText>
      </w:r>
      <w:r>
        <w:rPr>
          <w:rFonts w:ascii="Arial" w:hAnsi="Arial" w:cs="Arial"/>
        </w:rPr>
        <w:fldChar w:fldCharType="separate"/>
      </w:r>
      <w:r>
        <w:rPr>
          <w:rFonts w:hint="default" w:ascii="Arial" w:hAnsi="Arial" w:cs="Arial"/>
        </w:rPr>
        <w:t>图</w:t>
      </w:r>
      <w:r>
        <w:rPr>
          <w:rFonts w:ascii="Arial" w:hAnsi="Arial" w:cs="Arial"/>
        </w:rPr>
        <w:t xml:space="preserve">4.6 </w:t>
      </w:r>
      <w:r>
        <w:rPr>
          <w:rFonts w:hint="default" w:ascii="Arial" w:hAnsi="Arial" w:cs="Arial"/>
        </w:rPr>
        <w:t>词表和标签列表的存储实现</w:t>
      </w:r>
      <w:r>
        <w:rPr>
          <w:rFonts w:ascii="Arial" w:hAnsi="Arial" w:cs="Arial"/>
        </w:rPr>
        <w:tab/>
      </w:r>
      <w:r>
        <w:rPr>
          <w:rFonts w:ascii="Arial" w:hAnsi="Arial" w:cs="Arial"/>
        </w:rPr>
        <w:fldChar w:fldCharType="begin"/>
      </w:r>
      <w:r>
        <w:rPr>
          <w:rFonts w:ascii="Arial" w:hAnsi="Arial" w:cs="Arial"/>
        </w:rPr>
        <w:instrText xml:space="preserve"> PAGEREF _Toc4927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_Toc12263 </w:instrText>
      </w:r>
      <w:r>
        <w:rPr>
          <w:rFonts w:ascii="Arial" w:hAnsi="Arial" w:cs="Arial"/>
        </w:rPr>
        <w:fldChar w:fldCharType="separate"/>
      </w:r>
      <w:r>
        <w:rPr>
          <w:rFonts w:hint="default" w:ascii="Arial" w:hAnsi="Arial" w:cs="Arial"/>
        </w:rPr>
        <w:t>图</w:t>
      </w:r>
      <w:r>
        <w:rPr>
          <w:rFonts w:ascii="Arial" w:hAnsi="Arial" w:cs="Arial"/>
        </w:rPr>
        <w:t xml:space="preserve">4.7 </w:t>
      </w:r>
      <w:r>
        <w:rPr>
          <w:rFonts w:hint="default" w:ascii="Arial" w:hAnsi="Arial" w:cs="Arial"/>
        </w:rPr>
        <w:t>基于</w:t>
      </w:r>
      <w:r>
        <w:rPr>
          <w:rFonts w:ascii="Arial" w:hAnsi="Arial" w:cs="Arial"/>
        </w:rPr>
        <w:t>word2vec</w:t>
      </w:r>
      <w:r>
        <w:rPr>
          <w:rFonts w:hint="default" w:ascii="Arial" w:hAnsi="Arial" w:cs="Arial"/>
        </w:rPr>
        <w:t>的命名实体识别模型训练代码</w:t>
      </w:r>
      <w:r>
        <w:rPr>
          <w:rFonts w:ascii="Arial" w:hAnsi="Arial" w:cs="Arial"/>
        </w:rPr>
        <w:tab/>
      </w:r>
      <w:r>
        <w:rPr>
          <w:rFonts w:ascii="Arial" w:hAnsi="Arial" w:cs="Arial"/>
        </w:rPr>
        <w:fldChar w:fldCharType="begin"/>
      </w:r>
      <w:r>
        <w:rPr>
          <w:rFonts w:ascii="Arial" w:hAnsi="Arial" w:cs="Arial"/>
        </w:rPr>
        <w:instrText xml:space="preserve"> PAGEREF _Toc12263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_Toc21764 </w:instrText>
      </w:r>
      <w:r>
        <w:rPr>
          <w:rFonts w:ascii="Arial" w:hAnsi="Arial" w:cs="Arial"/>
        </w:rPr>
        <w:fldChar w:fldCharType="separate"/>
      </w:r>
      <w:r>
        <w:rPr>
          <w:rFonts w:hint="default" w:ascii="Arial" w:hAnsi="Arial" w:cs="Arial"/>
        </w:rPr>
        <w:t>图</w:t>
      </w:r>
      <w:r>
        <w:rPr>
          <w:rFonts w:ascii="Arial" w:hAnsi="Arial" w:cs="Arial"/>
        </w:rPr>
        <w:t xml:space="preserve">4.8 </w:t>
      </w:r>
      <w:r>
        <w:rPr>
          <w:rFonts w:hint="default" w:ascii="Arial" w:hAnsi="Arial" w:cs="Arial"/>
        </w:rPr>
        <w:t>基于</w:t>
      </w:r>
      <w:r>
        <w:rPr>
          <w:rFonts w:ascii="Arial" w:hAnsi="Arial" w:cs="Arial"/>
        </w:rPr>
        <w:t>word2vec</w:t>
      </w:r>
      <w:r>
        <w:rPr>
          <w:rFonts w:hint="default" w:ascii="Arial" w:hAnsi="Arial" w:cs="Arial"/>
        </w:rPr>
        <w:t>的命名实体识别模型结构实现</w:t>
      </w:r>
      <w:r>
        <w:rPr>
          <w:rFonts w:ascii="Arial" w:hAnsi="Arial" w:cs="Arial"/>
        </w:rPr>
        <w:tab/>
      </w:r>
      <w:r>
        <w:rPr>
          <w:rFonts w:ascii="Arial" w:hAnsi="Arial" w:cs="Arial"/>
        </w:rPr>
        <w:fldChar w:fldCharType="begin"/>
      </w:r>
      <w:r>
        <w:rPr>
          <w:rFonts w:ascii="Arial" w:hAnsi="Arial" w:cs="Arial"/>
        </w:rPr>
        <w:instrText xml:space="preserve"> PAGEREF _Toc21764 </w:instrText>
      </w:r>
      <w:r>
        <w:rPr>
          <w:rFonts w:ascii="Arial" w:hAnsi="Arial" w:cs="Arial"/>
        </w:rPr>
        <w:fldChar w:fldCharType="separate"/>
      </w:r>
      <w:r>
        <w:rPr>
          <w:rFonts w:ascii="Arial" w:hAnsi="Arial" w:cs="Arial"/>
        </w:rPr>
        <w:t>57</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_Toc21535 </w:instrText>
      </w:r>
      <w:r>
        <w:rPr>
          <w:rFonts w:ascii="Arial" w:hAnsi="Arial" w:cs="Arial"/>
        </w:rPr>
        <w:fldChar w:fldCharType="separate"/>
      </w:r>
      <w:r>
        <w:rPr>
          <w:rFonts w:hint="default" w:ascii="Arial" w:hAnsi="Arial" w:cs="Arial"/>
        </w:rPr>
        <w:t>图</w:t>
      </w:r>
      <w:r>
        <w:rPr>
          <w:rFonts w:ascii="Arial" w:hAnsi="Arial" w:cs="Arial"/>
        </w:rPr>
        <w:t xml:space="preserve">4.9 </w:t>
      </w:r>
      <w:r>
        <w:rPr>
          <w:rFonts w:hint="default" w:ascii="Arial" w:hAnsi="Arial" w:cs="Arial"/>
        </w:rPr>
        <w:t>自定义处理器</w:t>
      </w:r>
      <w:r>
        <w:rPr>
          <w:rFonts w:ascii="Arial" w:hAnsi="Arial" w:cs="Arial"/>
        </w:rPr>
        <w:t>NerProcessor</w:t>
      </w:r>
      <w:r>
        <w:rPr>
          <w:rFonts w:hint="default" w:ascii="Arial" w:hAnsi="Arial" w:cs="Arial"/>
        </w:rPr>
        <w:t>的实现</w:t>
      </w:r>
      <w:r>
        <w:rPr>
          <w:rFonts w:ascii="Arial" w:hAnsi="Arial" w:cs="Arial"/>
        </w:rPr>
        <w:tab/>
      </w:r>
      <w:r>
        <w:rPr>
          <w:rFonts w:ascii="Arial" w:hAnsi="Arial" w:cs="Arial"/>
        </w:rPr>
        <w:fldChar w:fldCharType="begin"/>
      </w:r>
      <w:r>
        <w:rPr>
          <w:rFonts w:ascii="Arial" w:hAnsi="Arial" w:cs="Arial"/>
        </w:rPr>
        <w:instrText xml:space="preserve"> PAGEREF _Toc21535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_Toc11365 </w:instrText>
      </w:r>
      <w:r>
        <w:rPr>
          <w:rFonts w:ascii="Arial" w:hAnsi="Arial" w:cs="Arial"/>
        </w:rPr>
        <w:fldChar w:fldCharType="separate"/>
      </w:r>
      <w:r>
        <w:rPr>
          <w:rFonts w:hint="default" w:ascii="Arial" w:hAnsi="Arial" w:cs="Arial"/>
        </w:rPr>
        <w:t>图</w:t>
      </w:r>
      <w:r>
        <w:rPr>
          <w:rFonts w:ascii="Arial" w:hAnsi="Arial" w:cs="Arial"/>
        </w:rPr>
        <w:t>4.10 BERT</w:t>
      </w:r>
      <w:r>
        <w:rPr>
          <w:rFonts w:hint="default" w:ascii="Arial" w:hAnsi="Arial" w:cs="Arial"/>
        </w:rPr>
        <w:t>模型加载和输入文本表征获取的实现</w:t>
      </w:r>
      <w:r>
        <w:rPr>
          <w:rFonts w:ascii="Arial" w:hAnsi="Arial" w:cs="Arial"/>
        </w:rPr>
        <w:tab/>
      </w:r>
      <w:r>
        <w:rPr>
          <w:rFonts w:ascii="Arial" w:hAnsi="Arial" w:cs="Arial"/>
        </w:rPr>
        <w:fldChar w:fldCharType="begin"/>
      </w:r>
      <w:r>
        <w:rPr>
          <w:rFonts w:ascii="Arial" w:hAnsi="Arial" w:cs="Arial"/>
        </w:rPr>
        <w:instrText xml:space="preserve"> PAGEREF _Toc11365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 </w:instrText>
      </w:r>
      <w:r>
        <w:rPr>
          <w:rFonts w:ascii="Arial" w:hAnsi="Arial" w:cs="Arial"/>
        </w:rPr>
        <w:fldChar w:fldCharType="separate"/>
      </w:r>
      <w:r>
        <w:rPr>
          <w:rFonts w:hint="default" w:ascii="Arial" w:hAnsi="Arial" w:cs="Arial"/>
        </w:rPr>
        <w:t>图</w:t>
      </w:r>
      <w:r>
        <w:rPr>
          <w:rFonts w:ascii="Arial" w:hAnsi="Arial" w:cs="Arial"/>
        </w:rPr>
        <w:t xml:space="preserve">4.11 </w:t>
      </w:r>
      <w:r>
        <w:rPr>
          <w:rFonts w:hint="default" w:ascii="Arial" w:hAnsi="Arial" w:cs="Arial"/>
        </w:rPr>
        <w:t>关系抽取模型训练流程代码</w:t>
      </w:r>
      <w:r>
        <w:rPr>
          <w:rFonts w:ascii="Arial" w:hAnsi="Arial" w:cs="Arial"/>
        </w:rPr>
        <w:tab/>
      </w:r>
      <w:r>
        <w:rPr>
          <w:rFonts w:ascii="Arial" w:hAnsi="Arial" w:cs="Arial"/>
        </w:rPr>
        <w:fldChar w:fldCharType="begin"/>
      </w:r>
      <w:r>
        <w:rPr>
          <w:rFonts w:ascii="Arial" w:hAnsi="Arial" w:cs="Arial"/>
        </w:rPr>
        <w:instrText xml:space="preserve"> PAGEREF _Toc2 </w:instrText>
      </w:r>
      <w:r>
        <w:rPr>
          <w:rFonts w:ascii="Arial" w:hAnsi="Arial" w:cs="Arial"/>
        </w:rPr>
        <w:fldChar w:fldCharType="separate"/>
      </w:r>
      <w:r>
        <w:rPr>
          <w:rFonts w:ascii="Arial" w:hAnsi="Arial" w:cs="Arial"/>
        </w:rPr>
        <w:t>61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_Toc6222 </w:instrText>
      </w:r>
      <w:r>
        <w:rPr>
          <w:rFonts w:ascii="Arial" w:hAnsi="Arial" w:cs="Arial"/>
        </w:rPr>
        <w:fldChar w:fldCharType="separate"/>
      </w:r>
      <w:r>
        <w:rPr>
          <w:rFonts w:hint="default" w:ascii="Arial" w:hAnsi="Arial" w:cs="Arial"/>
        </w:rPr>
        <w:t>图</w:t>
      </w:r>
      <w:r>
        <w:rPr>
          <w:rFonts w:ascii="Arial" w:hAnsi="Arial" w:cs="Arial"/>
        </w:rPr>
        <w:t>4.12 ResCNN</w:t>
      </w:r>
      <w:r>
        <w:rPr>
          <w:rFonts w:hint="default" w:ascii="Arial" w:hAnsi="Arial" w:cs="Arial"/>
        </w:rPr>
        <w:t>网络层的实现</w:t>
      </w:r>
      <w:r>
        <w:rPr>
          <w:rFonts w:ascii="Arial" w:hAnsi="Arial" w:cs="Arial"/>
        </w:rPr>
        <w:tab/>
      </w:r>
      <w:r>
        <w:rPr>
          <w:rFonts w:ascii="Arial" w:hAnsi="Arial" w:cs="Arial"/>
        </w:rPr>
        <w:fldChar w:fldCharType="begin"/>
      </w:r>
      <w:r>
        <w:rPr>
          <w:rFonts w:ascii="Arial" w:hAnsi="Arial" w:cs="Arial"/>
        </w:rPr>
        <w:instrText xml:space="preserve"> PAGEREF _Toc6222 </w:instrText>
      </w:r>
      <w:r>
        <w:rPr>
          <w:rFonts w:ascii="Arial" w:hAnsi="Arial" w:cs="Arial"/>
        </w:rPr>
        <w:fldChar w:fldCharType="separate"/>
      </w:r>
      <w:r>
        <w:rPr>
          <w:rFonts w:ascii="Arial" w:hAnsi="Arial" w:cs="Arial"/>
        </w:rPr>
        <w:t>62</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_Toc23732 </w:instrText>
      </w:r>
      <w:r>
        <w:rPr>
          <w:rFonts w:ascii="Arial" w:hAnsi="Arial" w:cs="Arial"/>
        </w:rPr>
        <w:fldChar w:fldCharType="separate"/>
      </w:r>
      <w:r>
        <w:rPr>
          <w:rFonts w:hint="default" w:ascii="Arial" w:hAnsi="Arial" w:cs="Arial"/>
        </w:rPr>
        <w:t>图</w:t>
      </w:r>
      <w:r>
        <w:rPr>
          <w:rFonts w:ascii="Arial" w:hAnsi="Arial" w:cs="Arial"/>
        </w:rPr>
        <w:t xml:space="preserve">4.13 </w:t>
      </w:r>
      <w:r>
        <w:rPr>
          <w:rFonts w:hint="default" w:ascii="Arial" w:hAnsi="Arial" w:cs="Arial"/>
        </w:rPr>
        <w:t>关系抽取模型分类器的实现</w:t>
      </w:r>
      <w:r>
        <w:rPr>
          <w:rFonts w:ascii="Arial" w:hAnsi="Arial" w:cs="Arial"/>
        </w:rPr>
        <w:tab/>
      </w:r>
      <w:r>
        <w:rPr>
          <w:rFonts w:ascii="Arial" w:hAnsi="Arial" w:cs="Arial"/>
        </w:rPr>
        <w:fldChar w:fldCharType="begin"/>
      </w:r>
      <w:r>
        <w:rPr>
          <w:rFonts w:ascii="Arial" w:hAnsi="Arial" w:cs="Arial"/>
        </w:rPr>
        <w:instrText xml:space="preserve"> PAGEREF _Toc23732 </w:instrText>
      </w:r>
      <w:r>
        <w:rPr>
          <w:rFonts w:ascii="Arial" w:hAnsi="Arial" w:cs="Arial"/>
        </w:rPr>
        <w:fldChar w:fldCharType="separate"/>
      </w:r>
      <w:r>
        <w:rPr>
          <w:rFonts w:ascii="Arial" w:hAnsi="Arial" w:cs="Arial"/>
        </w:rPr>
        <w:t>63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_Toc21394 </w:instrText>
      </w:r>
      <w:r>
        <w:rPr>
          <w:rFonts w:ascii="Arial" w:hAnsi="Arial" w:cs="Arial"/>
        </w:rPr>
        <w:fldChar w:fldCharType="separate"/>
      </w:r>
      <w:r>
        <w:rPr>
          <w:rFonts w:hint="default" w:ascii="Arial" w:hAnsi="Arial" w:cs="Arial"/>
        </w:rPr>
        <w:t>图</w:t>
      </w:r>
      <w:r>
        <w:rPr>
          <w:rFonts w:ascii="Arial" w:hAnsi="Arial" w:cs="Arial"/>
        </w:rPr>
        <w:t>4.14 ckpt</w:t>
      </w:r>
      <w:r>
        <w:rPr>
          <w:rFonts w:hint="default" w:ascii="Arial" w:hAnsi="Arial" w:cs="Arial"/>
        </w:rPr>
        <w:t>格式转</w:t>
      </w:r>
      <w:r>
        <w:rPr>
          <w:rFonts w:ascii="Arial" w:hAnsi="Arial" w:cs="Arial"/>
        </w:rPr>
        <w:t>pb</w:t>
      </w:r>
      <w:r>
        <w:rPr>
          <w:rFonts w:hint="default" w:ascii="Arial" w:hAnsi="Arial" w:cs="Arial"/>
        </w:rPr>
        <w:t>格式的实现</w:t>
      </w:r>
      <w:r>
        <w:rPr>
          <w:rFonts w:ascii="Arial" w:hAnsi="Arial" w:cs="Arial"/>
        </w:rPr>
        <w:tab/>
      </w:r>
      <w:r>
        <w:rPr>
          <w:rFonts w:ascii="Arial" w:hAnsi="Arial" w:cs="Arial"/>
        </w:rPr>
        <w:fldChar w:fldCharType="begin"/>
      </w:r>
      <w:r>
        <w:rPr>
          <w:rFonts w:ascii="Arial" w:hAnsi="Arial" w:cs="Arial"/>
        </w:rPr>
        <w:instrText xml:space="preserve"> PAGEREF _Toc21394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_Toc7924 </w:instrText>
      </w:r>
      <w:r>
        <w:rPr>
          <w:rFonts w:ascii="Arial" w:hAnsi="Arial" w:cs="Arial"/>
        </w:rPr>
        <w:fldChar w:fldCharType="separate"/>
      </w:r>
      <w:r>
        <w:rPr>
          <w:rFonts w:hint="default" w:ascii="Arial" w:hAnsi="Arial" w:cs="Arial"/>
        </w:rPr>
        <w:t>图</w:t>
      </w:r>
      <w:r>
        <w:rPr>
          <w:rFonts w:ascii="Arial" w:hAnsi="Arial" w:cs="Arial"/>
        </w:rPr>
        <w:t xml:space="preserve">4.15 </w:t>
      </w:r>
      <w:r>
        <w:rPr>
          <w:rFonts w:hint="default" w:ascii="Arial" w:hAnsi="Arial" w:cs="Arial"/>
        </w:rPr>
        <w:t>利用</w:t>
      </w:r>
      <w:r>
        <w:rPr>
          <w:rFonts w:ascii="Arial" w:hAnsi="Arial" w:cs="Arial"/>
        </w:rPr>
        <w:t>Dockerfile</w:t>
      </w:r>
      <w:r>
        <w:rPr>
          <w:rFonts w:hint="default" w:ascii="Arial" w:hAnsi="Arial" w:cs="Arial"/>
        </w:rPr>
        <w:t>构建镜像</w:t>
      </w:r>
      <w:r>
        <w:rPr>
          <w:rFonts w:ascii="Arial" w:hAnsi="Arial" w:cs="Arial"/>
        </w:rPr>
        <w:tab/>
      </w:r>
      <w:r>
        <w:rPr>
          <w:rFonts w:ascii="Arial" w:hAnsi="Arial" w:cs="Arial"/>
        </w:rPr>
        <w:fldChar w:fldCharType="begin"/>
      </w:r>
      <w:r>
        <w:rPr>
          <w:rFonts w:ascii="Arial" w:hAnsi="Arial" w:cs="Arial"/>
        </w:rPr>
        <w:instrText xml:space="preserve"> PAGEREF _Toc7924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_Toc30795 </w:instrText>
      </w:r>
      <w:r>
        <w:rPr>
          <w:rFonts w:ascii="Arial" w:hAnsi="Arial" w:cs="Arial"/>
        </w:rPr>
        <w:fldChar w:fldCharType="separate"/>
      </w:r>
      <w:r>
        <w:rPr>
          <w:rFonts w:hint="default" w:ascii="Arial" w:hAnsi="Arial" w:cs="Arial"/>
        </w:rPr>
        <w:t>图</w:t>
      </w:r>
      <w:r>
        <w:rPr>
          <w:rFonts w:ascii="Arial" w:hAnsi="Arial" w:cs="Arial"/>
        </w:rPr>
        <w:t xml:space="preserve">4.16 </w:t>
      </w:r>
      <w:r>
        <w:rPr>
          <w:rFonts w:hint="default" w:ascii="Arial" w:hAnsi="Arial" w:cs="Arial"/>
        </w:rPr>
        <w:t>制作镜像和启动容器命令</w:t>
      </w:r>
      <w:r>
        <w:rPr>
          <w:rFonts w:ascii="Arial" w:hAnsi="Arial" w:cs="Arial"/>
        </w:rPr>
        <w:tab/>
      </w:r>
      <w:r>
        <w:rPr>
          <w:rFonts w:ascii="Arial" w:hAnsi="Arial" w:cs="Arial"/>
        </w:rPr>
        <w:fldChar w:fldCharType="begin"/>
      </w:r>
      <w:r>
        <w:rPr>
          <w:rFonts w:ascii="Arial" w:hAnsi="Arial" w:cs="Arial"/>
        </w:rPr>
        <w:instrText xml:space="preserve"> PAGEREF _Toc30795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_Toc6018 </w:instrText>
      </w:r>
      <w:r>
        <w:rPr>
          <w:rFonts w:ascii="Arial" w:hAnsi="Arial" w:cs="Arial"/>
        </w:rPr>
        <w:fldChar w:fldCharType="separate"/>
      </w:r>
      <w:r>
        <w:rPr>
          <w:rFonts w:hint="default" w:ascii="Arial" w:hAnsi="Arial" w:cs="Arial"/>
        </w:rPr>
        <w:t>图</w:t>
      </w:r>
      <w:r>
        <w:rPr>
          <w:rFonts w:ascii="Arial" w:hAnsi="Arial" w:cs="Arial"/>
        </w:rPr>
        <w:t xml:space="preserve">4.17 </w:t>
      </w:r>
      <w:r>
        <w:rPr>
          <w:rFonts w:hint="default" w:ascii="Arial" w:hAnsi="Arial" w:cs="Arial"/>
        </w:rPr>
        <w:t>服务器</w:t>
      </w:r>
      <w:r>
        <w:rPr>
          <w:rFonts w:ascii="Arial" w:hAnsi="Arial" w:cs="Arial"/>
        </w:rPr>
        <w:t>pod</w:t>
      </w:r>
      <w:r>
        <w:rPr>
          <w:rFonts w:hint="default" w:ascii="Arial" w:hAnsi="Arial" w:cs="Arial"/>
        </w:rPr>
        <w:t>的</w:t>
      </w:r>
      <w:r>
        <w:rPr>
          <w:rFonts w:ascii="Arial" w:hAnsi="Arial" w:cs="Arial"/>
        </w:rPr>
        <w:t>yaml</w:t>
      </w:r>
      <w:r>
        <w:rPr>
          <w:rFonts w:hint="default" w:ascii="Arial" w:hAnsi="Arial" w:cs="Arial"/>
        </w:rPr>
        <w:t>文件部分内容</w:t>
      </w:r>
      <w:r>
        <w:rPr>
          <w:rFonts w:ascii="Arial" w:hAnsi="Arial" w:cs="Arial"/>
        </w:rPr>
        <w:tab/>
      </w:r>
      <w:r>
        <w:rPr>
          <w:rFonts w:ascii="Arial" w:hAnsi="Arial" w:cs="Arial"/>
        </w:rPr>
        <w:fldChar w:fldCharType="begin"/>
      </w:r>
      <w:r>
        <w:rPr>
          <w:rFonts w:ascii="Arial" w:hAnsi="Arial" w:cs="Arial"/>
        </w:rPr>
        <w:instrText xml:space="preserve"> PAGEREF _Toc6018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_Toc24342 </w:instrText>
      </w:r>
      <w:r>
        <w:rPr>
          <w:rFonts w:ascii="Arial" w:hAnsi="Arial" w:cs="Arial"/>
        </w:rPr>
        <w:fldChar w:fldCharType="separate"/>
      </w:r>
      <w:r>
        <w:rPr>
          <w:rFonts w:hint="default" w:ascii="Arial" w:hAnsi="Arial" w:cs="Arial"/>
        </w:rPr>
        <w:t>图</w:t>
      </w:r>
      <w:r>
        <w:rPr>
          <w:rFonts w:ascii="Arial" w:hAnsi="Arial" w:cs="Arial"/>
        </w:rPr>
        <w:t xml:space="preserve">4.18 </w:t>
      </w:r>
      <w:r>
        <w:rPr>
          <w:rFonts w:hint="default" w:ascii="Arial" w:hAnsi="Arial" w:cs="Arial"/>
        </w:rPr>
        <w:t>查看</w:t>
      </w:r>
      <w:r>
        <w:rPr>
          <w:rFonts w:ascii="Arial" w:hAnsi="Arial" w:cs="Arial"/>
        </w:rPr>
        <w:t>pod</w:t>
      </w:r>
      <w:r>
        <w:rPr>
          <w:rFonts w:hint="default" w:ascii="Arial" w:hAnsi="Arial" w:cs="Arial"/>
        </w:rPr>
        <w:t>运行状态</w:t>
      </w:r>
      <w:r>
        <w:rPr>
          <w:rFonts w:ascii="Arial" w:hAnsi="Arial" w:cs="Arial"/>
        </w:rPr>
        <w:tab/>
      </w:r>
      <w:r>
        <w:rPr>
          <w:rFonts w:ascii="Arial" w:hAnsi="Arial" w:cs="Arial"/>
        </w:rPr>
        <w:fldChar w:fldCharType="begin"/>
      </w:r>
      <w:r>
        <w:rPr>
          <w:rFonts w:ascii="Arial" w:hAnsi="Arial" w:cs="Arial"/>
        </w:rPr>
        <w:instrText xml:space="preserve"> PAGEREF _Toc24342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pStyle w:val="16"/>
        <w:tabs>
          <w:tab w:val="right" w:leader="dot" w:pos="8306"/>
        </w:tabs>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4.19 </w:t>
      </w:r>
      <w:r>
        <w:rPr>
          <w:rFonts w:hint="default" w:ascii="Arial" w:hAnsi="Arial" w:cs="Arial"/>
        </w:rPr>
        <w:t>命名实体识别服务返回结果示例</w:t>
      </w:r>
      <w:r>
        <w:rPr>
          <w:rFonts w:ascii="Arial" w:hAnsi="Arial" w:cs="Arial"/>
        </w:rPr>
        <w:tab/>
      </w:r>
      <w:r>
        <w:rPr>
          <w:rFonts w:ascii="Arial" w:hAnsi="Arial" w:cs="Arial"/>
        </w:rPr>
        <w:fldChar w:fldCharType="begin"/>
      </w:r>
      <w:r>
        <w:rPr>
          <w:rFonts w:ascii="Arial" w:hAnsi="Arial" w:cs="Arial"/>
        </w:rPr>
        <w:instrText xml:space="preserve"> PAGEREF _Toc25567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120" w:name="_Toc28089_WPSOffice_Level1"/>
    </w:p>
    <w:p>
      <w:pPr>
        <w:pStyle w:val="2"/>
        <w:spacing w:line="579" w:lineRule="auto"/>
        <w:jc w:val="center"/>
        <w:rPr>
          <w:rStyle w:val="24"/>
          <w:sz w:val="44"/>
          <w:szCs w:val="44"/>
        </w:rPr>
      </w:pPr>
      <w:r>
        <w:rPr>
          <w:rFonts w:ascii="Arial" w:hAnsi="Arial" w:cs="Arial"/>
        </w:rPr>
        <w:br w:type="page"/>
      </w:r>
      <w:r>
        <w:rPr>
          <w:rFonts w:hint="eastAsia" w:ascii="黑体" w:hAnsi="黑体" w:eastAsia="黑体" w:cs="黑体"/>
        </w:rPr>
        <w:t>表目录</w:t>
      </w:r>
      <w:bookmarkEnd w:id="120"/>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ascii="Arial" w:hAnsi="Arial" w:cs="Arial"/>
          <w:sz w:val="21"/>
          <w:szCs w:val="21"/>
        </w:rPr>
        <w:fldChar w:fldCharType="begin"/>
      </w:r>
      <w:r>
        <w:rPr>
          <w:rFonts w:ascii="Arial" w:hAnsi="Arial" w:cs="Arial"/>
          <w:sz w:val="21"/>
          <w:szCs w:val="21"/>
        </w:rPr>
        <w:instrText xml:space="preserve"> HYPERLINK \l _Toc24368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1.1 </w:t>
      </w:r>
      <w:r>
        <w:rPr>
          <w:rFonts w:hint="default" w:ascii="Arial" w:hAnsi="Arial" w:cs="Arial"/>
          <w:sz w:val="21"/>
          <w:szCs w:val="21"/>
        </w:rPr>
        <w:t>常用命名实体识别方法汇总</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_Toc24368 </w:instrText>
      </w:r>
      <w:r>
        <w:rPr>
          <w:rFonts w:ascii="Arial" w:hAnsi="Arial" w:cs="Arial"/>
          <w:sz w:val="21"/>
          <w:szCs w:val="21"/>
        </w:rPr>
        <w:fldChar w:fldCharType="separate"/>
      </w:r>
      <w:r>
        <w:rPr>
          <w:rFonts w:ascii="Arial" w:hAnsi="Arial" w:cs="Arial"/>
          <w:sz w:val="21"/>
          <w:szCs w:val="21"/>
        </w:rPr>
        <w:t>12</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_Toc4990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1.2 </w:t>
      </w:r>
      <w:r>
        <w:rPr>
          <w:rFonts w:hint="default" w:ascii="Arial" w:hAnsi="Arial" w:cs="Arial"/>
          <w:sz w:val="21"/>
          <w:szCs w:val="21"/>
        </w:rPr>
        <w:t>关系抽取方法汇总</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_Toc4990 </w:instrText>
      </w:r>
      <w:r>
        <w:rPr>
          <w:rFonts w:ascii="Arial" w:hAnsi="Arial" w:cs="Arial"/>
          <w:sz w:val="21"/>
          <w:szCs w:val="21"/>
        </w:rPr>
        <w:fldChar w:fldCharType="separate"/>
      </w:r>
      <w:r>
        <w:rPr>
          <w:rFonts w:ascii="Arial" w:hAnsi="Arial" w:cs="Arial"/>
          <w:sz w:val="21"/>
          <w:szCs w:val="21"/>
        </w:rPr>
        <w:t>14</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_Toc12365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3.1 </w:t>
      </w:r>
      <w:r>
        <w:rPr>
          <w:rFonts w:hint="default" w:ascii="Arial" w:hAnsi="Arial" w:cs="Arial"/>
          <w:sz w:val="21"/>
          <w:szCs w:val="21"/>
        </w:rPr>
        <w:t>数据预处理用例描述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_Toc12365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_Toc23334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3.2 </w:t>
      </w:r>
      <w:r>
        <w:rPr>
          <w:rFonts w:hint="default" w:ascii="Arial" w:hAnsi="Arial" w:cs="Arial"/>
          <w:sz w:val="21"/>
          <w:szCs w:val="21"/>
        </w:rPr>
        <w:t>模型训练用例描述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_Toc23334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_Toc2939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3.3 </w:t>
      </w:r>
      <w:r>
        <w:rPr>
          <w:rFonts w:hint="default" w:ascii="Arial" w:hAnsi="Arial" w:cs="Arial"/>
          <w:sz w:val="21"/>
          <w:szCs w:val="21"/>
        </w:rPr>
        <w:t>模型测试用例描述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_Toc2939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_Toc2509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3.4 </w:t>
      </w:r>
      <w:r>
        <w:rPr>
          <w:rFonts w:hint="default" w:ascii="Arial" w:hAnsi="Arial" w:cs="Arial"/>
          <w:sz w:val="21"/>
          <w:szCs w:val="21"/>
        </w:rPr>
        <w:t>模型选择用例描述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_Toc2509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_Toc15126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3.5 </w:t>
      </w:r>
      <w:r>
        <w:rPr>
          <w:rFonts w:hint="default" w:ascii="Arial" w:hAnsi="Arial" w:cs="Arial"/>
          <w:sz w:val="21"/>
          <w:szCs w:val="21"/>
        </w:rPr>
        <w:t>信息抽取服务用例描述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_Toc15126 </w:instrText>
      </w:r>
      <w:r>
        <w:rPr>
          <w:rFonts w:ascii="Arial" w:hAnsi="Arial" w:cs="Arial"/>
          <w:sz w:val="21"/>
          <w:szCs w:val="21"/>
        </w:rPr>
        <w:fldChar w:fldCharType="separate"/>
      </w:r>
      <w:r>
        <w:rPr>
          <w:rFonts w:ascii="Arial" w:hAnsi="Arial" w:cs="Arial"/>
          <w:sz w:val="21"/>
          <w:szCs w:val="21"/>
        </w:rPr>
        <w:t>31</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_Toc21489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3.6 </w:t>
      </w:r>
      <w:r>
        <w:rPr>
          <w:rFonts w:hint="default" w:ascii="Arial" w:hAnsi="Arial" w:cs="Arial"/>
          <w:sz w:val="21"/>
          <w:szCs w:val="21"/>
        </w:rPr>
        <w:t>转移分数矩阵示例</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_Toc21489 </w:instrText>
      </w:r>
      <w:r>
        <w:rPr>
          <w:rFonts w:ascii="Arial" w:hAnsi="Arial" w:cs="Arial"/>
          <w:sz w:val="21"/>
          <w:szCs w:val="21"/>
        </w:rPr>
        <w:fldChar w:fldCharType="separate"/>
      </w:r>
      <w:r>
        <w:rPr>
          <w:rFonts w:ascii="Arial" w:hAnsi="Arial" w:cs="Arial"/>
          <w:sz w:val="21"/>
          <w:szCs w:val="21"/>
        </w:rPr>
        <w:t>44</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_Toc12012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4.1 </w:t>
      </w:r>
      <w:r>
        <w:rPr>
          <w:rFonts w:hint="default" w:ascii="Arial" w:hAnsi="Arial" w:cs="Arial"/>
          <w:sz w:val="21"/>
          <w:szCs w:val="21"/>
        </w:rPr>
        <w:t>关系标签列表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_Toc12012 </w:instrText>
      </w:r>
      <w:r>
        <w:rPr>
          <w:rFonts w:ascii="Arial" w:hAnsi="Arial" w:cs="Arial"/>
          <w:sz w:val="21"/>
          <w:szCs w:val="21"/>
        </w:rPr>
        <w:fldChar w:fldCharType="separate"/>
      </w:r>
      <w:r>
        <w:rPr>
          <w:rFonts w:ascii="Arial" w:hAnsi="Arial" w:cs="Arial"/>
          <w:sz w:val="21"/>
          <w:szCs w:val="21"/>
        </w:rPr>
        <w:t>52</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_Toc27211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4.2 </w:t>
      </w:r>
      <w:r>
        <w:rPr>
          <w:rFonts w:hint="default" w:ascii="Arial" w:hAnsi="Arial" w:cs="Arial"/>
          <w:sz w:val="21"/>
          <w:szCs w:val="21"/>
        </w:rPr>
        <w:t>基于</w:t>
      </w:r>
      <w:r>
        <w:rPr>
          <w:rFonts w:ascii="Arial" w:hAnsi="Arial" w:cs="Arial"/>
          <w:sz w:val="21"/>
          <w:szCs w:val="21"/>
        </w:rPr>
        <w:t>word2vec</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_Toc27211 </w:instrText>
      </w:r>
      <w:r>
        <w:rPr>
          <w:rFonts w:ascii="Arial" w:hAnsi="Arial" w:cs="Arial"/>
          <w:sz w:val="21"/>
          <w:szCs w:val="21"/>
        </w:rPr>
        <w:fldChar w:fldCharType="separate"/>
      </w:r>
      <w:r>
        <w:rPr>
          <w:rFonts w:ascii="Arial" w:hAnsi="Arial" w:cs="Arial"/>
          <w:sz w:val="21"/>
          <w:szCs w:val="21"/>
        </w:rPr>
        <w:t>55</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_Toc23658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4.3 </w:t>
      </w:r>
      <w:r>
        <w:rPr>
          <w:rFonts w:hint="default" w:ascii="Arial" w:hAnsi="Arial" w:cs="Arial"/>
          <w:sz w:val="21"/>
          <w:szCs w:val="21"/>
        </w:rPr>
        <w:t>基于</w:t>
      </w:r>
      <w:r>
        <w:rPr>
          <w:rFonts w:ascii="Arial" w:hAnsi="Arial" w:cs="Arial"/>
          <w:sz w:val="21"/>
          <w:szCs w:val="21"/>
        </w:rPr>
        <w:t>BERT</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_Toc23658 </w:instrText>
      </w:r>
      <w:r>
        <w:rPr>
          <w:rFonts w:ascii="Arial" w:hAnsi="Arial" w:cs="Arial"/>
          <w:sz w:val="21"/>
          <w:szCs w:val="21"/>
        </w:rPr>
        <w:fldChar w:fldCharType="separate"/>
      </w:r>
      <w:r>
        <w:rPr>
          <w:rFonts w:ascii="Arial" w:hAnsi="Arial" w:cs="Arial"/>
          <w:sz w:val="21"/>
          <w:szCs w:val="21"/>
        </w:rPr>
        <w:t>58</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_Toc15811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4.4  </w:t>
      </w:r>
      <w:r>
        <w:rPr>
          <w:rFonts w:hint="default" w:ascii="Arial" w:hAnsi="Arial" w:cs="Arial"/>
          <w:sz w:val="21"/>
          <w:szCs w:val="21"/>
        </w:rPr>
        <w:t>关系抽取模型超参数列表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_Toc15811 </w:instrText>
      </w:r>
      <w:r>
        <w:rPr>
          <w:rFonts w:ascii="Arial" w:hAnsi="Arial" w:cs="Arial"/>
          <w:sz w:val="21"/>
          <w:szCs w:val="21"/>
        </w:rPr>
        <w:fldChar w:fldCharType="separate"/>
      </w:r>
      <w:r>
        <w:rPr>
          <w:rFonts w:ascii="Arial" w:hAnsi="Arial" w:cs="Arial"/>
          <w:sz w:val="21"/>
          <w:szCs w:val="21"/>
        </w:rPr>
        <w:t>60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_Toc17738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5.1 </w:t>
      </w:r>
      <w:r>
        <w:rPr>
          <w:rFonts w:hint="default" w:ascii="Arial" w:hAnsi="Arial" w:cs="Arial"/>
          <w:sz w:val="21"/>
          <w:szCs w:val="21"/>
        </w:rPr>
        <w:t>不同超参数下基于</w:t>
      </w:r>
      <w:r>
        <w:rPr>
          <w:rFonts w:ascii="Arial" w:hAnsi="Arial" w:cs="Arial"/>
          <w:sz w:val="21"/>
          <w:szCs w:val="21"/>
        </w:rPr>
        <w:t>w2v</w:t>
      </w:r>
      <w:r>
        <w:rPr>
          <w:rFonts w:hint="default" w:ascii="Arial" w:hAnsi="Arial" w:cs="Arial"/>
          <w:sz w:val="21"/>
          <w:szCs w:val="21"/>
        </w:rPr>
        <w:t>的命名实体识别模型测试结果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_Toc17738 </w:instrText>
      </w:r>
      <w:r>
        <w:rPr>
          <w:rFonts w:ascii="Arial" w:hAnsi="Arial" w:cs="Arial"/>
          <w:sz w:val="21"/>
          <w:szCs w:val="21"/>
        </w:rPr>
        <w:fldChar w:fldCharType="separate"/>
      </w:r>
      <w:r>
        <w:rPr>
          <w:rFonts w:ascii="Arial" w:hAnsi="Arial" w:cs="Arial"/>
          <w:sz w:val="21"/>
          <w:szCs w:val="21"/>
        </w:rPr>
        <w:t>68</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_Toc29682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5.2 </w:t>
      </w:r>
      <w:r>
        <w:rPr>
          <w:rFonts w:hint="default" w:ascii="Arial" w:hAnsi="Arial" w:cs="Arial"/>
          <w:sz w:val="21"/>
          <w:szCs w:val="21"/>
        </w:rPr>
        <w:t>不同命名实体识别模型在相同输入下的性能对比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_Toc29682 </w:instrText>
      </w:r>
      <w:r>
        <w:rPr>
          <w:rFonts w:ascii="Arial" w:hAnsi="Arial" w:cs="Arial"/>
          <w:sz w:val="21"/>
          <w:szCs w:val="21"/>
        </w:rPr>
        <w:fldChar w:fldCharType="separate"/>
      </w:r>
      <w:r>
        <w:rPr>
          <w:rFonts w:ascii="Arial" w:hAnsi="Arial" w:cs="Arial"/>
          <w:sz w:val="21"/>
          <w:szCs w:val="21"/>
        </w:rPr>
        <w:t>69</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_Toc116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5.3 </w:t>
      </w:r>
      <w:r>
        <w:rPr>
          <w:rFonts w:hint="default" w:ascii="Arial" w:hAnsi="Arial" w:cs="Arial"/>
          <w:sz w:val="21"/>
          <w:szCs w:val="21"/>
        </w:rPr>
        <w:t>两种命名实体识别模型在不同环境下预测速度对比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_Toc116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_Toc6380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5.4 </w:t>
      </w:r>
      <w:r>
        <w:rPr>
          <w:rFonts w:hint="default" w:ascii="Arial" w:hAnsi="Arial" w:cs="Arial"/>
          <w:sz w:val="21"/>
          <w:szCs w:val="21"/>
        </w:rPr>
        <w:t>不同超参数下关系抽取模型测试结果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_Toc6380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_Toc16184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5.5 </w:t>
      </w:r>
      <w:r>
        <w:rPr>
          <w:rFonts w:hint="default" w:ascii="Arial" w:hAnsi="Arial" w:cs="Arial"/>
          <w:sz w:val="21"/>
          <w:szCs w:val="21"/>
        </w:rPr>
        <w:t>不同关系抽取模型在相同输入下的性能对比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_Toc16184 </w:instrText>
      </w:r>
      <w:r>
        <w:rPr>
          <w:rFonts w:ascii="Arial" w:hAnsi="Arial" w:cs="Arial"/>
          <w:sz w:val="21"/>
          <w:szCs w:val="21"/>
        </w:rPr>
        <w:fldChar w:fldCharType="separate"/>
      </w:r>
      <w:r>
        <w:rPr>
          <w:rFonts w:ascii="Arial" w:hAnsi="Arial" w:cs="Arial"/>
          <w:sz w:val="21"/>
          <w:szCs w:val="21"/>
        </w:rPr>
        <w:t>72</w:t>
      </w:r>
      <w:r>
        <w:rPr>
          <w:rFonts w:ascii="Arial" w:hAnsi="Arial" w:cs="Arial"/>
          <w:sz w:val="21"/>
          <w:szCs w:val="21"/>
        </w:rPr>
        <w:fldChar w:fldCharType="end"/>
      </w:r>
      <w:r>
        <w:rPr>
          <w:rFonts w:ascii="Arial" w:hAnsi="Arial" w:cs="Arial"/>
          <w:sz w:val="21"/>
          <w:szCs w:val="21"/>
        </w:rPr>
        <w:fldChar w:fldCharType="end"/>
      </w:r>
    </w:p>
    <w:p>
      <w:r>
        <w:rPr>
          <w:rFonts w:ascii="Arial" w:hAnsi="Arial" w:cs="Arial"/>
          <w:sz w:val="21"/>
          <w:szCs w:val="21"/>
        </w:rPr>
        <w:fldChar w:fldCharType="end"/>
      </w:r>
    </w:p>
    <w:p>
      <w:pPr>
        <w:pStyle w:val="2"/>
        <w:jc w:val="both"/>
        <w:rPr>
          <w:rFonts w:hint="eastAsia" w:ascii="Arial" w:hAnsi="Arial" w:eastAsia="黑体" w:cs="Arial"/>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bookmarkStart w:id="121" w:name="_Toc514163442"/>
      <w:bookmarkStart w:id="122" w:name="_Toc4854_WPSOffice_Level1"/>
      <w:bookmarkStart w:id="123" w:name="_Toc17655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121"/>
      <w:r>
        <w:rPr>
          <w:rFonts w:hint="eastAsia" w:ascii="Arial" w:hAnsi="Arial" w:eastAsia="黑体" w:cs="Arial"/>
        </w:rPr>
        <w:t>绪论</w:t>
      </w:r>
      <w:bookmarkEnd w:id="122"/>
      <w:bookmarkEnd w:id="123"/>
    </w:p>
    <w:p>
      <w:pPr>
        <w:pStyle w:val="3"/>
        <w:rPr>
          <w:rFonts w:cs="Arial"/>
        </w:rPr>
      </w:pPr>
      <w:bookmarkStart w:id="124" w:name="_Toc514163443"/>
      <w:bookmarkStart w:id="125" w:name="_Toc443_WPSOffice_Level2"/>
      <w:bookmarkStart w:id="126" w:name="_Toc28089_WPSOffice_Level2"/>
      <w:r>
        <w:rPr>
          <w:rFonts w:cs="Arial"/>
        </w:rPr>
        <w:t xml:space="preserve">1.1 </w:t>
      </w:r>
      <w:bookmarkEnd w:id="124"/>
      <w:r>
        <w:rPr>
          <w:rFonts w:hint="eastAsia" w:cs="Arial"/>
        </w:rPr>
        <w:t>项目背景</w:t>
      </w:r>
      <w:bookmarkEnd w:id="125"/>
      <w:bookmarkEnd w:id="126"/>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）是用计算机来处理、理解以及运用人类语言（如中文、英文等），它属于人工智能（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这段描述中可以提取出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这个三元组，可以表示</w:t>
      </w:r>
      <w:r>
        <w:rPr>
          <w:rFonts w:ascii="Arial" w:hAnsi="Arial" w:cs="Arial"/>
          <w:sz w:val="24"/>
          <w:szCs w:val="24"/>
        </w:rPr>
        <w:t>“</w:t>
      </w:r>
      <w:r>
        <w:rPr>
          <w:rFonts w:hint="eastAsia" w:ascii="Arial" w:hAnsi="Arial" w:cs="Arial"/>
          <w:sz w:val="24"/>
          <w:szCs w:val="24"/>
        </w:rPr>
        <w:t>阿里巴巴的创始人是马云</w:t>
      </w:r>
      <w:r>
        <w:rPr>
          <w:rFonts w:ascii="Arial" w:hAnsi="Arial" w:cs="Arial"/>
          <w:sz w:val="24"/>
          <w:szCs w:val="24"/>
        </w:rPr>
        <w:t>”</w:t>
      </w:r>
      <w:r>
        <w:rPr>
          <w:rFonts w:hint="eastAsia" w:ascii="Arial" w:hAnsi="Arial" w:cs="Arial"/>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ascii="Arial" w:hAnsi="Arial" w:cs="Arial"/>
          <w:sz w:val="24"/>
          <w:szCs w:val="24"/>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cs="Arial"/>
        </w:rPr>
      </w:pPr>
      <w:bookmarkStart w:id="127" w:name="_Toc514163444"/>
      <w:bookmarkStart w:id="128" w:name="_Toc7644_WPSOffice_Level2"/>
      <w:bookmarkStart w:id="129" w:name="_Toc17655_WPSOffice_Level2"/>
      <w:r>
        <w:rPr>
          <w:rFonts w:cs="Arial"/>
        </w:rPr>
        <w:t xml:space="preserve">1.2 </w:t>
      </w:r>
      <w:r>
        <w:rPr>
          <w:rFonts w:hint="eastAsia" w:cs="Arial"/>
        </w:rPr>
        <w:t>国内外</w:t>
      </w:r>
      <w:bookmarkEnd w:id="127"/>
      <w:r>
        <w:rPr>
          <w:rFonts w:hint="eastAsia" w:cs="Arial"/>
        </w:rPr>
        <w:t>研究现状</w:t>
      </w:r>
      <w:bookmarkEnd w:id="128"/>
      <w:bookmarkEnd w:id="129"/>
    </w:p>
    <w:p>
      <w:pPr>
        <w:pStyle w:val="3"/>
        <w:rPr>
          <w:rFonts w:cs="Arial"/>
        </w:rPr>
      </w:pPr>
      <w:bookmarkStart w:id="130" w:name="_Toc28089_WPSOffice_Level3"/>
      <w:bookmarkStart w:id="131" w:name="_Toc443_WPSOffice_Level3"/>
      <w:r>
        <w:rPr>
          <w:rFonts w:cs="Arial"/>
        </w:rPr>
        <w:t xml:space="preserve">1.2.1 </w:t>
      </w:r>
      <w:r>
        <w:rPr>
          <w:rFonts w:hint="eastAsia" w:cs="Arial"/>
        </w:rPr>
        <w:t>命名实体识别研究现状</w:t>
      </w:r>
      <w:bookmarkEnd w:id="130"/>
      <w:bookmarkEnd w:id="131"/>
    </w:p>
    <w:p>
      <w:pPr>
        <w:pStyle w:val="35"/>
        <w:spacing w:line="360" w:lineRule="auto"/>
        <w:ind w:firstLine="480" w:firstLineChars="200"/>
        <w:rPr>
          <w:rFonts w:ascii="Arial" w:hAnsi="Arial" w:cs="Arial"/>
          <w:sz w:val="24"/>
          <w:szCs w:val="24"/>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上将命名实体识别作为信息抽取的一个子任务之后，随着数据时代的到来，命名实体在各个领域的信息抽取任务中都得到了充分的利用和发展。</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hint="eastAsia" w:ascii="Arial" w:hAnsi="Arial" w:cs="Arial"/>
          <w:sz w:val="24"/>
          <w:szCs w:val="24"/>
        </w:rPr>
        <w:t>中国内专家学者们把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作为实体的名称表达式，将这三类实体作为主要研究目标。在随后的研究中，逐渐地有人将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等也作为各种实体的表达式加入到命名实体识别的任务中来。</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）的命名实体识别模型</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w:t>
      </w:r>
      <w:r>
        <w:rPr>
          <w:rFonts w:ascii="Arial" w:hAnsi="Arial" w:cs="Arial"/>
          <w:sz w:val="24"/>
          <w:szCs w:val="24"/>
        </w:rPr>
        <w:t>Chinese Named Entity Recognition</w:t>
      </w:r>
      <w:r>
        <w:rPr>
          <w:rFonts w:hint="eastAsia" w:ascii="Arial" w:hAnsi="Arial" w:cs="Arial"/>
          <w:sz w:val="24"/>
          <w:szCs w:val="24"/>
        </w:rPr>
        <w:t>，简称</w:t>
      </w:r>
      <w:r>
        <w:rPr>
          <w:rFonts w:ascii="Arial" w:hAnsi="Arial" w:cs="Arial"/>
          <w:sz w:val="24"/>
          <w:szCs w:val="24"/>
        </w:rPr>
        <w:t>CNER</w:t>
      </w:r>
      <w:r>
        <w:rPr>
          <w:rFonts w:hint="eastAsia" w:ascii="Arial" w:hAnsi="Arial" w:cs="Arial"/>
          <w:sz w:val="24"/>
          <w:szCs w:val="24"/>
        </w:rPr>
        <w:t>）相对于英文命名实体识别任务仍存在许多不同，由于中文本身的特点造成许多特殊的难点：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w:t>
      </w:r>
      <w:r>
        <w:rPr>
          <w:rFonts w:hint="eastAsia" w:ascii="Arial" w:hAnsi="Arial" w:cs="Arial"/>
          <w:sz w:val="24"/>
          <w:szCs w:val="24"/>
        </w:rPr>
        <w:t>科技（上海）有限公司）。</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中文命名实体的一词多义与一义多词</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提出了使用双向长短时记忆模型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年提出了</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132" w:name="_Toc24368"/>
      <w:bookmarkStart w:id="133" w:name="_Toc25615"/>
      <w:bookmarkStart w:id="134" w:name="_Toc17655"/>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35" w:name="_Toc4153"/>
      <w:r>
        <w:t xml:space="preserve">.1 </w:t>
      </w:r>
      <w:r>
        <w:rPr>
          <w:rFonts w:hint="eastAsia"/>
        </w:rPr>
        <w:t>常用命名实体识别方法汇总</w:t>
      </w:r>
      <w:bookmarkEnd w:id="132"/>
      <w:bookmarkEnd w:id="133"/>
      <w:bookmarkEnd w:id="134"/>
      <w:bookmarkEnd w:id="135"/>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36" w:name="_Toc17655_WPSOffice_Level3"/>
      <w:bookmarkStart w:id="137" w:name="_Toc7644_WPSOffice_Level3"/>
      <w:r>
        <w:rPr>
          <w:rFonts w:cs="Arial"/>
        </w:rPr>
        <w:t xml:space="preserve">1.2.2 </w:t>
      </w:r>
      <w:r>
        <w:rPr>
          <w:rFonts w:hint="eastAsia" w:cs="Arial"/>
        </w:rPr>
        <w:t>关系抽取研究现状</w:t>
      </w:r>
      <w:bookmarkEnd w:id="136"/>
      <w:bookmarkEnd w:id="137"/>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把关系抽取任务当做一个分类问题，从训练数据中设计并提取有效的特征并训练学习各种分类模型进行关系预测。需要大量的人工标注语料，比较耗时耗力，但预测效果较好。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假设有相同语义的命名实体同样拥有相似的上下文信息，可根据每个命名实体对的上下文信息来代表它们的语义关系，并对所有实体对的语义进行聚类。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。在有监督学习中针对需要大量人工标注的情况下，</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38" w:name="_Toc9624"/>
      <w:bookmarkStart w:id="139" w:name="_Toc3404"/>
      <w:bookmarkStart w:id="140" w:name="_Toc4990"/>
      <w:r>
        <w:rPr>
          <w:rFonts w:hint="eastAsia"/>
        </w:rPr>
        <w:t>表</w:t>
      </w:r>
      <w:r>
        <w:t xml:space="preserve">1.2 </w:t>
      </w:r>
      <w:r>
        <w:rPr>
          <w:rFonts w:hint="eastAsia"/>
        </w:rPr>
        <w:t>关系抽取方法汇总</w:t>
      </w:r>
      <w:bookmarkEnd w:id="138"/>
      <w:bookmarkEnd w:id="139"/>
      <w:bookmarkEnd w:id="14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41" w:name="_Toc514163445"/>
      <w:bookmarkStart w:id="142" w:name="_Toc29847_WPSOffice_Level2"/>
      <w:bookmarkStart w:id="143" w:name="_Toc9624_WPSOffice_Level2"/>
      <w:r>
        <w:rPr>
          <w:rFonts w:cs="Arial"/>
        </w:rPr>
        <w:t xml:space="preserve">1.3 </w:t>
      </w:r>
      <w:r>
        <w:rPr>
          <w:rFonts w:hint="eastAsia" w:cs="Arial"/>
        </w:rPr>
        <w:t>本文</w:t>
      </w:r>
      <w:bookmarkEnd w:id="141"/>
      <w:r>
        <w:rPr>
          <w:rFonts w:hint="eastAsia" w:cs="Arial"/>
        </w:rPr>
        <w:t>主要的工作</w:t>
      </w:r>
      <w:bookmarkEnd w:id="142"/>
      <w:bookmarkEnd w:id="143"/>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利用远程监督扩充人工标注数据，缓解人工标注数据费时费力的缺点。</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将训练好的模型封装成</w:t>
      </w:r>
      <w:r>
        <w:rPr>
          <w:rFonts w:ascii="Arial" w:hAnsi="Arial" w:cs="Arial"/>
          <w:sz w:val="24"/>
        </w:rPr>
        <w:t>ModelServer</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44" w:name="_Toc514163446"/>
      <w:bookmarkStart w:id="145" w:name="_Toc14334_WPSOffice_Level2"/>
      <w:bookmarkStart w:id="146" w:name="_Toc15190_WPSOffice_Level2"/>
      <w:r>
        <w:rPr>
          <w:rFonts w:cs="Arial"/>
        </w:rPr>
        <w:t xml:space="preserve">1.4 </w:t>
      </w:r>
      <w:r>
        <w:rPr>
          <w:rFonts w:hint="eastAsia" w:cs="Arial"/>
        </w:rPr>
        <w:t>本</w:t>
      </w:r>
      <w:bookmarkEnd w:id="144"/>
      <w:r>
        <w:rPr>
          <w:rFonts w:hint="eastAsia" w:cs="Arial"/>
        </w:rPr>
        <w:t>文的组织结构</w:t>
      </w:r>
      <w:bookmarkEnd w:id="145"/>
      <w:bookmarkEnd w:id="146"/>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47" w:name="_Toc9624_WPSOffice_Level1"/>
      <w:bookmarkStart w:id="148" w:name="_Toc443_WPSOffice_Level1"/>
      <w:bookmarkStart w:id="149" w:name="_Toc514163447"/>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47"/>
      <w:bookmarkEnd w:id="148"/>
      <w:bookmarkEnd w:id="149"/>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cs="Arial"/>
        </w:rPr>
      </w:pPr>
      <w:bookmarkStart w:id="150" w:name="_Toc136106967"/>
      <w:bookmarkStart w:id="151" w:name="_Toc514163448"/>
      <w:bookmarkStart w:id="152" w:name="_Toc16540_WPSOffice_Level2"/>
      <w:bookmarkStart w:id="153" w:name="_Toc5318_WPSOffice_Level2"/>
      <w:r>
        <w:rPr>
          <w:rFonts w:cs="Arial"/>
        </w:rPr>
        <w:t>2.</w:t>
      </w:r>
      <w:bookmarkEnd w:id="150"/>
      <w:r>
        <w:rPr>
          <w:rFonts w:hint="eastAsia" w:cs="Arial"/>
          <w:lang w:val="en-US" w:eastAsia="zh-CN"/>
        </w:rPr>
        <w:t>1</w:t>
      </w:r>
      <w:r>
        <w:rPr>
          <w:rFonts w:cs="Arial"/>
        </w:rPr>
        <w:t xml:space="preserve"> </w:t>
      </w:r>
      <w:bookmarkEnd w:id="151"/>
      <w:r>
        <w:rPr>
          <w:rFonts w:hint="eastAsia" w:cs="Arial"/>
        </w:rPr>
        <w:t>词向量</w:t>
      </w:r>
      <w:bookmarkEnd w:id="152"/>
      <w:bookmarkEnd w:id="153"/>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hint="eastAsia" w:ascii="Arial" w:hAnsi="Arial" w:cs="Arial"/>
          <w:sz w:val="24"/>
        </w:rPr>
        <w:t>）的概念被提出。计算机能够识别的是二进制数，词向量就是一些包含了自然语言中词汇和语义信息的计算机能够识别的数字。</w:t>
      </w:r>
    </w:p>
    <w:p>
      <w:pPr>
        <w:spacing w:line="360" w:lineRule="auto"/>
        <w:ind w:firstLine="480" w:firstLineChars="200"/>
        <w:rPr>
          <w:rFonts w:ascii="Arial" w:hAnsi="Arial" w:cs="Arial"/>
          <w:sz w:val="24"/>
        </w:rPr>
      </w:pPr>
      <w:r>
        <w:rPr>
          <w:rFonts w:hint="eastAsia" w:ascii="Arial" w:hAnsi="Arial" w:cs="Arial"/>
          <w:sz w:val="24"/>
        </w:rPr>
        <w:t>最早的词表示方法是</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维向量中只有它对应的那个字的位置上是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除了忽略了单词间语义信息的</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54" w:name="_Toc29847_WPSOffice_Level3"/>
      <w:bookmarkStart w:id="155"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54"/>
      <w:bookmarkEnd w:id="155"/>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矩阵，通过某种技术从矩阵中获取词的分布表示。其中，矩阵的每一行都表示一个词，列表示上下文信息。常见的上下文有：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上下文的每个词，即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56" w:name="_Toc15190_WPSOffice_Level3"/>
      <w:bookmarkStart w:id="157"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56"/>
      <w:bookmarkEnd w:id="157"/>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58" w:name="_Toc20245"/>
      <w:bookmarkStart w:id="159" w:name="_Toc32435"/>
      <w:bookmarkStart w:id="160" w:name="_Toc24084"/>
      <w:r>
        <w:rPr>
          <w:rFonts w:hint="eastAsia"/>
        </w:rPr>
        <w:t>图</w:t>
      </w:r>
      <w:r>
        <w:t>2.1 CBOW</w:t>
      </w:r>
      <w:r>
        <w:rPr>
          <w:rFonts w:hint="eastAsia"/>
        </w:rPr>
        <w:t>和</w:t>
      </w:r>
      <w:r>
        <w:t>Skip-gram</w:t>
      </w:r>
      <w:r>
        <w:rPr>
          <w:rFonts w:hint="eastAsia"/>
        </w:rPr>
        <w:t>示意图</w:t>
      </w:r>
      <w:bookmarkEnd w:id="158"/>
      <w:bookmarkEnd w:id="159"/>
      <w:bookmarkEnd w:id="160"/>
    </w:p>
    <w:p>
      <w:pPr>
        <w:spacing w:line="360" w:lineRule="auto"/>
        <w:ind w:firstLine="480" w:firstLineChars="200"/>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ascii="Arial" w:hAnsi="Arial" w:cs="Arial"/>
          <w:sz w:val="24"/>
        </w:rPr>
        <w:t>one-hot</w:t>
      </w:r>
      <w:r>
        <w:rPr>
          <w:rFonts w:hint="eastAsia" w:ascii="Arial" w:hAnsi="Arial" w:cs="Arial"/>
          <w:sz w:val="24"/>
        </w:rPr>
        <w:t>表示作为词向量，组成上下文的表示：</w:t>
      </w:r>
      <w:r>
        <w:pict>
          <v:shape id="_x0000_i1028" o:spt="75" type="#_x0000_t75" style="height:18.75pt;width:221.25pt;" filled="f" o:preferrelative="t" stroked="f" coordsize="21600,21600">
            <v:path/>
            <v:fill on="f" focussize="0,0"/>
            <v:stroke on="f" joinstyle="miter"/>
            <v:imagedata r:id="rId34" o:title=""/>
            <o:lock v:ext="edit" aspectratio="t"/>
            <w10:wrap type="none"/>
            <w10:anchorlock/>
          </v:shape>
        </w:pict>
      </w:r>
      <w:r>
        <w:rPr>
          <w:rFonts w:hint="eastAsia"/>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4"/>
          <w:sz w:val="24"/>
        </w:rPr>
        <w:object>
          <v:shape id="_x0000_i1029" o:spt="75" type="#_x0000_t75" style="height:30.75pt;width:129.75pt;" o:ole="t" filled="f" o:preferrelative="t" stroked="f" coordsize="21600,21600">
            <v:path/>
            <v:fill on="f" focussize="0,0"/>
            <v:stroke on="f" joinstyle="miter"/>
            <v:imagedata r:id="rId36" o:title=""/>
            <o:lock v:ext="edit" aspectratio="t"/>
            <w10:wrap type="none"/>
            <w10:anchorlock/>
          </v:shape>
          <o:OLEObject Type="Embed" ProgID="Equation.3" ShapeID="_x0000_i1029" DrawAspect="Content" ObjectID="_1468075728" r:id="rId35">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position w:val="-14"/>
          <w:sz w:val="24"/>
        </w:rPr>
        <w:t>表</w:t>
      </w:r>
      <w:r>
        <w:rPr>
          <w:rFonts w:hint="eastAsia" w:ascii="Arial" w:hAnsi="Arial" w:cs="Arial"/>
          <w:sz w:val="24"/>
        </w:rPr>
        <w:t>示中心词是词</w:t>
      </w:r>
      <w:r>
        <w:rPr>
          <w:rFonts w:ascii="Arial" w:hAnsi="Arial" w:cs="Arial"/>
          <w:sz w:val="24"/>
        </w:rPr>
        <w:t>w</w:t>
      </w:r>
      <w:r>
        <w:rPr>
          <w:rFonts w:ascii="Arial" w:hAnsi="Arial" w:cs="Arial"/>
          <w:sz w:val="24"/>
          <w:vertAlign w:val="subscript"/>
        </w:rPr>
        <w:t>i</w: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4"/>
          <w:sz w:val="24"/>
        </w:rPr>
        <w:object>
          <v:shape id="_x0000_i1030" o:spt="75" type="#_x0000_t75" style="height:18.75pt;width:62.25pt;" o:ole="t" filled="f" o:preferrelative="t" stroked="f" coordsize="21600,21600">
            <v:path/>
            <v:fill on="f" focussize="0,0"/>
            <v:stroke on="f" joinstyle="miter"/>
            <v:imagedata r:id="rId38" o:title=""/>
            <o:lock v:ext="edit" aspectratio="t"/>
            <w10:wrap type="none"/>
            <w10:anchorlock/>
          </v:shape>
          <o:OLEObject Type="Embed" ProgID="Equation.3" ShapeID="_x0000_i1030" DrawAspect="Content" ObjectID="_1468075729" r:id="rId37">
            <o:LockedField>false</o:LockedField>
          </o:OLEObject>
        </w:object>
      </w:r>
      <w:r>
        <w:rPr>
          <w:rFonts w:hint="eastAsia" w:ascii="Arial" w:hAnsi="Arial" w:cs="Arial"/>
          <w:sz w:val="24"/>
        </w:rPr>
        <w:t>对目标词进行预测：</w:t>
      </w:r>
      <w:r>
        <w:rPr>
          <w:rFonts w:ascii="Arial" w:hAnsi="Arial" w:cs="Arial"/>
          <w:position w:val="-38"/>
          <w:sz w:val="24"/>
        </w:rPr>
        <w:object>
          <v:shape id="_x0000_i1031" o:spt="75" type="#_x0000_t75" style="height:42pt;width:168.75pt;" o:ole="t" filled="f" o:preferrelative="t" stroked="f" coordsize="21600,21600">
            <v:path/>
            <v:fill on="f" focussize="0,0"/>
            <v:stroke on="f" joinstyle="miter"/>
            <v:imagedata r:id="rId40" o:title=""/>
            <o:lock v:ext="edit" aspectratio="t"/>
            <w10:wrap type="none"/>
            <w10:anchorlock/>
          </v:shape>
          <o:OLEObject Type="Embed" ProgID="Equation.3" ShapeID="_x0000_i1031" DrawAspect="Content" ObjectID="_1468075730" r:id="rId39">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2"/>
          <w:sz w:val="24"/>
        </w:rPr>
        <w:object>
          <v:shape id="_x0000_i1032" o:spt="75" type="#_x0000_t75" style="height:29.25pt;width:125.25pt;" o:ole="t" filled="f" o:preferrelative="t" stroked="f" coordsize="21600,21600">
            <v:path/>
            <v:fill on="f" focussize="0,0"/>
            <v:stroke on="f" joinstyle="miter"/>
            <v:imagedata r:id="rId42" o:title=""/>
            <o:lock v:ext="edit" aspectratio="t"/>
            <w10:wrap type="none"/>
            <w10:anchorlock/>
          </v:shape>
          <o:OLEObject Type="Embed" ProgID="Equation.3" ShapeID="_x0000_i1032" DrawAspect="Content" ObjectID="_1468075731" r:id="rId41">
            <o:LockedField>false</o:LockedField>
          </o:OLEObject>
        </w:object>
      </w:r>
    </w:p>
    <w:p>
      <w:pPr>
        <w:spacing w:line="360" w:lineRule="auto"/>
        <w:ind w:firstLine="480" w:firstLineChars="200"/>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0"/>
          <w:sz w:val="24"/>
        </w:rPr>
        <w:object>
          <v:shape id="_x0000_i1033" o:spt="75" type="#_x0000_t75" style="height:44.25pt;width:144pt;" o:ole="t" filled="f" o:preferrelative="t" stroked="f" coordsize="21600,21600">
            <v:path/>
            <v:fill on="f" focussize="0,0"/>
            <v:stroke on="f" joinstyle="miter"/>
            <v:imagedata r:id="rId44" o:title=""/>
            <o:lock v:ext="edit" aspectratio="t"/>
            <w10:wrap type="none"/>
            <w10:anchorlock/>
          </v:shape>
          <o:OLEObject Type="Embed" ProgID="Equation.3" ShapeID="_x0000_i1033" DrawAspect="Content" ObjectID="_1468075732" r:id="rId43">
            <o:LockedField>false</o:LockedField>
          </o:OLEObject>
        </w:object>
      </w:r>
    </w:p>
    <w:p>
      <w:pPr>
        <w:pStyle w:val="3"/>
        <w:rPr>
          <w:rFonts w:cs="Arial"/>
        </w:rPr>
      </w:pPr>
      <w:bookmarkStart w:id="161" w:name="_Toc31796_WPSOffice_Level3"/>
      <w:bookmarkStart w:id="162" w:name="_Toc21295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61"/>
      <w:bookmarkEnd w:id="162"/>
    </w:p>
    <w:p>
      <w:pPr>
        <w:spacing w:line="360" w:lineRule="auto"/>
        <w:ind w:firstLine="480" w:firstLineChars="200"/>
        <w:rPr>
          <w:rFonts w:ascii="Arial" w:hAnsi="Arial" w:cs="Arial"/>
          <w:sz w:val="24"/>
        </w:rPr>
      </w:pPr>
      <w:r>
        <w:rPr>
          <w:rFonts w:hint="eastAsia" w:ascii="Arial" w:hAnsi="Arial" w:cs="Arial"/>
          <w:sz w:val="24"/>
        </w:rPr>
        <w:t>目前可供使用的训练词向量的方法有很多，因为本文所使用的编程语言是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63"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63"/>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pict>
          <v:shape id="_x0000_i1034" o:spt="75" alt="屏幕快照 2019-03-28 上午10.26.58" type="#_x0000_t75" style="height:372.75pt;width:217.5pt;" filled="f" o:preferrelative="t" stroked="f" coordsize="21600,21600">
            <v:path/>
            <v:fill on="f" focussize="0,0"/>
            <v:stroke on="f" joinstyle="miter"/>
            <v:imagedata r:id="rId45" o:title=""/>
            <o:lock v:ext="edit" aspectratio="t"/>
            <w10:wrap type="none"/>
            <w10:anchorlock/>
          </v:shape>
        </w:pict>
      </w:r>
    </w:p>
    <w:p>
      <w:pPr>
        <w:pStyle w:val="36"/>
      </w:pPr>
      <w:bookmarkStart w:id="164" w:name="_Toc12486"/>
      <w:bookmarkStart w:id="165" w:name="_Toc30488_WPSOffice_Level3"/>
      <w:bookmarkStart w:id="166" w:name="_Toc16540_WPSOffice_Level3"/>
      <w:bookmarkStart w:id="167" w:name="_Toc27106"/>
      <w:bookmarkStart w:id="168" w:name="_Toc2606"/>
      <w:r>
        <w:rPr>
          <w:rFonts w:hint="eastAsia"/>
        </w:rPr>
        <w:t>图</w:t>
      </w:r>
      <w:r>
        <w:t>2.2 Transformer</w:t>
      </w:r>
      <w:r>
        <w:rPr>
          <w:rFonts w:hint="eastAsia"/>
        </w:rPr>
        <w:t>编码器结构图</w:t>
      </w:r>
      <w:bookmarkEnd w:id="164"/>
      <w:bookmarkEnd w:id="165"/>
      <w:bookmarkEnd w:id="166"/>
      <w:bookmarkEnd w:id="167"/>
      <w:bookmarkEnd w:id="168"/>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69" w:name="_Toc514163450"/>
      <w:bookmarkStart w:id="170" w:name="_Toc12355_WPSOffice_Level2"/>
      <w:bookmarkStart w:id="171" w:name="_Toc10788_WPSOffice_Level2"/>
      <w:r>
        <w:rPr>
          <w:rFonts w:cs="Arial"/>
        </w:rPr>
        <w:t>2.</w:t>
      </w:r>
      <w:r>
        <w:rPr>
          <w:rFonts w:hint="eastAsia" w:cs="Arial"/>
          <w:lang w:val="en-US" w:eastAsia="zh-CN"/>
        </w:rPr>
        <w:t>3</w:t>
      </w:r>
      <w:r>
        <w:rPr>
          <w:rFonts w:cs="Arial"/>
        </w:rPr>
        <w:t xml:space="preserve"> </w:t>
      </w:r>
      <w:bookmarkEnd w:id="169"/>
      <w:r>
        <w:rPr>
          <w:rFonts w:hint="eastAsia" w:cs="Arial"/>
        </w:rPr>
        <w:t>双向长短时记忆模型</w:t>
      </w:r>
      <w:bookmarkEnd w:id="170"/>
      <w:bookmarkEnd w:id="171"/>
    </w:p>
    <w:p>
      <w:pPr>
        <w:pStyle w:val="3"/>
        <w:rPr>
          <w:rFonts w:cs="Arial"/>
        </w:rPr>
      </w:pPr>
      <w:bookmarkStart w:id="172" w:name="_Toc5318_WPSOffice_Level3"/>
      <w:bookmarkStart w:id="173" w:name="_Toc22745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72"/>
      <w:bookmarkEnd w:id="173"/>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35" o:spt="75" alt="屏幕快照 2019-03-15 上午11.42.17" type="#_x0000_t75" style="height:116.7pt;width:240.2pt;" filled="f" o:preferrelative="t" stroked="f" coordsize="21600,21600">
            <v:path/>
            <v:fill on="f" focussize="0,0"/>
            <v:stroke on="f"/>
            <v:imagedata r:id="rId46" o:title=""/>
            <o:lock v:ext="edit" aspectratio="t"/>
            <w10:wrap type="none"/>
            <w10:anchorlock/>
          </v:shape>
        </w:pict>
      </w:r>
    </w:p>
    <w:p>
      <w:pPr>
        <w:pStyle w:val="36"/>
        <w:rPr>
          <w:rFonts w:cs="Arial"/>
        </w:rPr>
      </w:pPr>
      <w:bookmarkStart w:id="174" w:name="_Toc1580"/>
      <w:bookmarkStart w:id="175" w:name="_Toc7053"/>
      <w:bookmarkStart w:id="176" w:name="_Toc21325"/>
      <w:r>
        <w:rPr>
          <w:rFonts w:hint="eastAsia"/>
        </w:rPr>
        <w:t>图</w:t>
      </w:r>
      <w:r>
        <w:t xml:space="preserve">2.3 </w:t>
      </w:r>
      <w:r>
        <w:rPr>
          <w:rFonts w:hint="eastAsia"/>
        </w:rPr>
        <w:t>循环神经网络的结构图</w:t>
      </w:r>
      <w:bookmarkEnd w:id="174"/>
      <w:bookmarkEnd w:id="175"/>
      <w:bookmarkEnd w:id="176"/>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77" w:name="_Toc12355_WPSOffice_Level3"/>
      <w:bookmarkStart w:id="178" w:name="_Toc10788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77"/>
      <w:bookmarkEnd w:id="178"/>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36" o:spt="75" alt="屏幕快照 2019-03-15 下午4.45.24" type="#_x0000_t75" style="height:286.5pt;width:410.25pt;" filled="f" o:preferrelative="t" stroked="f" coordsize="21600,21600">
            <v:path/>
            <v:fill on="f" focussize="0,0"/>
            <v:stroke on="f" joinstyle="miter"/>
            <v:imagedata r:id="rId47" o:title=""/>
            <o:lock v:ext="edit" aspectratio="t"/>
            <w10:wrap type="none"/>
            <w10:anchorlock/>
          </v:shape>
        </w:pict>
      </w:r>
    </w:p>
    <w:p>
      <w:pPr>
        <w:pStyle w:val="36"/>
        <w:rPr>
          <w:rFonts w:cs="Arial"/>
        </w:rPr>
      </w:pPr>
      <w:bookmarkStart w:id="179" w:name="_Toc12120"/>
      <w:bookmarkStart w:id="180" w:name="_Toc12988"/>
      <w:bookmarkStart w:id="181" w:name="_Toc28887"/>
      <w:r>
        <w:rPr>
          <w:rFonts w:hint="eastAsia"/>
        </w:rPr>
        <w:t>图</w:t>
      </w:r>
      <w:r>
        <w:t>2.4 LSTM</w:t>
      </w:r>
      <w:r>
        <w:rPr>
          <w:rFonts w:hint="eastAsia"/>
        </w:rPr>
        <w:t>结构示意图</w:t>
      </w:r>
      <w:bookmarkEnd w:id="179"/>
      <w:bookmarkEnd w:id="180"/>
      <w:bookmarkEnd w:id="181"/>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7" o:spt="75" type="#_x0000_t75" style="height:18pt;width:96.75pt;" o:ole="t" filled="f" o:preferrelative="t" stroked="f" coordsize="21600,21600">
            <v:path/>
            <v:fill on="f" focussize="0,0"/>
            <v:stroke on="f" joinstyle="miter"/>
            <v:imagedata r:id="rId49" o:title=""/>
            <o:lock v:ext="edit" aspectratio="t"/>
            <w10:wrap type="none"/>
            <w10:anchorlock/>
          </v:shape>
          <o:OLEObject Type="Embed" ProgID="Equation.3" ShapeID="_x0000_i1037" DrawAspect="Content" ObjectID="_1468075733" r:id="rId48">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4"/>
          <w:sz w:val="24"/>
        </w:rPr>
        <w:object>
          <v:shape id="_x0000_i1038" o:spt="75" type="#_x0000_t75" style="height:18.75pt;width:105pt;" o:ole="t" filled="f" o:preferrelative="t" stroked="f" coordsize="21600,21600">
            <v:path/>
            <v:fill on="f" focussize="0,0"/>
            <v:stroke on="f" joinstyle="miter"/>
            <v:imagedata r:id="rId51" o:title=""/>
            <o:lock v:ext="edit" aspectratio="t"/>
            <w10:wrap type="none"/>
            <w10:anchorlock/>
          </v:shape>
          <o:OLEObject Type="Embed" ProgID="Equation.3" ShapeID="_x0000_i1038" DrawAspect="Content" ObjectID="_1468075734" r:id="rId50">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9" o:spt="75" type="#_x0000_t75" style="height:18pt;width:104.25pt;" o:ole="t" filled="f" o:preferrelative="t" stroked="f" coordsize="21600,21600">
            <v:path/>
            <v:fill on="f" focussize="0,0"/>
            <v:stroke on="f" joinstyle="miter"/>
            <v:imagedata r:id="rId53" o:title=""/>
            <o:lock v:ext="edit" aspectratio="t"/>
            <w10:wrap type="none"/>
            <w10:anchorlock/>
          </v:shape>
          <o:OLEObject Type="Embed" ProgID="Equation.3" ShapeID="_x0000_i1039" DrawAspect="Content" ObjectID="_1468075735" r:id="rId52">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40" o:spt="75" type="#_x0000_t75" style="height:24.75pt;width:135pt;" o:ole="t" filled="f" o:preferrelative="t" stroked="f" coordsize="21600,21600">
            <v:path/>
            <v:fill on="f" focussize="0,0"/>
            <v:stroke on="f" joinstyle="miter"/>
            <v:imagedata r:id="rId55" o:title=""/>
            <o:lock v:ext="edit" aspectratio="t"/>
            <w10:wrap type="none"/>
            <w10:anchorlock/>
          </v:shape>
          <o:OLEObject Type="Embed" ProgID="Equation.3" ShapeID="_x0000_i1040" DrawAspect="Content" ObjectID="_1468075736" r:id="rId54">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41" o:spt="75" type="#_x0000_t75" style="height:24.75pt;width:102pt;" o:ole="t" filled="f" o:preferrelative="t" stroked="f" coordsize="21600,21600">
            <v:path/>
            <v:fill on="f" focussize="0,0"/>
            <v:stroke on="f" joinstyle="miter"/>
            <v:imagedata r:id="rId57" o:title=""/>
            <o:lock v:ext="edit" aspectratio="t"/>
            <w10:wrap type="none"/>
            <w10:anchorlock/>
          </v:shape>
          <o:OLEObject Type="Embed" ProgID="Equation.3" ShapeID="_x0000_i1041" DrawAspect="Content" ObjectID="_1468075737" r:id="rId56">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2" o:spt="75" type="#_x0000_t75" style="height:18pt;width:86.25pt;" o:ole="t" filled="f" o:preferrelative="t" stroked="f" coordsize="21600,21600">
            <v:path/>
            <v:fill on="f" focussize="0,0"/>
            <v:stroke on="f" joinstyle="miter"/>
            <v:imagedata r:id="rId59" o:title=""/>
            <o:lock v:ext="edit" aspectratio="t"/>
            <w10:wrap type="none"/>
            <w10:anchorlock/>
          </v:shape>
          <o:OLEObject Type="Embed" ProgID="Equation.3" ShapeID="_x0000_i1042" DrawAspect="Content" ObjectID="_1468075738" r:id="rId5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82" w:name="_Toc24764_WPSOffice_Level3"/>
      <w:bookmarkStart w:id="183" w:name="_Toc17551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82"/>
      <w:bookmarkEnd w:id="183"/>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84" w:name="_Toc514163451"/>
      <w:bookmarkStart w:id="185" w:name="_Toc24764_WPSOffice_Level2"/>
      <w:bookmarkStart w:id="186" w:name="_Toc17551_WPSOffice_Level2"/>
      <w:r>
        <w:rPr>
          <w:rFonts w:cs="Arial"/>
        </w:rPr>
        <w:t>2.</w:t>
      </w:r>
      <w:r>
        <w:rPr>
          <w:rFonts w:hint="eastAsia" w:cs="Arial"/>
          <w:lang w:val="en-US" w:eastAsia="zh-CN"/>
        </w:rPr>
        <w:t>4</w:t>
      </w:r>
      <w:r>
        <w:rPr>
          <w:rFonts w:cs="Arial"/>
        </w:rPr>
        <w:t xml:space="preserve"> </w:t>
      </w:r>
      <w:bookmarkEnd w:id="184"/>
      <w:r>
        <w:rPr>
          <w:rFonts w:hint="eastAsia" w:cs="Arial"/>
        </w:rPr>
        <w:t>深度残差网络</w:t>
      </w:r>
      <w:bookmarkEnd w:id="185"/>
      <w:bookmarkEnd w:id="186"/>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0"/>
          <w:sz w:val="24"/>
        </w:rPr>
        <w:object>
          <v:shape id="_x0000_i1043" o:spt="75" type="#_x0000_t75" style="height:15.75pt;width:87pt;" o:ole="t" filled="f" o:preferrelative="t" stroked="f" coordsize="21600,21600">
            <v:path/>
            <v:fill on="f" focussize="0,0"/>
            <v:stroke on="f" joinstyle="miter"/>
            <v:imagedata r:id="rId61" o:title=""/>
            <o:lock v:ext="edit" aspectratio="t"/>
            <w10:wrap type="none"/>
            <w10:anchorlock/>
          </v:shape>
          <o:OLEObject Type="Embed" ProgID="Equation.3" ShapeID="_x0000_i1043" DrawAspect="Content" ObjectID="_1468075739" r:id="rId60">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0"/>
          <w:sz w:val="24"/>
        </w:rPr>
        <w:object>
          <v:shape id="_x0000_i1044" o:spt="75" type="#_x0000_t75" style="height:15.75pt;width:81.75pt;" o:ole="t" filled="f" o:preferrelative="t" stroked="f" coordsize="21600,21600">
            <v:path/>
            <v:fill on="f" focussize="0,0"/>
            <v:stroke on="f" joinstyle="miter"/>
            <v:imagedata r:id="rId63" o:title=""/>
            <o:lock v:ext="edit" aspectratio="t"/>
            <w10:wrap type="none"/>
            <w10:anchorlock/>
          </v:shape>
          <o:OLEObject Type="Embed" ProgID="Equation.3" ShapeID="_x0000_i1044" DrawAspect="Content" ObjectID="_1468075740" r:id="rId62">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5" o:spt="75" type="#_x0000_t75" style="height:270pt;width:294.75pt;" o:ole="t" filled="f" o:preferrelative="t" stroked="f" coordsize="21600,21600">
            <v:path/>
            <v:fill on="f" focussize="0,0"/>
            <v:stroke on="f" joinstyle="miter"/>
            <v:imagedata r:id="rId65" o:title=""/>
            <o:lock v:ext="edit" aspectratio="f"/>
            <w10:wrap type="none"/>
            <w10:anchorlock/>
          </v:shape>
          <o:OLEObject Type="Embed" ProgID="Visio.Drawing.15" ShapeID="_x0000_i1045" DrawAspect="Content" ObjectID="_1468075741" r:id="rId64">
            <o:LockedField>false</o:LockedField>
          </o:OLEObject>
        </w:object>
      </w:r>
    </w:p>
    <w:p>
      <w:pPr>
        <w:pStyle w:val="36"/>
        <w:rPr>
          <w:rFonts w:cs="Arial"/>
        </w:rPr>
      </w:pPr>
      <w:bookmarkStart w:id="187" w:name="_Toc23819_WPSOffice_Level3"/>
      <w:bookmarkStart w:id="188" w:name="_Toc16753"/>
      <w:bookmarkStart w:id="189" w:name="_Toc22924_WPSOffice_Level3"/>
      <w:bookmarkStart w:id="190" w:name="_Toc4656"/>
      <w:bookmarkStart w:id="191" w:name="_Toc15048"/>
      <w:bookmarkStart w:id="192" w:name="_Toc1854_WPSOffice_Level3"/>
      <w:r>
        <w:rPr>
          <w:rFonts w:hint="eastAsia"/>
        </w:rPr>
        <w:t>图</w:t>
      </w:r>
      <w:r>
        <w:t xml:space="preserve">2.5 </w:t>
      </w:r>
      <w:r>
        <w:rPr>
          <w:rFonts w:hint="eastAsia"/>
        </w:rPr>
        <w:t>残差结构单元示意图</w:t>
      </w:r>
      <w:bookmarkEnd w:id="187"/>
      <w:bookmarkEnd w:id="188"/>
      <w:bookmarkEnd w:id="189"/>
      <w:bookmarkEnd w:id="190"/>
      <w:bookmarkEnd w:id="191"/>
      <w:bookmarkEnd w:id="192"/>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93" w:name="_Toc15178_WPSOffice_Level2"/>
      <w:bookmarkStart w:id="194"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93"/>
      <w:bookmarkEnd w:id="194"/>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spacing w:line="360" w:lineRule="auto"/>
        <w:ind w:firstLine="480" w:firstLineChars="200"/>
        <w:rPr>
          <w:rFonts w:ascii="Arial" w:hAnsi="Arial" w:cs="Arial"/>
          <w:sz w:val="24"/>
        </w:rPr>
      </w:pPr>
      <w:r>
        <w:rPr>
          <w:rFonts w:hint="eastAsia" w:ascii="Arial" w:hAnsi="Arial" w:cs="Arial"/>
          <w:sz w:val="24"/>
        </w:rPr>
        <w:t>本文在利用远程监督处理标注数据时，结合</w:t>
      </w:r>
      <w:r>
        <w:rPr>
          <w:rFonts w:ascii="Arial" w:hAnsi="Arial" w:cs="Arial"/>
          <w:sz w:val="24"/>
        </w:rPr>
        <w:t>Attention</w:t>
      </w:r>
      <w:r>
        <w:rPr>
          <w:rFonts w:hint="eastAsia" w:ascii="Arial" w:hAnsi="Arial" w:cs="Arial"/>
          <w:sz w:val="24"/>
        </w:rPr>
        <w:t>机制和残差网络（</w:t>
      </w:r>
      <w:r>
        <w:rPr>
          <w:rFonts w:ascii="Arial" w:hAnsi="Arial" w:cs="Arial"/>
          <w:sz w:val="24"/>
        </w:rPr>
        <w:t>ResNet</w:t>
      </w:r>
      <w:r>
        <w:rPr>
          <w:rFonts w:hint="eastAsia" w:ascii="Arial" w:hAnsi="Arial" w:cs="Arial"/>
          <w:sz w:val="24"/>
        </w:rPr>
        <w:t>）共同作用减少噪声数据对关系抽取模型带来的影响。</w:t>
      </w:r>
    </w:p>
    <w:p>
      <w:pPr>
        <w:pStyle w:val="3"/>
        <w:rPr>
          <w:rFonts w:cs="Arial"/>
        </w:rPr>
      </w:pPr>
      <w:bookmarkStart w:id="195"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95"/>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96" w:name="_Toc4844_WPSOffice_Level3"/>
      <w:bookmarkStart w:id="197"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96"/>
      <w:bookmarkEnd w:id="197"/>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98"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98"/>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99" w:name="_Toc15209_WPSOffice_Level3"/>
      <w:r>
        <w:rPr>
          <w:rFonts w:cs="Arial"/>
        </w:rPr>
        <w:t>2.</w:t>
      </w:r>
      <w:r>
        <w:rPr>
          <w:rFonts w:hint="eastAsia" w:cs="Arial"/>
          <w:lang w:val="en-US" w:eastAsia="zh-CN"/>
        </w:rPr>
        <w:t>6</w:t>
      </w:r>
      <w:r>
        <w:rPr>
          <w:rFonts w:cs="Arial"/>
        </w:rPr>
        <w:t>.3 Kubernetes</w:t>
      </w:r>
      <w:r>
        <w:rPr>
          <w:rFonts w:hint="eastAsia" w:cs="Arial"/>
        </w:rPr>
        <w:t>集群</w:t>
      </w:r>
      <w:bookmarkEnd w:id="199"/>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200" w:name="_Toc22335_WPSOffice_Level3"/>
      <w:r>
        <w:rPr>
          <w:rFonts w:cs="Arial"/>
        </w:rPr>
        <w:t>2.</w:t>
      </w:r>
      <w:r>
        <w:rPr>
          <w:rFonts w:hint="eastAsia" w:cs="Arial"/>
          <w:lang w:val="en-US" w:eastAsia="zh-CN"/>
        </w:rPr>
        <w:t>6</w:t>
      </w:r>
      <w:r>
        <w:rPr>
          <w:rFonts w:cs="Arial"/>
        </w:rPr>
        <w:t>.4 Scrapy</w:t>
      </w:r>
      <w:r>
        <w:rPr>
          <w:rFonts w:hint="eastAsia" w:cs="Arial"/>
        </w:rPr>
        <w:t>爬虫</w:t>
      </w:r>
      <w:bookmarkEnd w:id="200"/>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46" o:spt="75" alt="图3.15" type="#_x0000_t75" style="height:208.5pt;width:309.65pt;" filled="f" o:preferrelative="t" stroked="f" coordsize="21600,21600">
            <v:path/>
            <v:fill on="f" focussize="0,0"/>
            <v:stroke on="f"/>
            <v:imagedata r:id="rId66" o:title=""/>
            <o:lock v:ext="edit" aspectratio="t"/>
            <w10:wrap type="none"/>
            <w10:anchorlock/>
          </v:shape>
        </w:pict>
      </w:r>
    </w:p>
    <w:p>
      <w:pPr>
        <w:pStyle w:val="36"/>
        <w:rPr>
          <w:rFonts w:cs="Arial"/>
          <w:color w:val="FF0000"/>
        </w:rPr>
      </w:pPr>
      <w:bookmarkStart w:id="201" w:name="_Toc29483"/>
      <w:bookmarkStart w:id="202" w:name="_Toc16920"/>
      <w:bookmarkStart w:id="203" w:name="_Toc9594"/>
      <w:r>
        <w:rPr>
          <w:rFonts w:hint="eastAsia"/>
        </w:rPr>
        <w:t>图</w:t>
      </w:r>
      <w:r>
        <w:t>2.6 Scrapy</w:t>
      </w:r>
      <w:r>
        <w:rPr>
          <w:rFonts w:hint="eastAsia"/>
        </w:rPr>
        <w:t>爬虫框架架构图</w:t>
      </w:r>
      <w:bookmarkEnd w:id="201"/>
      <w:bookmarkEnd w:id="202"/>
      <w:bookmarkEnd w:id="203"/>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204" w:name="_Toc25326_WPSOffice_Level2"/>
      <w:bookmarkStart w:id="205" w:name="_Toc15716_WPSOffice_Level2"/>
      <w:r>
        <w:rPr>
          <w:rFonts w:cs="Arial"/>
        </w:rPr>
        <w:t>2.</w:t>
      </w:r>
      <w:r>
        <w:rPr>
          <w:rFonts w:hint="eastAsia" w:cs="Arial"/>
          <w:lang w:val="en-US" w:eastAsia="zh-CN"/>
        </w:rPr>
        <w:t>7</w:t>
      </w:r>
      <w:r>
        <w:rPr>
          <w:rFonts w:cs="Arial"/>
        </w:rPr>
        <w:t xml:space="preserve"> </w:t>
      </w:r>
      <w:r>
        <w:rPr>
          <w:rFonts w:hint="eastAsia" w:cs="Arial"/>
        </w:rPr>
        <w:t>本章小结</w:t>
      </w:r>
      <w:bookmarkEnd w:id="204"/>
      <w:bookmarkEnd w:id="205"/>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206" w:name="_Toc136106973"/>
    </w:p>
    <w:p>
      <w:pPr>
        <w:pStyle w:val="2"/>
        <w:jc w:val="center"/>
        <w:rPr>
          <w:rFonts w:ascii="Arial" w:hAnsi="Arial" w:eastAsia="黑体" w:cs="Arial"/>
        </w:rPr>
      </w:pPr>
      <w:bookmarkStart w:id="207" w:name="_Toc7644_WPSOffice_Level1"/>
      <w:bookmarkStart w:id="208" w:name="_Toc514163452"/>
      <w:bookmarkStart w:id="209" w:name="_Toc15190_WPSOffice_Level1"/>
      <w:r>
        <w:rPr>
          <w:rFonts w:hint="eastAsia" w:ascii="Arial" w:hAnsi="Arial" w:eastAsia="黑体" w:cs="Arial"/>
        </w:rPr>
        <w:t>第三章</w:t>
      </w:r>
      <w:r>
        <w:rPr>
          <w:rFonts w:ascii="Arial" w:hAnsi="Arial" w:eastAsia="黑体" w:cs="Arial"/>
        </w:rPr>
        <w:t xml:space="preserve">  </w:t>
      </w:r>
      <w:bookmarkEnd w:id="206"/>
      <w:bookmarkEnd w:id="207"/>
      <w:bookmarkEnd w:id="208"/>
      <w:r>
        <w:rPr>
          <w:rFonts w:hint="eastAsia" w:ascii="Arial" w:hAnsi="Arial" w:eastAsia="黑体" w:cs="Arial"/>
        </w:rPr>
        <w:t>信息抽取服务分析与设计</w:t>
      </w:r>
      <w:bookmarkEnd w:id="209"/>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210" w:name="_Toc514163454"/>
      <w:bookmarkStart w:id="211" w:name="_Toc27641_WPSOffice_Level2"/>
      <w:bookmarkStart w:id="212" w:name="_Toc15209_WPSOffice_Level2"/>
      <w:r>
        <w:rPr>
          <w:rFonts w:cs="Arial"/>
        </w:rPr>
        <w:t xml:space="preserve">3.1 </w:t>
      </w:r>
      <w:bookmarkEnd w:id="210"/>
      <w:bookmarkEnd w:id="211"/>
      <w:r>
        <w:rPr>
          <w:rFonts w:hint="eastAsia" w:cs="Arial"/>
        </w:rPr>
        <w:t>信息抽取服务需求分析</w:t>
      </w:r>
      <w:bookmarkEnd w:id="212"/>
    </w:p>
    <w:p>
      <w:pPr>
        <w:pStyle w:val="3"/>
        <w:rPr>
          <w:rFonts w:cs="Arial"/>
        </w:rPr>
      </w:pPr>
      <w:bookmarkStart w:id="213" w:name="_Toc514163460"/>
      <w:bookmarkStart w:id="214" w:name="_Toc3884_WPSOffice_Level2"/>
      <w:bookmarkStart w:id="215" w:name="_Toc22394_WPSOffice_Level3"/>
      <w:r>
        <w:rPr>
          <w:rFonts w:cs="Arial"/>
        </w:rPr>
        <w:t xml:space="preserve">3.1.1 </w:t>
      </w:r>
      <w:bookmarkEnd w:id="213"/>
      <w:bookmarkEnd w:id="214"/>
      <w:r>
        <w:rPr>
          <w:rFonts w:hint="eastAsia" w:cs="Arial"/>
        </w:rPr>
        <w:t>功能性需求</w:t>
      </w:r>
      <w:bookmarkEnd w:id="215"/>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left"/>
        <w:rPr>
          <w:rFonts w:ascii="Arial" w:hAnsi="Arial" w:cs="Arial"/>
          <w:sz w:val="24"/>
        </w:rPr>
      </w:pPr>
      <w:r>
        <w:rPr>
          <w:rFonts w:ascii="Arial" w:hAnsi="Arial" w:cs="Arial"/>
          <w:sz w:val="24"/>
        </w:rPr>
        <w:pict>
          <v:shape id="_x0000_i1047" o:spt="75" alt="屏幕快照 2019-03-28 上午11.47.55" type="#_x0000_t75" style="height:342.75pt;width:370.5pt;" filled="f" o:preferrelative="t" stroked="f" coordsize="21600,21600">
            <v:path/>
            <v:fill on="f" focussize="0,0"/>
            <v:stroke on="f" joinstyle="miter"/>
            <v:imagedata r:id="rId67" o:title=""/>
            <o:lock v:ext="edit" aspectratio="t"/>
            <w10:wrap type="none"/>
            <w10:anchorlock/>
          </v:shape>
        </w:pict>
      </w:r>
    </w:p>
    <w:p>
      <w:pPr>
        <w:pStyle w:val="36"/>
      </w:pPr>
      <w:bookmarkStart w:id="216" w:name="_Toc29856"/>
      <w:bookmarkStart w:id="217" w:name="_Toc15171"/>
      <w:bookmarkStart w:id="218" w:name="_Toc3714"/>
      <w:r>
        <w:rPr>
          <w:rFonts w:hint="eastAsia"/>
        </w:rPr>
        <w:t>图</w:t>
      </w:r>
      <w:r>
        <w:t xml:space="preserve">3.1 </w:t>
      </w:r>
      <w:r>
        <w:rPr>
          <w:rFonts w:hint="eastAsia"/>
        </w:rPr>
        <w:t>系统用例图</w:t>
      </w:r>
      <w:bookmarkEnd w:id="216"/>
      <w:bookmarkEnd w:id="217"/>
      <w:bookmarkEnd w:id="218"/>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219" w:name="_Toc5499"/>
      <w:bookmarkStart w:id="220" w:name="_Toc12365"/>
      <w:bookmarkStart w:id="221" w:name="_Toc15190"/>
      <w:r>
        <w:rPr>
          <w:rFonts w:hint="eastAsia"/>
        </w:rPr>
        <w:t>表</w:t>
      </w:r>
      <w:r>
        <w:t xml:space="preserve">3.1 </w:t>
      </w:r>
      <w:r>
        <w:rPr>
          <w:rFonts w:hint="eastAsia"/>
        </w:rPr>
        <w:t>数据预处理用例描述</w:t>
      </w:r>
      <w:bookmarkEnd w:id="219"/>
      <w:bookmarkEnd w:id="220"/>
      <w:bookmarkEnd w:id="221"/>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222" w:name="_Toc21295"/>
    </w:p>
    <w:p>
      <w:pPr>
        <w:pStyle w:val="37"/>
      </w:pPr>
      <w:r>
        <w:rPr>
          <w:rFonts w:hint="eastAsia" w:ascii="Arial" w:hAnsi="Arial" w:cs="Arial"/>
        </w:rPr>
        <w:br w:type="page"/>
      </w:r>
      <w:bookmarkStart w:id="223" w:name="_Toc23334"/>
      <w:bookmarkStart w:id="224" w:name="_Toc12394"/>
      <w:r>
        <w:rPr>
          <w:rFonts w:hint="eastAsia"/>
        </w:rPr>
        <w:t>表</w:t>
      </w:r>
      <w:r>
        <w:t xml:space="preserve">3.2 </w:t>
      </w:r>
      <w:r>
        <w:rPr>
          <w:rFonts w:hint="eastAsia"/>
        </w:rPr>
        <w:t>模型训练用例描述</w:t>
      </w:r>
      <w:bookmarkEnd w:id="222"/>
      <w:bookmarkEnd w:id="223"/>
      <w:bookmarkEnd w:id="224"/>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225" w:name="_Toc2939"/>
      <w:bookmarkStart w:id="226" w:name="_Toc18324"/>
      <w:bookmarkStart w:id="227" w:name="_Toc16540"/>
      <w:r>
        <w:rPr>
          <w:rFonts w:hint="eastAsia"/>
        </w:rPr>
        <w:t>表</w:t>
      </w:r>
      <w:r>
        <w:t xml:space="preserve">3.3 </w:t>
      </w:r>
      <w:r>
        <w:rPr>
          <w:rFonts w:hint="eastAsia"/>
        </w:rPr>
        <w:t>模型测试用例描述</w:t>
      </w:r>
      <w:bookmarkEnd w:id="225"/>
      <w:bookmarkEnd w:id="226"/>
      <w:bookmarkEnd w:id="227"/>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228" w:name="_Toc22745"/>
      <w:bookmarkStart w:id="229" w:name="_Toc739"/>
      <w:bookmarkStart w:id="230" w:name="_Toc2509"/>
      <w:r>
        <w:rPr>
          <w:rFonts w:hint="eastAsia"/>
        </w:rPr>
        <w:t>表</w:t>
      </w:r>
      <w:r>
        <w:t xml:space="preserve">3.4 </w:t>
      </w:r>
      <w:r>
        <w:rPr>
          <w:rFonts w:hint="eastAsia"/>
        </w:rPr>
        <w:t>模型选择用例描述</w:t>
      </w:r>
      <w:bookmarkEnd w:id="228"/>
      <w:bookmarkEnd w:id="229"/>
      <w:bookmarkEnd w:id="23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231" w:name="_Toc12355"/>
      <w:bookmarkStart w:id="232" w:name="_Toc25728"/>
      <w:bookmarkStart w:id="233" w:name="_Toc15126"/>
      <w:r>
        <w:rPr>
          <w:rFonts w:hint="eastAsia"/>
        </w:rPr>
        <w:t>表</w:t>
      </w:r>
      <w:r>
        <w:t xml:space="preserve">3.5 </w:t>
      </w:r>
      <w:r>
        <w:rPr>
          <w:rFonts w:hint="eastAsia"/>
        </w:rPr>
        <w:t>信息抽取服务用例描述</w:t>
      </w:r>
      <w:bookmarkEnd w:id="231"/>
      <w:bookmarkEnd w:id="232"/>
      <w:bookmarkEnd w:id="233"/>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34" w:name="_Toc7744_WPSOffice_Level3"/>
      <w:bookmarkStart w:id="235" w:name="_Toc514163461"/>
      <w:bookmarkStart w:id="236" w:name="_Toc258569875"/>
      <w:bookmarkStart w:id="237" w:name="_Toc280566814"/>
      <w:bookmarkStart w:id="238" w:name="_Toc23363_WPSOffice_Level3"/>
      <w:r>
        <w:rPr>
          <w:rFonts w:ascii="Arial" w:hAnsi="Arial" w:eastAsia="黑体" w:cs="Arial"/>
        </w:rPr>
        <w:t xml:space="preserve">3.1.2 </w:t>
      </w:r>
      <w:bookmarkEnd w:id="234"/>
      <w:bookmarkEnd w:id="235"/>
      <w:bookmarkEnd w:id="236"/>
      <w:bookmarkEnd w:id="237"/>
      <w:r>
        <w:rPr>
          <w:rFonts w:hint="eastAsia" w:ascii="Arial" w:hAnsi="Arial" w:eastAsia="黑体" w:cs="Arial"/>
        </w:rPr>
        <w:t>非功能性需求</w:t>
      </w:r>
      <w:bookmarkEnd w:id="238"/>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39" w:name="_Toc514163462"/>
      <w:bookmarkStart w:id="240" w:name="_Toc22826_WPSOffice_Level3"/>
      <w:bookmarkStart w:id="241" w:name="_Toc22335_WPSOffice_Level2"/>
      <w:r>
        <w:rPr>
          <w:rFonts w:ascii="Arial" w:hAnsi="Arial" w:eastAsia="黑体" w:cs="Arial"/>
        </w:rPr>
        <w:t xml:space="preserve">3.2 </w:t>
      </w:r>
      <w:bookmarkEnd w:id="239"/>
      <w:bookmarkEnd w:id="240"/>
      <w:r>
        <w:rPr>
          <w:rFonts w:hint="eastAsia" w:ascii="Arial" w:hAnsi="Arial" w:eastAsia="黑体" w:cs="Arial"/>
        </w:rPr>
        <w:t>信息抽取服务设计与模块设计</w:t>
      </w:r>
      <w:bookmarkEnd w:id="241"/>
    </w:p>
    <w:p>
      <w:pPr>
        <w:pStyle w:val="3"/>
      </w:pPr>
      <w:bookmarkStart w:id="242" w:name="_Toc136106974"/>
      <w:bookmarkStart w:id="243" w:name="_Toc5123_WPSOffice_Level2"/>
      <w:bookmarkStart w:id="244" w:name="_Toc514163453"/>
      <w:bookmarkStart w:id="245" w:name="_Toc870_WPSOffice_Level3"/>
      <w:r>
        <w:rPr>
          <w:rFonts w:cs="Arial"/>
        </w:rPr>
        <w:t>3.</w:t>
      </w:r>
      <w:bookmarkEnd w:id="242"/>
      <w:r>
        <w:rPr>
          <w:rFonts w:cs="Arial"/>
        </w:rPr>
        <w:t xml:space="preserve">2.1 </w:t>
      </w:r>
      <w:bookmarkEnd w:id="243"/>
      <w:bookmarkEnd w:id="244"/>
      <w:r>
        <w:rPr>
          <w:rFonts w:hint="eastAsia" w:cs="Arial"/>
        </w:rPr>
        <w:t>项目总体规划</w:t>
      </w:r>
      <w:bookmarkEnd w:id="245"/>
    </w:p>
    <w:p>
      <w:pPr>
        <w:widowControl/>
        <w:spacing w:line="360" w:lineRule="auto"/>
        <w:ind w:firstLine="480" w:firstLineChars="200"/>
        <w:jc w:val="center"/>
        <w:rPr>
          <w:rFonts w:ascii="Arial" w:hAnsi="Arial" w:cs="Arial"/>
          <w:sz w:val="24"/>
        </w:rPr>
      </w:pPr>
      <w:r>
        <w:rPr>
          <w:rFonts w:ascii="Arial" w:hAnsi="Arial" w:cs="Arial"/>
          <w:sz w:val="24"/>
        </w:rPr>
        <w:pict>
          <v:shape id="_x0000_i1048" o:spt="75" alt="屏幕快照 2019-03-28 下午12.01.03" type="#_x0000_t75" style="height:202.85pt;width:345.9pt;" filled="f" o:preferrelative="t" stroked="f" coordsize="21600,21600">
            <v:path/>
            <v:fill on="f" focussize="0,0"/>
            <v:stroke on="f"/>
            <v:imagedata r:id="rId68" o:title=""/>
            <o:lock v:ext="edit" aspectratio="t"/>
            <w10:wrap type="none"/>
            <w10:anchorlock/>
          </v:shape>
        </w:pict>
      </w:r>
    </w:p>
    <w:p>
      <w:pPr>
        <w:pStyle w:val="36"/>
        <w:rPr>
          <w:rFonts w:hint="eastAsia" w:ascii="Arial" w:hAnsi="Arial" w:cs="Arial"/>
          <w:sz w:val="24"/>
          <w:lang w:val="en-US" w:eastAsia="zh-CN"/>
        </w:rPr>
      </w:pPr>
      <w:r>
        <w:rPr>
          <w:rFonts w:hint="eastAsia"/>
        </w:rPr>
        <w:t>图</w:t>
      </w:r>
      <w:r>
        <w:t xml:space="preserve">3.2 </w:t>
      </w:r>
      <w:r>
        <w:rPr>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格式供后续的任务进行模型选择和调用。在模型选择方面，根据实际需要，命名实体识别模块提供两种不同的模型供用户进行选择，第一种是基于普通词向量的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ascii="Arial" w:hAnsi="Arial" w:cs="Arial"/>
          <w:color w:val="FF0000"/>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cs="Arial"/>
        </w:rPr>
      </w:pPr>
      <w:bookmarkStart w:id="246" w:name="_Toc7744_WPSOffice_Level2"/>
      <w:bookmarkStart w:id="247" w:name="_Toc514163463"/>
      <w:bookmarkStart w:id="248" w:name="_Toc28084_WPSOffice_Level3"/>
      <w:r>
        <w:rPr>
          <w:rFonts w:cs="Arial"/>
        </w:rPr>
        <w:t>3.</w:t>
      </w:r>
      <w:bookmarkEnd w:id="246"/>
      <w:bookmarkEnd w:id="247"/>
      <w:r>
        <w:rPr>
          <w:rFonts w:cs="Arial"/>
        </w:rPr>
        <w:t xml:space="preserve">2.2 </w:t>
      </w:r>
      <w:r>
        <w:rPr>
          <w:rFonts w:hint="eastAsia" w:cs="Arial"/>
        </w:rPr>
        <w:t>数据预处理模块设计</w:t>
      </w:r>
      <w:bookmarkEnd w:id="248"/>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49" o:spt="75" alt="屏幕快照 2019-03-28 下午12.06.50" type="#_x0000_t75" style="height:196.5pt;width:412.5pt;" filled="f" o:preferrelative="t" stroked="f" coordsize="21600,21600">
            <v:path/>
            <v:fill on="f" focussize="0,0"/>
            <v:stroke on="f" joinstyle="miter"/>
            <v:imagedata r:id="rId69" o:title=""/>
            <o:lock v:ext="edit" aspectratio="t"/>
            <w10:wrap type="none"/>
            <w10:anchorlock/>
          </v:shape>
        </w:pict>
      </w:r>
    </w:p>
    <w:p>
      <w:pPr>
        <w:pStyle w:val="36"/>
        <w:rPr>
          <w:rFonts w:cs="Arial"/>
          <w:color w:val="FF0000"/>
        </w:rPr>
      </w:pPr>
      <w:bookmarkStart w:id="249" w:name="_Toc9583"/>
      <w:bookmarkStart w:id="250" w:name="_Toc29051"/>
      <w:bookmarkStart w:id="251" w:name="_Toc30879"/>
      <w:r>
        <w:rPr>
          <w:rFonts w:hint="eastAsia"/>
        </w:rPr>
        <w:t>图</w:t>
      </w:r>
      <w:r>
        <w:t xml:space="preserve">3.3 </w:t>
      </w:r>
      <w:r>
        <w:rPr>
          <w:rFonts w:hint="eastAsia"/>
        </w:rPr>
        <w:t>数据预处理模块流程图</w:t>
      </w:r>
      <w:bookmarkEnd w:id="249"/>
      <w:bookmarkEnd w:id="250"/>
      <w:bookmarkEnd w:id="251"/>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52" w:name="_Toc514163466"/>
      <w:bookmarkStart w:id="253" w:name="_Toc22826_WPSOffice_Level2"/>
      <w:bookmarkStart w:id="254" w:name="_Toc20245_WPSOffice_Level3"/>
      <w:r>
        <w:rPr>
          <w:rFonts w:cs="Arial"/>
        </w:rPr>
        <w:t>3.</w:t>
      </w:r>
      <w:bookmarkEnd w:id="252"/>
      <w:bookmarkEnd w:id="253"/>
      <w:r>
        <w:rPr>
          <w:rFonts w:cs="Arial"/>
        </w:rPr>
        <w:t xml:space="preserve">2.3 </w:t>
      </w:r>
      <w:r>
        <w:rPr>
          <w:rFonts w:hint="eastAsia" w:cs="Arial"/>
        </w:rPr>
        <w:t>信息抽取模型模块设计</w:t>
      </w:r>
      <w:bookmarkEnd w:id="254"/>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3.4</w:t>
      </w:r>
      <w:r>
        <w:rPr>
          <w:rFonts w:hint="eastAsia" w:ascii="Arial" w:hAnsi="Arial" w:cs="Arial"/>
          <w:sz w:val="24"/>
        </w:rPr>
        <w:t>所示。</w:t>
      </w:r>
    </w:p>
    <w:p>
      <w:pPr>
        <w:spacing w:line="360" w:lineRule="auto"/>
        <w:ind w:firstLine="420"/>
        <w:rPr>
          <w:rFonts w:ascii="Arial" w:hAnsi="Arial" w:cs="Arial"/>
          <w:sz w:val="24"/>
        </w:rPr>
      </w:pPr>
    </w:p>
    <w:p>
      <w:pPr>
        <w:spacing w:line="360" w:lineRule="auto"/>
        <w:ind w:firstLine="420"/>
        <w:jc w:val="center"/>
        <w:rPr>
          <w:rFonts w:ascii="Arial" w:hAnsi="Arial" w:cs="Arial"/>
          <w:sz w:val="24"/>
        </w:rPr>
      </w:pPr>
      <w:r>
        <w:rPr>
          <w:rFonts w:ascii="Arial" w:hAnsi="Arial" w:cs="Arial"/>
          <w:sz w:val="24"/>
        </w:rPr>
        <w:pict>
          <v:shape id="_x0000_i1050" o:spt="75" alt="屏幕快照 2019-03-28 上午11.27.10" type="#_x0000_t75" style="height:328.35pt;width:421.65pt;" filled="f" o:preferrelative="t" stroked="f" coordsize="21600,21600">
            <v:path/>
            <v:fill on="f" focussize="0,0"/>
            <v:stroke on="f"/>
            <v:imagedata r:id="rId70" o:title=""/>
            <o:lock v:ext="edit" aspectratio="t"/>
            <w10:wrap type="none"/>
            <w10:anchorlock/>
          </v:shape>
        </w:pict>
      </w:r>
    </w:p>
    <w:p>
      <w:pPr>
        <w:pStyle w:val="36"/>
        <w:rPr>
          <w:rFonts w:cs="Arial"/>
          <w:color w:val="FF0000"/>
        </w:rPr>
      </w:pPr>
      <w:bookmarkStart w:id="255" w:name="_Toc18101"/>
      <w:bookmarkStart w:id="256" w:name="_Toc31624"/>
      <w:bookmarkStart w:id="257" w:name="_Toc21718"/>
      <w:r>
        <w:rPr>
          <w:rFonts w:hint="eastAsia"/>
        </w:rPr>
        <w:t>图</w:t>
      </w:r>
      <w:r>
        <w:t xml:space="preserve">3.4 </w:t>
      </w:r>
      <w:r>
        <w:rPr>
          <w:rFonts w:hint="eastAsia"/>
        </w:rPr>
        <w:t>信息抽取模型模块类图</w:t>
      </w:r>
      <w:bookmarkEnd w:id="255"/>
      <w:bookmarkEnd w:id="256"/>
      <w:bookmarkEnd w:id="257"/>
    </w:p>
    <w:p>
      <w:pPr>
        <w:pStyle w:val="4"/>
        <w:rPr>
          <w:rFonts w:ascii="Arial" w:hAnsi="Arial" w:eastAsia="黑体" w:cs="Arial"/>
        </w:rPr>
      </w:pPr>
      <w:bookmarkStart w:id="258" w:name="_Toc514163467"/>
      <w:bookmarkStart w:id="259" w:name="_Toc18750_WPSOffice_Level3"/>
      <w:bookmarkStart w:id="260" w:name="_Toc12486_WPSOffice_Level3"/>
      <w:r>
        <w:rPr>
          <w:rFonts w:ascii="Arial" w:hAnsi="Arial" w:eastAsia="黑体" w:cs="Arial"/>
        </w:rPr>
        <w:t>3.</w:t>
      </w:r>
      <w:bookmarkEnd w:id="258"/>
      <w:r>
        <w:rPr>
          <w:rFonts w:ascii="Arial" w:hAnsi="Arial" w:eastAsia="黑体" w:cs="Arial"/>
        </w:rPr>
        <w:t xml:space="preserve">2.4 </w:t>
      </w:r>
      <w:bookmarkEnd w:id="259"/>
      <w:r>
        <w:rPr>
          <w:rFonts w:hint="eastAsia" w:ascii="Arial" w:hAnsi="Arial" w:eastAsia="黑体" w:cs="Arial"/>
        </w:rPr>
        <w:t>信息抽取服务模块设计</w:t>
      </w:r>
      <w:bookmarkEnd w:id="260"/>
    </w:p>
    <w:p>
      <w:pPr>
        <w:spacing w:line="360" w:lineRule="auto"/>
        <w:ind w:firstLine="420"/>
        <w:jc w:val="center"/>
        <w:rPr>
          <w:rFonts w:ascii="Arial" w:hAnsi="Arial" w:cs="Arial"/>
          <w:color w:val="FF0000"/>
          <w:sz w:val="24"/>
        </w:rPr>
      </w:pPr>
      <w:r>
        <w:rPr>
          <w:rFonts w:ascii="Arial" w:hAnsi="Arial" w:cs="Arial"/>
          <w:color w:val="FF0000"/>
          <w:sz w:val="24"/>
        </w:rPr>
        <w:pict>
          <v:shape id="_x0000_i1051" o:spt="75" alt="屏幕快照 2019-03-28 下午12.15.42" type="#_x0000_t75" style="height:217.4pt;width:274pt;" filled="f" o:preferrelative="t" stroked="f" coordsize="21600,21600">
            <v:path/>
            <v:fill on="f" focussize="0,0"/>
            <v:stroke on="f"/>
            <v:imagedata r:id="rId71" o:title=""/>
            <o:lock v:ext="edit" aspectratio="t"/>
            <w10:wrap type="none"/>
            <w10:anchorlock/>
          </v:shape>
        </w:pict>
      </w:r>
    </w:p>
    <w:p>
      <w:pPr>
        <w:pStyle w:val="36"/>
        <w:rPr>
          <w:rFonts w:cs="Arial"/>
          <w:color w:val="FF0000"/>
        </w:rPr>
      </w:pPr>
      <w:bookmarkStart w:id="261" w:name="_Toc10404"/>
      <w:bookmarkStart w:id="262" w:name="_Toc27518"/>
      <w:bookmarkStart w:id="263" w:name="_Toc2850"/>
      <w:r>
        <w:rPr>
          <w:rFonts w:hint="eastAsia"/>
        </w:rPr>
        <w:t>图</w:t>
      </w:r>
      <w:r>
        <w:t xml:space="preserve">3.5 </w:t>
      </w:r>
      <w:r>
        <w:rPr>
          <w:rFonts w:hint="eastAsia"/>
        </w:rPr>
        <w:t>信息抽取模块设计图</w:t>
      </w:r>
      <w:bookmarkEnd w:id="261"/>
      <w:bookmarkEnd w:id="262"/>
      <w:bookmarkEnd w:id="263"/>
    </w:p>
    <w:p>
      <w:pPr>
        <w:spacing w:line="360" w:lineRule="auto"/>
        <w:ind w:firstLine="480" w:firstLineChars="200"/>
        <w:rPr>
          <w:rFonts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3.5</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cs="Arial"/>
        </w:rPr>
      </w:pPr>
      <w:bookmarkStart w:id="264" w:name="_Toc14704_WPSOffice_Level2"/>
      <w:bookmarkStart w:id="265" w:name="_Toc514163470"/>
      <w:bookmarkStart w:id="266" w:name="_Toc22394_WPSOffice_Level2"/>
      <w:r>
        <w:rPr>
          <w:rFonts w:cs="Arial"/>
        </w:rPr>
        <w:t xml:space="preserve">3.3 </w:t>
      </w:r>
      <w:bookmarkEnd w:id="264"/>
      <w:bookmarkEnd w:id="265"/>
      <w:r>
        <w:rPr>
          <w:rFonts w:hint="eastAsia" w:cs="Arial"/>
        </w:rPr>
        <w:t>命名实体识别模型结构设计</w:t>
      </w:r>
      <w:bookmarkEnd w:id="266"/>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2" o:spt="75" type="#_x0000_t75" style="height:254.55pt;width:273pt;" o:ole="t" filled="f" o:preferrelative="t" stroked="f" coordsize="21600,21600">
            <v:path/>
            <v:fill on="f" focussize="0,0"/>
            <v:stroke on="f"/>
            <v:imagedata r:id="rId73" o:title=""/>
            <o:lock v:ext="edit" aspectratio="f"/>
            <w10:wrap type="none"/>
            <w10:anchorlock/>
          </v:shape>
          <o:OLEObject Type="Embed" ProgID="Visio.Drawing.15" ShapeID="_x0000_i1052" DrawAspect="Content" ObjectID="_1468075742" r:id="rId72">
            <o:LockedField>false</o:LockedField>
          </o:OLEObject>
        </w:object>
      </w:r>
    </w:p>
    <w:p>
      <w:pPr>
        <w:pStyle w:val="36"/>
        <w:rPr>
          <w:rFonts w:cs="Arial"/>
        </w:rPr>
      </w:pPr>
      <w:bookmarkStart w:id="267" w:name="_Toc24272"/>
      <w:bookmarkStart w:id="268" w:name="_Toc14460"/>
      <w:bookmarkStart w:id="269" w:name="_Toc29777"/>
      <w:bookmarkStart w:id="270" w:name="_Toc2615_WPSOffice_Level3"/>
      <w:bookmarkStart w:id="271" w:name="_Toc1580_WPSOffice_Level3"/>
      <w:r>
        <w:rPr>
          <w:rFonts w:hint="eastAsia"/>
        </w:rPr>
        <w:t>图</w:t>
      </w:r>
      <w:r>
        <w:t>3.6 BiLSTM+CRF</w:t>
      </w:r>
      <w:r>
        <w:rPr>
          <w:rFonts w:hint="eastAsia"/>
        </w:rPr>
        <w:t>模型结构示意图</w:t>
      </w:r>
      <w:bookmarkEnd w:id="267"/>
      <w:bookmarkEnd w:id="268"/>
      <w:bookmarkEnd w:id="269"/>
      <w:bookmarkEnd w:id="270"/>
      <w:bookmarkEnd w:id="271"/>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rPr>
        <w:t>模型训练得到的</w:t>
      </w:r>
      <w:r>
        <w:rPr>
          <w:rFonts w:ascii="Arial" w:hAnsi="Arial" w:cs="Arial"/>
          <w:color w:val="000000"/>
          <w:sz w:val="24"/>
        </w:rPr>
        <w:t>50102</w:t>
      </w:r>
      <w:r>
        <w:rPr>
          <w:rFonts w:hint="eastAsia" w:ascii="Arial" w:hAnsi="Arial" w:cs="Arial"/>
          <w:color w:val="000000"/>
          <w:sz w:val="24"/>
        </w:rPr>
        <w:t>个字的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3.7</w:t>
      </w:r>
      <w:r>
        <w:rPr>
          <w:rFonts w:hint="eastAsia" w:ascii="Arial" w:hAnsi="Arial" w:cs="Arial"/>
          <w:sz w:val="24"/>
        </w:rPr>
        <w:t>所示为模型训练的具体步骤。</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72" w:name="_Toc1701"/>
      <w:bookmarkStart w:id="273" w:name="_Toc22876"/>
      <w:bookmarkStart w:id="274" w:name="_Toc19847_WPSOffice_Level3"/>
      <w:bookmarkStart w:id="275" w:name="_Toc30266"/>
      <w:bookmarkStart w:id="276" w:name="_Toc12988_WPSOffice_Level3"/>
      <w:bookmarkStart w:id="277" w:name="_Toc5123_WPSOffice_Level3"/>
      <w:r>
        <w:rPr>
          <w:rFonts w:hint="eastAsia"/>
        </w:rPr>
        <w:t>图</w:t>
      </w:r>
      <w:r>
        <w:t>3.7 Bi-LSTM-CRF</w:t>
      </w:r>
      <w:r>
        <w:rPr>
          <w:rFonts w:hint="eastAsia"/>
        </w:rPr>
        <w:t>模型训练具体步骤</w:t>
      </w:r>
      <w:bookmarkEnd w:id="272"/>
      <w:bookmarkEnd w:id="273"/>
      <w:bookmarkEnd w:id="274"/>
      <w:bookmarkEnd w:id="275"/>
      <w:bookmarkEnd w:id="276"/>
      <w:bookmarkEnd w:id="277"/>
    </w:p>
    <w:p>
      <w:pPr>
        <w:pStyle w:val="3"/>
        <w:rPr>
          <w:rFonts w:cs="Arial"/>
        </w:rPr>
      </w:pPr>
      <w:bookmarkStart w:id="278" w:name="_Toc4656_WPSOffice_Level3"/>
      <w:r>
        <w:rPr>
          <w:rFonts w:cs="Arial"/>
        </w:rPr>
        <w:t xml:space="preserve">3.3.1 </w:t>
      </w:r>
      <w:r>
        <w:rPr>
          <w:rFonts w:hint="eastAsia" w:cs="Arial"/>
        </w:rPr>
        <w:t>模型的标注策略</w:t>
      </w:r>
      <w:bookmarkEnd w:id="278"/>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3.8</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rPr>
              <w:t>将</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亲</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自</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来</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lang w:val="en-US" w:eastAsia="zh-CN"/>
              </w:rPr>
              <w:t>清</w:t>
            </w:r>
            <w:r>
              <w:rPr>
                <w:rFonts w:ascii="Arial" w:hAnsi="Arial" w:cs="Arial"/>
                <w:sz w:val="24"/>
              </w:rPr>
              <w:t xml:space="preserve"> B-INS</w:t>
            </w:r>
          </w:p>
          <w:p>
            <w:pPr>
              <w:widowControl/>
              <w:spacing w:line="360" w:lineRule="auto"/>
              <w:rPr>
                <w:rFonts w:ascii="Arial" w:hAnsi="Arial" w:cs="Arial"/>
                <w:sz w:val="24"/>
              </w:rPr>
            </w:pPr>
            <w:r>
              <w:rPr>
                <w:rFonts w:hint="eastAsia" w:ascii="Arial" w:hAnsi="Arial" w:cs="Arial"/>
                <w:sz w:val="24"/>
                <w:lang w:val="en-US" w:eastAsia="zh-CN"/>
              </w:rPr>
              <w:t>华</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大</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学</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进</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行</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宣</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讲</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活</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动</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w:t>
            </w:r>
            <w:r>
              <w:rPr>
                <w:rFonts w:ascii="Arial" w:hAnsi="Arial" w:cs="Arial"/>
                <w:sz w:val="24"/>
              </w:rPr>
              <w:t xml:space="preserve"> O</w:t>
            </w:r>
          </w:p>
        </w:tc>
      </w:tr>
    </w:tbl>
    <w:p>
      <w:pPr>
        <w:pStyle w:val="36"/>
        <w:rPr>
          <w:rFonts w:cs="Arial"/>
        </w:rPr>
      </w:pPr>
      <w:bookmarkStart w:id="279" w:name="_Toc20398"/>
      <w:bookmarkStart w:id="280" w:name="_Toc943"/>
      <w:bookmarkStart w:id="281" w:name="_Toc4558"/>
      <w:bookmarkStart w:id="282" w:name="_Toc27641_WPSOffice_Level3"/>
      <w:r>
        <w:rPr>
          <w:rFonts w:hint="eastAsia"/>
        </w:rPr>
        <w:t>图</w:t>
      </w:r>
      <w:r>
        <w:t>3.8 BIO</w:t>
      </w:r>
      <w:r>
        <w:rPr>
          <w:rFonts w:hint="eastAsia"/>
        </w:rPr>
        <w:t>标注格式示例</w:t>
      </w:r>
      <w:bookmarkEnd w:id="279"/>
      <w:bookmarkEnd w:id="280"/>
      <w:bookmarkEnd w:id="281"/>
      <w:bookmarkEnd w:id="282"/>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83" w:name="_Toc16920_WPSOffice_Level3"/>
      <w:r>
        <w:rPr>
          <w:rFonts w:cs="Arial"/>
        </w:rPr>
        <w:t xml:space="preserve">3.3.2 </w:t>
      </w:r>
      <w:r>
        <w:rPr>
          <w:rFonts w:hint="eastAsia" w:cs="Arial"/>
        </w:rPr>
        <w:t>基于</w:t>
      </w:r>
      <w:r>
        <w:rPr>
          <w:rFonts w:cs="Arial"/>
        </w:rPr>
        <w:t>word2vec</w:t>
      </w:r>
      <w:r>
        <w:rPr>
          <w:rFonts w:hint="eastAsia" w:cs="Arial"/>
        </w:rPr>
        <w:t>的输入层</w:t>
      </w:r>
      <w:bookmarkEnd w:id="28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3.9</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object>
          <v:shape id="_x0000_i1053" o:spt="75" type="#_x0000_t75" style="height:163.5pt;width:375.75pt;" o:ole="t" filled="f" o:preferrelative="t" stroked="f" coordsize="21600,21600">
            <v:path/>
            <v:fill on="f" focussize="0,0"/>
            <v:stroke on="f" joinstyle="miter"/>
            <v:imagedata r:id="rId75" o:title=""/>
            <o:lock v:ext="edit" aspectratio="f"/>
            <w10:wrap type="none"/>
            <w10:anchorlock/>
          </v:shape>
          <o:OLEObject Type="Embed" ProgID="Visio.Drawing.15" ShapeID="_x0000_i1053" DrawAspect="Content" ObjectID="_1468075743" r:id="rId74">
            <o:LockedField>false</o:LockedField>
          </o:OLEObject>
        </w:object>
      </w:r>
    </w:p>
    <w:p>
      <w:pPr>
        <w:pStyle w:val="36"/>
        <w:rPr>
          <w:rFonts w:cs="Arial"/>
        </w:rPr>
      </w:pPr>
      <w:bookmarkStart w:id="284" w:name="_Toc3884_WPSOffice_Level3"/>
      <w:bookmarkStart w:id="285" w:name="_Toc9039"/>
      <w:bookmarkStart w:id="286" w:name="_Toc3596"/>
      <w:bookmarkStart w:id="287" w:name="_Toc8504"/>
      <w:r>
        <w:rPr>
          <w:rFonts w:hint="eastAsia"/>
        </w:rPr>
        <w:t>图</w:t>
      </w:r>
      <w:r>
        <w:t xml:space="preserve">3.9 </w:t>
      </w:r>
      <w:r>
        <w:rPr>
          <w:rFonts w:hint="eastAsia"/>
        </w:rPr>
        <w:t>基于</w:t>
      </w:r>
      <w:r>
        <w:t>word2vec</w:t>
      </w:r>
      <w:r>
        <w:rPr>
          <w:rFonts w:hint="eastAsia"/>
        </w:rPr>
        <w:t>的句子级别命名实体识别模型架构图</w:t>
      </w:r>
      <w:bookmarkEnd w:id="284"/>
      <w:bookmarkEnd w:id="285"/>
      <w:bookmarkEnd w:id="286"/>
      <w:bookmarkEnd w:id="287"/>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3.10</w:t>
      </w:r>
      <w:r>
        <w:rPr>
          <w:rFonts w:hint="eastAsia" w:ascii="Arial" w:hAnsi="Arial" w:cs="Arial"/>
          <w:sz w:val="24"/>
        </w:rPr>
        <w:t>所示为词向量使用示意图。</w:t>
      </w:r>
    </w:p>
    <w:p>
      <w:pPr>
        <w:spacing w:line="360" w:lineRule="auto"/>
        <w:ind w:firstLine="420"/>
        <w:rPr>
          <w:rFonts w:ascii="Arial" w:hAnsi="Arial" w:cs="Arial"/>
          <w:color w:val="000000"/>
          <w:sz w:val="24"/>
        </w:rPr>
      </w:pPr>
      <w:r>
        <w:rPr>
          <w:rFonts w:ascii="Arial" w:hAnsi="Arial" w:cs="Arial"/>
          <w:color w:val="000000"/>
          <w:sz w:val="24"/>
        </w:rPr>
        <w:object>
          <v:shape id="_x0000_i1054" o:spt="75" type="#_x0000_t75" style="height:211.5pt;width:386.25pt;" o:ole="t" filled="f" o:preferrelative="t" stroked="f" coordsize="21600,21600">
            <v:path/>
            <v:fill on="f" focussize="0,0"/>
            <v:stroke on="f" joinstyle="miter"/>
            <v:imagedata r:id="rId77" o:title=""/>
            <o:lock v:ext="edit" aspectratio="f"/>
            <w10:wrap type="none"/>
            <w10:anchorlock/>
          </v:shape>
          <o:OLEObject Type="Embed" ProgID="Visio.Drawing.15" ShapeID="_x0000_i1054" DrawAspect="Content" ObjectID="_1468075744" r:id="rId76">
            <o:LockedField>false</o:LockedField>
          </o:OLEObject>
        </w:object>
      </w:r>
    </w:p>
    <w:p>
      <w:pPr>
        <w:pStyle w:val="36"/>
        <w:rPr>
          <w:rFonts w:cs="Arial"/>
          <w:color w:val="000000"/>
        </w:rPr>
      </w:pPr>
      <w:bookmarkStart w:id="288" w:name="_Toc22613"/>
      <w:bookmarkStart w:id="289" w:name="_Toc3863"/>
      <w:bookmarkStart w:id="290" w:name="_Toc24728"/>
      <w:r>
        <w:rPr>
          <w:rFonts w:hint="eastAsia"/>
        </w:rPr>
        <w:t>图</w:t>
      </w:r>
      <w:r>
        <w:t xml:space="preserve">3.10 </w:t>
      </w:r>
      <w:r>
        <w:rPr>
          <w:rFonts w:hint="eastAsia"/>
        </w:rPr>
        <w:t>词向量使用示意图</w:t>
      </w:r>
      <w:bookmarkEnd w:id="288"/>
      <w:bookmarkEnd w:id="289"/>
      <w:bookmarkEnd w:id="290"/>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3.11</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91" w:name="_Toc28285"/>
      <w:bookmarkStart w:id="292" w:name="_Toc6317"/>
      <w:bookmarkStart w:id="293" w:name="_Toc17044"/>
      <w:r>
        <w:rPr>
          <w:rFonts w:hint="eastAsia"/>
        </w:rPr>
        <w:t>图</w:t>
      </w:r>
      <w:r>
        <w:t xml:space="preserve">3.11 </w:t>
      </w:r>
      <w:r>
        <w:rPr>
          <w:rFonts w:hint="eastAsia"/>
        </w:rPr>
        <w:t>词汇信息示例</w:t>
      </w:r>
      <w:bookmarkEnd w:id="291"/>
      <w:bookmarkEnd w:id="292"/>
      <w:bookmarkEnd w:id="293"/>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94" w:name="_Toc3714_WPSOffice_Level3"/>
      <w:r>
        <w:rPr>
          <w:rFonts w:cs="Arial"/>
        </w:rPr>
        <w:t xml:space="preserve">3.3.2 </w:t>
      </w:r>
      <w:r>
        <w:rPr>
          <w:rFonts w:hint="eastAsia" w:cs="Arial"/>
        </w:rPr>
        <w:t>基于</w:t>
      </w:r>
      <w:r>
        <w:rPr>
          <w:rFonts w:cs="Arial"/>
        </w:rPr>
        <w:t>BERT</w:t>
      </w:r>
      <w:r>
        <w:rPr>
          <w:rFonts w:hint="eastAsia" w:cs="Arial"/>
        </w:rPr>
        <w:t>的输入层</w:t>
      </w:r>
      <w:bookmarkEnd w:id="294"/>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3.12</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pict>
          <v:shape id="_x0000_i1055" o:spt="75" alt="图3.14的副本" type="#_x0000_t75" style="height:135.75pt;width:415.5pt;" filled="f" o:preferrelative="t" stroked="f" coordsize="21600,21600">
            <v:path/>
            <v:fill on="f" focussize="0,0"/>
            <v:stroke on="f" joinstyle="miter"/>
            <v:imagedata r:id="rId78" o:title=""/>
            <o:lock v:ext="edit" aspectratio="t"/>
            <w10:wrap type="none"/>
            <w10:anchorlock/>
          </v:shape>
        </w:pict>
      </w:r>
    </w:p>
    <w:p>
      <w:pPr>
        <w:pStyle w:val="36"/>
        <w:rPr>
          <w:rFonts w:cs="Arial"/>
          <w:color w:val="FF0000"/>
        </w:rPr>
      </w:pPr>
      <w:bookmarkStart w:id="295" w:name="_Toc31114"/>
      <w:bookmarkStart w:id="296" w:name="_Toc31852"/>
      <w:bookmarkStart w:id="297" w:name="_Toc5954"/>
      <w:r>
        <w:rPr>
          <w:rFonts w:hint="eastAsia"/>
        </w:rPr>
        <w:t>图</w:t>
      </w:r>
      <w:r>
        <w:t>3.12 BERT</w:t>
      </w:r>
      <w:r>
        <w:rPr>
          <w:rFonts w:hint="eastAsia"/>
        </w:rPr>
        <w:t>模型输入示例</w:t>
      </w:r>
      <w:bookmarkEnd w:id="295"/>
      <w:bookmarkEnd w:id="296"/>
      <w:bookmarkEnd w:id="297"/>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98" w:name="_Toc17_WPSOffice_Level3"/>
      <w:r>
        <w:rPr>
          <w:rFonts w:cs="Arial"/>
        </w:rPr>
        <w:t xml:space="preserve">3.3.3 </w:t>
      </w:r>
      <w:r>
        <w:rPr>
          <w:rFonts w:hint="eastAsia" w:cs="Arial"/>
        </w:rPr>
        <w:t>网络层</w:t>
      </w:r>
      <w:bookmarkEnd w:id="298"/>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6" o:spt="75" type="#_x0000_t75" style="height:311.25pt;width:375.75pt;" o:ole="t" filled="f" o:preferrelative="t" stroked="f" coordsize="21600,21600">
            <v:path/>
            <v:fill on="f" focussize="0,0"/>
            <v:stroke on="f" joinstyle="miter"/>
            <v:imagedata r:id="rId80" o:title=""/>
            <o:lock v:ext="edit" aspectratio="f"/>
            <w10:wrap type="none"/>
            <w10:anchorlock/>
          </v:shape>
          <o:OLEObject Type="Embed" ProgID="Visio.Drawing.15" ShapeID="_x0000_i1056" DrawAspect="Content" ObjectID="_1468075745" r:id="rId79">
            <o:LockedField>false</o:LockedField>
          </o:OLEObject>
        </w:object>
      </w:r>
    </w:p>
    <w:p>
      <w:pPr>
        <w:pStyle w:val="36"/>
        <w:rPr>
          <w:rFonts w:cs="Arial"/>
        </w:rPr>
      </w:pPr>
      <w:bookmarkStart w:id="299" w:name="_Toc26697"/>
      <w:bookmarkStart w:id="300" w:name="_Toc10600"/>
      <w:bookmarkStart w:id="301" w:name="_Toc14704_WPSOffice_Level3"/>
      <w:bookmarkStart w:id="302" w:name="_Toc19124"/>
      <w:r>
        <w:rPr>
          <w:rFonts w:hint="eastAsia"/>
        </w:rPr>
        <w:t>图</w:t>
      </w:r>
      <w:r>
        <w:t xml:space="preserve">3.13 </w:t>
      </w:r>
      <w:r>
        <w:rPr>
          <w:rFonts w:hint="eastAsia"/>
        </w:rPr>
        <w:t>基于</w:t>
      </w:r>
      <w:r>
        <w:t>Bi-LSTM</w:t>
      </w:r>
      <w:r>
        <w:rPr>
          <w:rFonts w:hint="eastAsia"/>
        </w:rPr>
        <w:t>的编码层结构图</w:t>
      </w:r>
      <w:bookmarkEnd w:id="299"/>
      <w:bookmarkEnd w:id="300"/>
      <w:bookmarkEnd w:id="301"/>
      <w:bookmarkEnd w:id="302"/>
    </w:p>
    <w:p>
      <w:pPr>
        <w:spacing w:line="360" w:lineRule="auto"/>
        <w:ind w:firstLine="480" w:firstLineChars="200"/>
      </w:pPr>
      <w:r>
        <w:rPr>
          <w:rFonts w:hint="eastAsia" w:ascii="Arial" w:hAnsi="Arial" w:cs="Arial"/>
          <w:sz w:val="24"/>
        </w:rPr>
        <w:t>如图</w:t>
      </w:r>
      <w:r>
        <w:rPr>
          <w:rFonts w:ascii="Arial" w:hAnsi="Arial" w:cs="Arial"/>
          <w:sz w:val="24"/>
        </w:rPr>
        <w:t>3.13</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303" w:name="_Toc9583_WPSOffice_Level3"/>
      <w:r>
        <w:rPr>
          <w:rFonts w:cs="Arial"/>
        </w:rPr>
        <w:t xml:space="preserve">3.3.4 </w:t>
      </w:r>
      <w:r>
        <w:rPr>
          <w:rFonts w:hint="eastAsia" w:cs="Arial"/>
        </w:rPr>
        <w:t>输出层</w:t>
      </w:r>
      <w:bookmarkEnd w:id="303"/>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7" o:spt="75" type="#_x0000_t75" style="height:18pt;width:89.25pt;" o:ole="t" filled="f" o:preferrelative="t" stroked="f" coordsize="21600,21600">
            <v:path/>
            <v:fill on="f" focussize="0,0"/>
            <v:stroke on="f" joinstyle="miter"/>
            <v:imagedata r:id="rId82" o:title=""/>
            <o:lock v:ext="edit" aspectratio="t"/>
            <w10:wrap type="none"/>
            <w10:anchorlock/>
          </v:shape>
          <o:OLEObject Type="Embed" ProgID="Equation.3" ShapeID="_x0000_i1057" DrawAspect="Content" ObjectID="_1468075746" r:id="rId81">
            <o:LockedField>false</o:LockedField>
          </o:OLEObject>
        </w:object>
      </w:r>
      <w:r>
        <w:rPr>
          <w:rFonts w:hint="eastAsia" w:ascii="Arial" w:hAnsi="Arial" w:cs="Arial"/>
          <w:sz w:val="24"/>
        </w:rPr>
        <w:t>，其中</w:t>
      </w:r>
      <w:r>
        <w:rPr>
          <w:rFonts w:ascii="Arial" w:hAnsi="Arial" w:cs="Arial"/>
          <w:position w:val="-12"/>
          <w:sz w:val="24"/>
        </w:rPr>
        <w:object>
          <v:shape id="_x0000_i1058" o:spt="75" type="#_x0000_t75" style="height:18pt;width:12.75pt;" o:ole="t" filled="f" o:preferrelative="t" stroked="f" coordsize="21600,21600">
            <v:path/>
            <v:fill on="f" focussize="0,0"/>
            <v:stroke on="f" joinstyle="miter"/>
            <v:imagedata r:id="rId84" o:title=""/>
            <o:lock v:ext="edit" aspectratio="t"/>
            <w10:wrap type="none"/>
            <w10:anchorlock/>
          </v:shape>
          <o:OLEObject Type="Embed" ProgID="Equation.3" ShapeID="_x0000_i1058" DrawAspect="Content" ObjectID="_1468075747" r:id="rId83">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9" o:spt="75" type="#_x0000_t75" style="height:18pt;width:12.75pt;" o:ole="t" filled="f" o:preferrelative="t" stroked="f" coordsize="21600,21600">
            <v:path/>
            <v:fill on="f" focussize="0,0"/>
            <v:stroke on="f" joinstyle="miter"/>
            <v:imagedata r:id="rId84" o:title=""/>
            <o:lock v:ext="edit" aspectratio="t"/>
            <w10:wrap type="none"/>
            <w10:anchorlock/>
          </v:shape>
          <o:OLEObject Type="Embed" ProgID="Equation.3" ShapeID="_x0000_i1059" DrawAspect="Content" ObjectID="_1468075748" r:id="rId85">
            <o:LockedField>false</o:LockedField>
          </o:OLEObject>
        </w:object>
      </w:r>
      <w:r>
        <w:rPr>
          <w:rFonts w:hint="eastAsia" w:ascii="Arial" w:hAnsi="Arial" w:cs="Arial"/>
          <w:sz w:val="24"/>
        </w:rPr>
        <w:t>会经过</w:t>
      </w:r>
      <w:r>
        <w:rPr>
          <w:rFonts w:ascii="Arial" w:hAnsi="Arial" w:cs="Arial"/>
          <w:position w:val="-12"/>
          <w:sz w:val="24"/>
        </w:rPr>
        <w:object>
          <v:shape id="_x0000_i1060" o:spt="75" type="#_x0000_t75" style="height:18pt;width:99pt;" o:ole="t" filled="f" o:preferrelative="t" stroked="f" coordsize="21600,21600">
            <v:path/>
            <v:fill on="f" focussize="0,0"/>
            <v:stroke on="f" joinstyle="miter"/>
            <v:imagedata r:id="rId87" o:title=""/>
            <o:lock v:ext="edit" aspectratio="t"/>
            <w10:wrap type="none"/>
            <w10:anchorlock/>
          </v:shape>
          <o:OLEObject Type="Embed" ProgID="Equation.3" ShapeID="_x0000_i1060" DrawAspect="Content" ObjectID="_1468075749" r:id="rId86">
            <o:LockedField>false</o:LockedField>
          </o:OLEObject>
        </w:object>
      </w:r>
      <w:r>
        <w:rPr>
          <w:rFonts w:hint="eastAsia" w:ascii="Arial" w:hAnsi="Arial" w:cs="Arial"/>
          <w:sz w:val="24"/>
        </w:rPr>
        <w:t>计算得到输入对应的状态分数矩阵，示意图如图</w:t>
      </w:r>
      <w:r>
        <w:rPr>
          <w:rFonts w:ascii="Arial" w:hAnsi="Arial" w:cs="Arial"/>
          <w:sz w:val="24"/>
        </w:rPr>
        <w:t>3.14</w:t>
      </w:r>
      <w:r>
        <w:rPr>
          <w:rFonts w:hint="eastAsia" w:ascii="Arial" w:hAnsi="Arial" w:cs="Arial"/>
          <w:sz w:val="24"/>
        </w:rPr>
        <w:t>所示。</w:t>
      </w:r>
    </w:p>
    <w:p>
      <w:pPr>
        <w:spacing w:line="360" w:lineRule="auto"/>
        <w:ind w:firstLine="420"/>
        <w:rPr>
          <w:rFonts w:ascii="Arial" w:hAnsi="Arial" w:cs="Arial"/>
          <w:color w:val="FF0000"/>
          <w:sz w:val="24"/>
        </w:rPr>
      </w:pPr>
      <w:r>
        <w:rPr>
          <w:rFonts w:ascii="Arial" w:hAnsi="Arial" w:cs="Arial"/>
          <w:color w:val="FF0000"/>
          <w:sz w:val="24"/>
        </w:rPr>
        <w:object>
          <v:shape id="_x0000_i1061" o:spt="75" type="#_x0000_t75" style="height:122.25pt;width:413.25pt;" o:ole="t" filled="f" o:preferrelative="t" stroked="f" coordsize="21600,21600">
            <v:path/>
            <v:fill on="f" focussize="0,0"/>
            <v:stroke on="f" joinstyle="miter"/>
            <v:imagedata r:id="rId89" o:title=""/>
            <o:lock v:ext="edit" aspectratio="f"/>
            <w10:wrap type="none"/>
            <w10:anchorlock/>
          </v:shape>
          <o:OLEObject Type="Embed" ProgID="Visio.Drawing.15" ShapeID="_x0000_i1061" DrawAspect="Content" ObjectID="_1468075750" r:id="rId88">
            <o:LockedField>false</o:LockedField>
          </o:OLEObject>
        </w:object>
      </w:r>
    </w:p>
    <w:p>
      <w:pPr>
        <w:pStyle w:val="36"/>
        <w:rPr>
          <w:rFonts w:cs="Arial"/>
        </w:rPr>
      </w:pPr>
      <w:bookmarkStart w:id="304" w:name="_Toc19612"/>
      <w:bookmarkStart w:id="305" w:name="_Toc30652"/>
      <w:bookmarkStart w:id="306" w:name="_Toc17162"/>
      <w:r>
        <w:rPr>
          <w:rFonts w:hint="eastAsia"/>
        </w:rPr>
        <w:t>图</w:t>
      </w:r>
      <w:r>
        <w:t xml:space="preserve">3.14 </w:t>
      </w:r>
      <w:r>
        <w:rPr>
          <w:rFonts w:hint="eastAsia"/>
        </w:rPr>
        <w:t>全连接层示意图</w:t>
      </w:r>
      <w:bookmarkEnd w:id="304"/>
      <w:bookmarkEnd w:id="305"/>
      <w:bookmarkEnd w:id="306"/>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3.15</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pict>
          <v:shape id="_x0000_i1062" o:spt="75" alt="图3.13" type="#_x0000_t75" style="height:199.5pt;width:414pt;" filled="f" o:preferrelative="t" stroked="f" coordsize="21600,21600">
            <v:path/>
            <v:fill on="f" focussize="0,0"/>
            <v:stroke on="f" joinstyle="miter"/>
            <v:imagedata r:id="rId90" o:title=""/>
            <o:lock v:ext="edit" aspectratio="t"/>
            <w10:wrap type="none"/>
            <w10:anchorlock/>
          </v:shape>
        </w:pict>
      </w:r>
    </w:p>
    <w:p>
      <w:pPr>
        <w:pStyle w:val="36"/>
        <w:rPr>
          <w:rFonts w:cs="Arial"/>
        </w:rPr>
      </w:pPr>
      <w:bookmarkStart w:id="307" w:name="_Toc31162"/>
      <w:bookmarkStart w:id="308" w:name="_Toc23481"/>
      <w:bookmarkStart w:id="309" w:name="_Toc30585"/>
      <w:r>
        <w:rPr>
          <w:rFonts w:hint="eastAsia"/>
        </w:rPr>
        <w:t>图</w:t>
      </w:r>
      <w:r>
        <w:t xml:space="preserve">3.15 </w:t>
      </w:r>
      <w:r>
        <w:rPr>
          <w:rFonts w:hint="eastAsia"/>
        </w:rPr>
        <w:t>未使用</w:t>
      </w:r>
      <w:r>
        <w:t>CRF</w:t>
      </w:r>
      <w:r>
        <w:rPr>
          <w:rFonts w:hint="eastAsia"/>
        </w:rPr>
        <w:t>层的模型示例</w:t>
      </w:r>
      <w:bookmarkEnd w:id="307"/>
      <w:bookmarkEnd w:id="308"/>
      <w:bookmarkEnd w:id="309"/>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310" w:name="_Toc17551"/>
      <w:bookmarkStart w:id="311" w:name="_Toc21489"/>
      <w:bookmarkStart w:id="312" w:name="_Toc827"/>
      <w:r>
        <w:rPr>
          <w:rFonts w:hint="eastAsia"/>
        </w:rPr>
        <w:t>表</w:t>
      </w:r>
      <w:r>
        <w:t xml:space="preserve">3.6 </w:t>
      </w:r>
      <w:r>
        <w:rPr>
          <w:rFonts w:hint="eastAsia"/>
        </w:rPr>
        <w:t>转移分数矩阵示例</w:t>
      </w:r>
      <w:bookmarkEnd w:id="310"/>
      <w:bookmarkEnd w:id="311"/>
      <w:bookmarkEnd w:id="312"/>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3" o:spt="75" type="#_x0000_t75" style="height:15.75pt;width:72.75pt;" o:ole="t" filled="f" o:preferrelative="t" stroked="f" coordsize="21600,21600">
            <v:path/>
            <v:fill on="f" focussize="0,0"/>
            <v:stroke on="f" joinstyle="miter"/>
            <v:imagedata r:id="rId92" o:title=""/>
            <o:lock v:ext="edit" aspectratio="t"/>
            <w10:wrap type="none"/>
            <w10:anchorlock/>
          </v:shape>
          <o:OLEObject Type="Embed" ProgID="Equation.3" ShapeID="_x0000_i1063" DrawAspect="Content" ObjectID="_1468075751" r:id="rId91">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4" o:spt="75" type="#_x0000_t75" style="height:18.75pt;width:15.75pt;" o:ole="t" filled="f" o:preferrelative="t" stroked="f" coordsize="21600,21600">
            <v:path/>
            <v:fill on="f" focussize="0,0"/>
            <v:stroke on="f" joinstyle="miter"/>
            <v:imagedata r:id="rId94" o:title=""/>
            <o:lock v:ext="edit" aspectratio="t"/>
            <w10:wrap type="none"/>
            <w10:anchorlock/>
          </v:shape>
          <o:OLEObject Type="Embed" ProgID="Equation.3" ShapeID="_x0000_i1064" DrawAspect="Content" ObjectID="_1468075752" r:id="rId93">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5" o:spt="75" type="#_x0000_t75" style="height:18pt;width:86.25pt;" o:ole="t" filled="f" o:preferrelative="t" stroked="f" coordsize="21600,21600">
            <v:path/>
            <v:fill on="f" focussize="0,0"/>
            <v:stroke on="f" joinstyle="miter"/>
            <v:imagedata r:id="rId96" o:title=""/>
            <o:lock v:ext="edit" aspectratio="t"/>
            <w10:wrap type="none"/>
            <w10:anchorlock/>
          </v:shape>
          <o:OLEObject Type="Embed" ProgID="Equation.3" ShapeID="_x0000_i1065" DrawAspect="Content" ObjectID="_1468075753" r:id="rId95">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6" o:spt="75" type="#_x0000_t75" style="height:18pt;width:12.75pt;" o:ole="t" filled="f" o:preferrelative="t" stroked="f" coordsize="21600,21600">
            <v:path/>
            <v:fill on="f" focussize="0,0"/>
            <v:stroke on="f" joinstyle="miter"/>
            <v:imagedata r:id="rId98" o:title=""/>
            <o:lock v:ext="edit" aspectratio="t"/>
            <w10:wrap type="none"/>
            <w10:anchorlock/>
          </v:shape>
          <o:OLEObject Type="Embed" ProgID="Equation.3" ShapeID="_x0000_i1066" DrawAspect="Content" ObjectID="_1468075754" r:id="rId97">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7" o:spt="75" type="#_x0000_t75" style="height:18.75pt;width:197.25pt;" o:ole="t" filled="f" o:preferrelative="t" stroked="f" coordsize="21600,21600">
            <v:path/>
            <v:fill on="f" focussize="0,0"/>
            <v:stroke on="f" joinstyle="miter"/>
            <v:imagedata r:id="rId100" o:title=""/>
            <o:lock v:ext="edit" aspectratio="t"/>
            <w10:wrap type="none"/>
            <w10:anchorlock/>
          </v:shape>
          <o:OLEObject Type="Embed" ProgID="Equation.3" ShapeID="_x0000_i1067" DrawAspect="Content" ObjectID="_1468075755" r:id="rId9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28"/>
          <w:sz w:val="24"/>
        </w:rPr>
        <w:object>
          <v:shape id="_x0000_i1068" o:spt="75" type="#_x0000_t75" style="height:33.75pt;width:99.75pt;" o:ole="t" filled="f" o:preferrelative="t" stroked="f" coordsize="21600,21600">
            <v:path/>
            <v:fill on="f" focussize="0,0"/>
            <v:stroke on="f" joinstyle="miter"/>
            <v:imagedata r:id="rId102" o:title=""/>
            <o:lock v:ext="edit" aspectratio="t"/>
            <w10:wrap type="none"/>
            <w10:anchorlock/>
          </v:shape>
          <o:OLEObject Type="Embed" ProgID="Equation.3" ShapeID="_x0000_i1068" DrawAspect="Content" ObjectID="_1468075756" r:id="rId101">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36"/>
          <w:sz w:val="24"/>
        </w:rPr>
        <w:object>
          <v:shape id="_x0000_i1069" o:spt="75" type="#_x0000_t75" style="height:39pt;width:198.75pt;" o:ole="t" filled="f" o:preferrelative="t" stroked="f" coordsize="21600,21600">
            <v:path/>
            <v:fill on="f" focussize="0,0"/>
            <v:stroke on="f" joinstyle="miter"/>
            <v:imagedata r:id="rId104" o:title=""/>
            <o:lock v:ext="edit" aspectratio="t"/>
            <w10:wrap type="none"/>
            <w10:anchorlock/>
          </v:shape>
          <o:OLEObject Type="Embed" ProgID="Equation.3" ShapeID="_x0000_i1069" DrawAspect="Content" ObjectID="_1468075757" r:id="rId10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70" o:spt="75" type="#_x0000_t75" style="height:18pt;width:23.25pt;" o:ole="t" filled="f" o:preferrelative="t" stroked="f" coordsize="21600,21600">
            <v:path/>
            <v:fill on="f" focussize="0,0"/>
            <v:stroke on="f" joinstyle="miter"/>
            <v:imagedata r:id="rId106" o:title=""/>
            <o:lock v:ext="edit" aspectratio="t"/>
            <w10:wrap type="none"/>
            <w10:anchorlock/>
          </v:shape>
          <o:OLEObject Type="Embed" ProgID="Equation.3" ShapeID="_x0000_i1070" DrawAspect="Content" ObjectID="_1468075758" r:id="rId105">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71" o:spt="75" type="#_x0000_t75" style="height:21.75pt;width:248.25pt;" o:ole="t" filled="f" o:preferrelative="t" stroked="f" coordsize="21600,21600">
            <v:path/>
            <v:fill on="f" focussize="0,0"/>
            <v:stroke on="f" joinstyle="miter"/>
            <v:imagedata r:id="rId108" o:title=""/>
            <o:lock v:ext="edit" aspectratio="t"/>
            <w10:wrap type="none"/>
            <w10:anchorlock/>
          </v:shape>
          <o:OLEObject Type="Embed" ProgID="Equation.3" ShapeID="_x0000_i1071" DrawAspect="Content" ObjectID="_1468075759" r:id="rId107">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313" w:name="_Toc6646_WPSOffice_Level3"/>
      <w:bookmarkStart w:id="314" w:name="_Toc514163471"/>
      <w:bookmarkStart w:id="315" w:name="_Toc23363_WPSOffice_Level2"/>
      <w:r>
        <w:rPr>
          <w:rFonts w:ascii="Arial" w:hAnsi="Arial" w:eastAsia="黑体" w:cs="Arial"/>
        </w:rPr>
        <w:t xml:space="preserve">3.4 </w:t>
      </w:r>
      <w:bookmarkEnd w:id="313"/>
      <w:bookmarkEnd w:id="314"/>
      <w:r>
        <w:rPr>
          <w:rFonts w:hint="eastAsia" w:ascii="Arial" w:hAnsi="Arial" w:eastAsia="黑体" w:cs="Arial"/>
        </w:rPr>
        <w:t>关系抽取模型结构设计</w:t>
      </w:r>
      <w:bookmarkEnd w:id="315"/>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3.16</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pict>
          <v:shape id="_x0000_i1072" o:spt="75" alt="4.1" type="#_x0000_t75" style="height:160.5pt;width:412.5pt;" filled="f" o:preferrelative="t" stroked="f" coordsize="21600,21600">
            <v:path/>
            <v:fill on="f" focussize="0,0"/>
            <v:stroke on="f" joinstyle="miter"/>
            <v:imagedata r:id="rId109" o:title=""/>
            <o:lock v:ext="edit" aspectratio="t"/>
            <w10:wrap type="none"/>
            <w10:anchorlock/>
          </v:shape>
        </w:pict>
      </w:r>
    </w:p>
    <w:p>
      <w:pPr>
        <w:pStyle w:val="36"/>
        <w:rPr>
          <w:rFonts w:cs="Arial"/>
        </w:rPr>
      </w:pPr>
      <w:bookmarkStart w:id="316" w:name="_Toc27380"/>
      <w:bookmarkStart w:id="317" w:name="_Toc3323"/>
      <w:bookmarkStart w:id="318" w:name="_Toc16554"/>
      <w:bookmarkStart w:id="319" w:name="_Toc2856_WPSOffice_Level3"/>
      <w:bookmarkStart w:id="320" w:name="_Toc3047_WPSOffice_Level3"/>
      <w:r>
        <w:rPr>
          <w:rFonts w:hint="eastAsia"/>
        </w:rPr>
        <w:t>图</w:t>
      </w:r>
      <w:r>
        <w:t>3.16 ResCNN</w:t>
      </w:r>
      <w:r>
        <w:rPr>
          <w:rFonts w:hint="eastAsia"/>
        </w:rPr>
        <w:t>模型结构示意图</w:t>
      </w:r>
      <w:bookmarkEnd w:id="316"/>
      <w:bookmarkEnd w:id="317"/>
      <w:bookmarkEnd w:id="318"/>
      <w:bookmarkEnd w:id="319"/>
      <w:bookmarkEnd w:id="320"/>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321" w:name="_Toc18101_WPSOffice_Level3"/>
      <w:bookmarkStart w:id="322" w:name="_Toc6646_WPSOffice_Level2"/>
      <w:r>
        <w:rPr>
          <w:rFonts w:cs="Arial"/>
        </w:rPr>
        <w:t xml:space="preserve">3.4.1 </w:t>
      </w:r>
      <w:r>
        <w:rPr>
          <w:rFonts w:hint="eastAsia" w:cs="Arial"/>
        </w:rPr>
        <w:t>输入层</w:t>
      </w:r>
      <w:bookmarkEnd w:id="321"/>
      <w:bookmarkEnd w:id="322"/>
    </w:p>
    <w:p>
      <w:pPr>
        <w:pStyle w:val="4"/>
        <w:spacing w:before="0" w:after="0" w:line="360" w:lineRule="auto"/>
        <w:ind w:firstLine="480" w:firstLineChars="200"/>
        <w:rPr>
          <w:rFonts w:ascii="Arial" w:hAnsi="Arial" w:cs="Arial"/>
          <w:b w:val="0"/>
          <w:bCs w:val="0"/>
          <w:sz w:val="24"/>
          <w:szCs w:val="24"/>
        </w:rPr>
      </w:pPr>
      <w:bookmarkStart w:id="323"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ascii="Arial" w:hAnsi="Arial" w:cs="Arial"/>
          <w:sz w:val="24"/>
        </w:rPr>
        <w:t>x</w:t>
      </w:r>
      <w:r>
        <w:rPr>
          <w:rFonts w:ascii="Arial" w:hAnsi="Arial" w:cs="Arial"/>
          <w:sz w:val="24"/>
          <w:vertAlign w:val="subscript"/>
        </w:rPr>
        <w:t>i</w: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0"/>
          <w:sz w:val="24"/>
        </w:rPr>
        <w:object>
          <v:shape id="_x0000_i1073" o:spt="75" type="#_x0000_t75" style="height:17.25pt;width:35.25pt;" o:ole="t" filled="f" o:preferrelative="t" stroked="f" coordsize="21600,21600">
            <v:path/>
            <v:fill on="f" focussize="0,0"/>
            <v:stroke on="f" joinstyle="miter"/>
            <v:imagedata r:id="rId111" o:title=""/>
            <o:lock v:ext="edit" aspectratio="t"/>
            <w10:wrap type="none"/>
            <w10:anchorlock/>
          </v:shape>
          <o:OLEObject Type="Embed" ProgID="Equation.3" ShapeID="_x0000_i1073" DrawAspect="Content" ObjectID="_1468075760" r:id="rId110">
            <o:LockedField>false</o:LockedField>
          </o:OLEObject>
        </w:object>
      </w:r>
      <w:r>
        <w:rPr>
          <w:rFonts w:hint="eastAsia" w:ascii="Arial" w:hAnsi="Arial" w:cs="Arial"/>
          <w:sz w:val="24"/>
        </w:rPr>
        <w:t>是文本中的实体对，将</w:t>
      </w:r>
      <w:r>
        <w:rPr>
          <w:rFonts w:ascii="Arial" w:hAnsi="Arial" w:cs="Arial"/>
          <w:position w:val="-12"/>
          <w:sz w:val="24"/>
        </w:rPr>
        <w:object>
          <v:shape id="_x0000_i1074"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74" DrawAspect="Content" ObjectID="_1468075761" r:id="rId112">
            <o:LockedField>false</o:LockedField>
          </o:OLEObject>
        </w:object>
      </w:r>
      <w:r>
        <w:rPr>
          <w:rFonts w:hint="eastAsia" w:ascii="Arial" w:hAnsi="Arial" w:cs="Arial"/>
          <w:sz w:val="24"/>
        </w:rPr>
        <w:t>在预训练好的字向量表中对应的字向量设为</w:t>
      </w:r>
      <w:r>
        <w:rPr>
          <w:rFonts w:ascii="Arial" w:hAnsi="Arial" w:cs="Arial"/>
          <w:position w:val="-10"/>
          <w:sz w:val="24"/>
        </w:rPr>
        <w:object>
          <v:shape id="_x0000_i1075" o:spt="75" type="#_x0000_t75" style="height:17.25pt;width:21pt;" o:ole="t" filled="f" o:preferrelative="t" stroked="f" coordsize="21600,21600">
            <v:path/>
            <v:fill on="f" focussize="0,0"/>
            <v:stroke on="f" joinstyle="miter"/>
            <v:imagedata r:id="rId115" o:title=""/>
            <o:lock v:ext="edit" aspectratio="t"/>
            <w10:wrap type="none"/>
            <w10:anchorlock/>
          </v:shape>
          <o:OLEObject Type="Embed" ProgID="Equation.3" ShapeID="_x0000_i1075" DrawAspect="Content" ObjectID="_1468075762" r:id="rId114">
            <o:LockedField>false</o:LockedField>
          </o:OLEObject>
        </w:object>
      </w:r>
      <w:r>
        <w:rPr>
          <w:rFonts w:hint="eastAsia" w:ascii="Arial" w:hAnsi="Arial" w:cs="Arial"/>
          <w:sz w:val="24"/>
        </w:rPr>
        <w:t>，相对位置向量设为</w:t>
      </w:r>
      <w:r>
        <w:rPr>
          <w:rFonts w:ascii="Arial" w:hAnsi="Arial" w:cs="Arial"/>
          <w:position w:val="-10"/>
          <w:sz w:val="24"/>
        </w:rPr>
        <w:object>
          <v:shape id="_x0000_i1076"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76" DrawAspect="Content" ObjectID="_1468075763" r:id="rId116">
            <o:LockedField>false</o:LockedField>
          </o:OLEObject>
        </w:object>
      </w:r>
      <w:r>
        <w:rPr>
          <w:rFonts w:hint="eastAsia" w:ascii="Arial" w:hAnsi="Arial" w:cs="Arial"/>
          <w:sz w:val="24"/>
        </w:rPr>
        <w:t>，最终把</w:t>
      </w:r>
      <w:r>
        <w:rPr>
          <w:rFonts w:ascii="Arial" w:hAnsi="Arial" w:cs="Arial"/>
          <w:position w:val="-10"/>
          <w:sz w:val="24"/>
        </w:rPr>
        <w:object>
          <v:shape id="_x0000_i1077" o:spt="75" type="#_x0000_t75" style="height:17.25pt;width:21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64" r:id="rId118">
            <o:LockedField>false</o:LockedField>
          </o:OLEObject>
        </w:object>
      </w:r>
      <w:r>
        <w:rPr>
          <w:rFonts w:hint="eastAsia" w:ascii="Arial" w:hAnsi="Arial" w:cs="Arial"/>
          <w:sz w:val="24"/>
        </w:rPr>
        <w:t>和</w:t>
      </w:r>
      <w:r>
        <w:rPr>
          <w:rFonts w:ascii="Arial" w:hAnsi="Arial" w:cs="Arial"/>
          <w:position w:val="-10"/>
          <w:sz w:val="24"/>
        </w:rPr>
        <w:object>
          <v:shape id="_x0000_i1078"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78" DrawAspect="Content" ObjectID="_1468075765" r:id="rId119">
            <o:LockedField>false</o:LockedField>
          </o:OLEObject>
        </w:object>
      </w:r>
      <w:r>
        <w:rPr>
          <w:rFonts w:hint="eastAsia" w:ascii="Arial" w:hAnsi="Arial" w:cs="Arial"/>
          <w:sz w:val="24"/>
        </w:rPr>
        <w:t>拼接起来变成词</w:t>
      </w:r>
      <w:r>
        <w:rPr>
          <w:rFonts w:ascii="Arial" w:hAnsi="Arial" w:cs="Arial"/>
          <w:position w:val="-12"/>
          <w:sz w:val="24"/>
        </w:rPr>
        <w:object>
          <v:shape id="_x0000_i1079"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79" DrawAspect="Content" ObjectID="_1468075766" r:id="rId120">
            <o:LockedField>false</o:LockedField>
          </o:OLEObject>
        </w:object>
      </w:r>
      <w:r>
        <w:rPr>
          <w:rFonts w:hint="eastAsia" w:ascii="Arial" w:hAnsi="Arial" w:cs="Arial"/>
          <w:sz w:val="24"/>
        </w:rPr>
        <w:t>的总特征向量</w:t>
      </w:r>
      <w:r>
        <w:rPr>
          <w:rFonts w:ascii="Arial" w:hAnsi="Arial" w:cs="Arial"/>
          <w:position w:val="-12"/>
          <w:sz w:val="24"/>
        </w:rPr>
        <w:object>
          <v:shape id="_x0000_i1080" o:spt="75" type="#_x0000_t75" style="height:18pt;width:72.75pt;" o:ole="t" filled="f" o:preferrelative="t" stroked="f" coordsize="21600,21600">
            <v:path/>
            <v:fill on="f" focussize="0,0"/>
            <v:stroke on="f" joinstyle="miter"/>
            <v:imagedata r:id="rId122" o:title=""/>
            <o:lock v:ext="edit" aspectratio="t"/>
            <w10:wrap type="none"/>
            <w10:anchorlock/>
          </v:shape>
          <o:OLEObject Type="Embed" ProgID="Equation.3" ShapeID="_x0000_i1080" DrawAspect="Content" ObjectID="_1468075767" r:id="rId121">
            <o:LockedField>false</o:LockedField>
          </o:OLEObject>
        </w:object>
      </w:r>
      <w:r>
        <w:rPr>
          <w:rFonts w:hint="eastAsia" w:ascii="Arial" w:hAnsi="Arial" w:cs="Arial"/>
          <w:sz w:val="24"/>
        </w:rPr>
        <w:t>。</w:t>
      </w:r>
    </w:p>
    <w:bookmarkEnd w:id="323"/>
    <w:p>
      <w:pPr>
        <w:pStyle w:val="36"/>
        <w:ind w:firstLine="480" w:firstLineChars="200"/>
        <w:jc w:val="left"/>
        <w:rPr>
          <w:rFonts w:cs="Arial"/>
          <w:color w:val="000000"/>
        </w:rPr>
      </w:pPr>
      <w:bookmarkStart w:id="324" w:name="_Toc22108"/>
      <w:bookmarkStart w:id="325" w:name="_Toc12846"/>
      <w:bookmarkStart w:id="326" w:name="_Toc10215"/>
      <w:bookmarkStart w:id="327" w:name="_Toc18618"/>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324"/>
      <w:bookmarkEnd w:id="325"/>
      <w:bookmarkEnd w:id="326"/>
      <w:bookmarkEnd w:id="327"/>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81"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81" DrawAspect="Content" ObjectID="_1468075768" r:id="rId123">
            <o:LockedField>false</o:LockedField>
          </o:OLEObject>
        </w:object>
      </w:r>
      <w:r>
        <w:rPr>
          <w:rFonts w:hint="eastAsia" w:ascii="Arial" w:hAnsi="Arial" w:cs="Arial"/>
          <w:sz w:val="24"/>
        </w:rPr>
        <w:t>对应的总特征向量</w:t>
      </w:r>
      <w:r>
        <w:rPr>
          <w:rFonts w:ascii="Arial" w:hAnsi="Arial" w:cs="Arial"/>
          <w:position w:val="-12"/>
          <w:sz w:val="24"/>
        </w:rPr>
        <w:object>
          <v:shape id="_x0000_i1082" o:spt="75" type="#_x0000_t75" style="height:18pt;width:12.75pt;" o:ole="t" filled="f" o:preferrelative="t" stroked="f" coordsize="21600,21600">
            <v:path/>
            <v:fill on="f" focussize="0,0"/>
            <v:stroke on="f" joinstyle="miter"/>
            <v:imagedata r:id="rId125" o:title=""/>
            <o:lock v:ext="edit" aspectratio="t"/>
            <w10:wrap type="none"/>
            <w10:anchorlock/>
          </v:shape>
          <o:OLEObject Type="Embed" ProgID="Equation.3" ShapeID="_x0000_i1082" DrawAspect="Content" ObjectID="_1468075769" r:id="rId124">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3" o:spt="75" type="#_x0000_t75" style="height:18.75pt;width:57pt;" o:ole="t" filled="f" o:preferrelative="t" stroked="f" coordsize="21600,21600">
            <v:path/>
            <v:fill on="f" focussize="0,0"/>
            <v:stroke on="f" joinstyle="miter"/>
            <v:imagedata r:id="rId127" o:title=""/>
            <o:lock v:ext="edit" aspectratio="t"/>
            <w10:wrap type="none"/>
            <w10:anchorlock/>
          </v:shape>
          <o:OLEObject Type="Embed" ProgID="Equation.3" ShapeID="_x0000_i1083" DrawAspect="Content" ObjectID="_1468075770" r:id="rId126">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328" w:name="_Toc14090"/>
      <w:bookmarkStart w:id="329" w:name="_Toc8877"/>
      <w:bookmarkStart w:id="330" w:name="_Toc21934"/>
      <w:bookmarkStart w:id="331" w:name="_Toc10447"/>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328"/>
      <w:bookmarkEnd w:id="329"/>
      <w:bookmarkEnd w:id="330"/>
      <w:bookmarkEnd w:id="331"/>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0"/>
          <w:sz w:val="24"/>
        </w:rPr>
        <w:object>
          <v:shape id="_x0000_i1084"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84" DrawAspect="Content" ObjectID="_1468075771" r:id="rId128">
            <o:LockedField>false</o:LockedField>
          </o:OLEObject>
        </w:object>
      </w:r>
      <w:r>
        <w:rPr>
          <w:rFonts w:hint="eastAsia" w:ascii="Arial" w:hAnsi="Arial" w:cs="Arial"/>
          <w:sz w:val="24"/>
        </w:rPr>
        <w:t>结合了当前字符</w:t>
      </w:r>
      <w:r>
        <w:rPr>
          <w:rFonts w:ascii="Arial" w:hAnsi="Arial" w:cs="Arial"/>
          <w:position w:val="-12"/>
          <w:sz w:val="24"/>
        </w:rPr>
        <w:object>
          <v:shape id="_x0000_i1085"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85" DrawAspect="Content" ObjectID="_1468075772" r:id="rId129">
            <o:LockedField>false</o:LockedField>
          </o:OLEObject>
        </w:object>
      </w:r>
      <w:r>
        <w:rPr>
          <w:rFonts w:hint="eastAsia" w:ascii="Arial" w:hAnsi="Arial" w:cs="Arial"/>
          <w:sz w:val="24"/>
        </w:rPr>
        <w:t>分别与两个实体</w:t>
      </w:r>
      <w:r>
        <w:rPr>
          <w:rFonts w:ascii="Arial" w:hAnsi="Arial" w:cs="Arial"/>
          <w:position w:val="-10"/>
          <w:sz w:val="24"/>
        </w:rPr>
        <w:object>
          <v:shape id="_x0000_i1086" o:spt="75" type="#_x0000_t75" style="height:17.25pt;width:12pt;" o:ole="t" filled="f" o:preferrelative="t" stroked="f" coordsize="21600,21600">
            <v:path/>
            <v:fill on="f" focussize="0,0"/>
            <v:stroke on="f" joinstyle="miter"/>
            <v:imagedata r:id="rId131" o:title=""/>
            <o:lock v:ext="edit" aspectratio="t"/>
            <w10:wrap type="none"/>
            <w10:anchorlock/>
          </v:shape>
          <o:OLEObject Type="Embed" ProgID="Equation.3" ShapeID="_x0000_i1086" DrawAspect="Content" ObjectID="_1468075773" r:id="rId130">
            <o:LockedField>false</o:LockedField>
          </o:OLEObject>
        </w:object>
      </w:r>
      <w:r>
        <w:rPr>
          <w:rFonts w:hint="eastAsia" w:ascii="Arial" w:hAnsi="Arial" w:cs="Arial"/>
          <w:sz w:val="24"/>
        </w:rPr>
        <w:t>和</w:t>
      </w:r>
      <w:r>
        <w:rPr>
          <w:rFonts w:ascii="Arial" w:hAnsi="Arial" w:cs="Arial"/>
          <w:position w:val="-10"/>
          <w:sz w:val="24"/>
        </w:rPr>
        <w:object>
          <v:shape id="_x0000_i1087" o:spt="75" type="#_x0000_t75" style="height:17.25pt;width:12.75pt;" o:ole="t" filled="f" o:preferrelative="t" stroked="f" coordsize="21600,21600">
            <v:path/>
            <v:fill on="f" focussize="0,0"/>
            <v:stroke on="f" joinstyle="miter"/>
            <v:imagedata r:id="rId133" o:title=""/>
            <o:lock v:ext="edit" aspectratio="t"/>
            <w10:wrap type="none"/>
            <w10:anchorlock/>
          </v:shape>
          <o:OLEObject Type="Embed" ProgID="Equation.3" ShapeID="_x0000_i1087" DrawAspect="Content" ObjectID="_1468075774" r:id="rId132">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8" o:spt="75" type="#_x0000_t75" style="height:18pt;width:80.25pt;" o:ole="t" filled="f" o:preferrelative="t" stroked="f" coordsize="21600,21600">
            <v:path/>
            <v:fill on="f" focussize="0,0"/>
            <v:stroke on="f" joinstyle="miter"/>
            <v:imagedata r:id="rId135" o:title=""/>
            <o:lock v:ext="edit" aspectratio="t"/>
            <w10:wrap type="none"/>
            <w10:anchorlock/>
          </v:shape>
          <o:OLEObject Type="Embed" ProgID="Equation.3" ShapeID="_x0000_i1088" DrawAspect="Content" ObjectID="_1468075775" r:id="rId134">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0"/>
          <w:sz w:val="24"/>
        </w:rPr>
        <w:object>
          <v:shape id="_x0000_i1089" o:spt="75" type="#_x0000_t75" style="height:17.25pt;width:15pt;" o:ole="t" filled="f" o:preferrelative="t" stroked="f" coordsize="21600,21600">
            <v:path/>
            <v:fill on="f" focussize="0,0"/>
            <v:stroke on="f" joinstyle="miter"/>
            <v:imagedata r:id="rId137" o:title=""/>
            <o:lock v:ext="edit" aspectratio="t"/>
            <w10:wrap type="none"/>
            <w10:anchorlock/>
          </v:shape>
          <o:OLEObject Type="Embed" ProgID="Equation.3" ShapeID="_x0000_i1089" DrawAspect="Content" ObjectID="_1468075776" r:id="rId136">
            <o:LockedField>false</o:LockedField>
          </o:OLEObject>
        </w:object>
      </w:r>
      <w:r>
        <w:rPr>
          <w:rFonts w:hint="eastAsia" w:ascii="Arial" w:hAnsi="Arial" w:cs="Arial"/>
          <w:sz w:val="24"/>
        </w:rPr>
        <w:t>与</w:t>
      </w:r>
      <w:r>
        <w:rPr>
          <w:rFonts w:ascii="Arial" w:hAnsi="Arial" w:cs="Arial"/>
          <w:position w:val="-10"/>
          <w:sz w:val="24"/>
        </w:rPr>
        <w:object>
          <v:shape id="_x0000_i1090" o:spt="75" type="#_x0000_t75" style="height:17.25pt;width:12pt;" o:ole="t" filled="f" o:preferrelative="t" stroked="f" coordsize="21600,21600">
            <v:path/>
            <v:fill on="f" focussize="0,0"/>
            <v:stroke on="f" joinstyle="miter"/>
            <v:imagedata r:id="rId131" o:title=""/>
            <o:lock v:ext="edit" aspectratio="t"/>
            <w10:wrap type="none"/>
            <w10:anchorlock/>
          </v:shape>
          <o:OLEObject Type="Embed" ProgID="Equation.3" ShapeID="_x0000_i1090" DrawAspect="Content" ObjectID="_1468075777" r:id="rId138">
            <o:LockedField>false</o:LockedField>
          </o:OLEObject>
        </w:object>
      </w:r>
      <w:r>
        <w:rPr>
          <w:rFonts w:hint="eastAsia" w:ascii="Arial" w:hAnsi="Arial" w:cs="Arial"/>
          <w:sz w:val="24"/>
        </w:rPr>
        <w:t>和</w:t>
      </w:r>
      <w:r>
        <w:rPr>
          <w:rFonts w:ascii="Arial" w:hAnsi="Arial" w:cs="Arial"/>
          <w:position w:val="-10"/>
          <w:sz w:val="24"/>
        </w:rPr>
        <w:object>
          <v:shape id="_x0000_i1091" o:spt="75" type="#_x0000_t75" style="height:17.25pt;width:12.75pt;" o:ole="t" filled="f" o:preferrelative="t" stroked="f" coordsize="21600,21600">
            <v:path/>
            <v:fill on="f" focussize="0,0"/>
            <v:stroke on="f" joinstyle="miter"/>
            <v:imagedata r:id="rId133" o:title=""/>
            <o:lock v:ext="edit" aspectratio="t"/>
            <w10:wrap type="none"/>
            <w10:anchorlock/>
          </v:shape>
          <o:OLEObject Type="Embed" ProgID="Equation.3" ShapeID="_x0000_i1091" DrawAspect="Content" ObjectID="_1468075778" r:id="rId139">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4"/>
          <w:sz w:val="24"/>
        </w:rPr>
        <w:object>
          <v:shape id="_x0000_i1092" o:spt="75" type="#_x0000_t75" style="height:21pt;width:57.75pt;" o:ole="t" filled="f" o:preferrelative="t" stroked="f" coordsize="21600,21600">
            <v:path/>
            <v:fill on="f" focussize="0,0"/>
            <v:stroke on="f" joinstyle="miter"/>
            <v:imagedata r:id="rId141" o:title=""/>
            <o:lock v:ext="edit" aspectratio="t"/>
            <w10:wrap type="none"/>
            <w10:anchorlock/>
          </v:shape>
          <o:OLEObject Type="Embed" ProgID="Equation.3" ShapeID="_x0000_i1092" DrawAspect="Content" ObjectID="_1468075779" r:id="rId140">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3" o:spt="75" type="#_x0000_t75" style="height:18pt;width:96pt;" o:ole="t" filled="f" o:preferrelative="t" stroked="f" coordsize="21600,21600">
            <v:path/>
            <v:fill on="f" focussize="0,0"/>
            <v:stroke on="f" joinstyle="miter"/>
            <v:imagedata r:id="rId143" o:title=""/>
            <o:lock v:ext="edit" aspectratio="t"/>
            <w10:wrap type="none"/>
            <w10:anchorlock/>
          </v:shape>
          <o:OLEObject Type="Embed" ProgID="Equation.3" ShapeID="_x0000_i1093" DrawAspect="Content" ObjectID="_1468075780" r:id="rId142">
            <o:LockedField>false</o:LockedField>
          </o:OLEObject>
        </w:object>
      </w:r>
    </w:p>
    <w:p>
      <w:pPr>
        <w:pStyle w:val="3"/>
        <w:rPr>
          <w:rFonts w:cs="Arial"/>
        </w:rPr>
      </w:pPr>
      <w:bookmarkStart w:id="332" w:name="_Toc514163488"/>
      <w:bookmarkStart w:id="333" w:name="_Toc30499_WPSOffice_Level2"/>
      <w:bookmarkStart w:id="334" w:name="_Toc13788_WPSOffice_Level3"/>
      <w:r>
        <w:rPr>
          <w:rFonts w:cs="Arial"/>
        </w:rPr>
        <w:t xml:space="preserve">3.4.2 </w:t>
      </w:r>
      <w:bookmarkEnd w:id="332"/>
      <w:r>
        <w:rPr>
          <w:rFonts w:hint="eastAsia" w:cs="Arial"/>
        </w:rPr>
        <w:t>卷积层</w:t>
      </w:r>
      <w:bookmarkEnd w:id="333"/>
      <w:bookmarkEnd w:id="334"/>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4"/>
          <w:sz w:val="24"/>
        </w:rPr>
        <w:object>
          <v:shape id="_x0000_i1094" o:spt="75" type="#_x0000_t75" style="height:18.75pt;width:24.75pt;" o:ole="t" filled="f" o:preferrelative="t" stroked="f" coordsize="21600,21600">
            <v:path/>
            <v:fill on="f" focussize="0,0"/>
            <v:stroke on="f" joinstyle="miter"/>
            <v:imagedata r:id="rId145" o:title=""/>
            <o:lock v:ext="edit" aspectratio="t"/>
            <w10:wrap type="none"/>
            <w10:anchorlock/>
          </v:shape>
          <o:OLEObject Type="Embed" ProgID="Equation.3" ShapeID="_x0000_i1094" DrawAspect="Content" ObjectID="_1468075781" r:id="rId144">
            <o:LockedField>false</o:LockedField>
          </o:OLEObject>
        </w:object>
      </w:r>
      <w:r>
        <w:rPr>
          <w:rFonts w:hint="eastAsia" w:ascii="Arial" w:hAnsi="Arial" w:cs="Arial"/>
          <w:sz w:val="24"/>
        </w:rPr>
        <w:t>来表示特征向量</w:t>
      </w:r>
      <w:r>
        <w:rPr>
          <w:rFonts w:ascii="Arial" w:hAnsi="Arial" w:cs="Arial"/>
          <w:position w:val="-14"/>
          <w:sz w:val="24"/>
        </w:rPr>
        <w:object>
          <v:shape id="_x0000_i1095" o:spt="75" type="#_x0000_t75" style="height:18.75pt;width:63.75pt;" o:ole="t" filled="f" o:preferrelative="t" stroked="f" coordsize="21600,21600">
            <v:path/>
            <v:fill on="f" focussize="0,0"/>
            <v:stroke on="f" joinstyle="miter"/>
            <v:imagedata r:id="rId147" o:title=""/>
            <o:lock v:ext="edit" aspectratio="t"/>
            <w10:wrap type="none"/>
            <w10:anchorlock/>
          </v:shape>
          <o:OLEObject Type="Embed" ProgID="Equation.3" ShapeID="_x0000_i1095" DrawAspect="Content" ObjectID="_1468075782" r:id="rId146">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6" o:spt="75" type="#_x0000_t75" style="height:18pt;width:12pt;" o:ole="t" filled="f" o:preferrelative="t" stroked="f" coordsize="21600,21600">
            <v:path/>
            <v:fill on="f" focussize="0,0"/>
            <v:stroke on="f" joinstyle="miter"/>
            <v:imagedata r:id="rId149" o:title=""/>
            <o:lock v:ext="edit" aspectratio="t"/>
            <w10:wrap type="none"/>
            <w10:anchorlock/>
          </v:shape>
          <o:OLEObject Type="Embed" ProgID="Equation.3" ShapeID="_x0000_i1096" DrawAspect="Content" ObjectID="_1468075783" r:id="rId148">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7" o:spt="75" type="#_x0000_t75" style="height:18pt;width:30.75pt;" o:ole="t" filled="f" o:preferrelative="t" stroked="f" coordsize="21600,21600">
            <v:path/>
            <v:fill on="f" focussize="0,0"/>
            <v:stroke on="f" joinstyle="miter"/>
            <v:imagedata r:id="rId151" o:title=""/>
            <o:lock v:ext="edit" aspectratio="t"/>
            <w10:wrap type="none"/>
            <w10:anchorlock/>
          </v:shape>
          <o:OLEObject Type="Embed" ProgID="Equation.3" ShapeID="_x0000_i1097" DrawAspect="Content" ObjectID="_1468075784" r:id="rId150">
            <o:LockedField>false</o:LockedField>
          </o:OLEObject>
        </w:object>
      </w:r>
      <w:r>
        <w:rPr>
          <w:rFonts w:hint="eastAsia" w:ascii="Arial" w:hAnsi="Arial" w:cs="Arial"/>
          <w:sz w:val="24"/>
        </w:rPr>
        <w:t>通过公式</w:t>
      </w:r>
      <w:r>
        <w:rPr>
          <w:rFonts w:ascii="Arial" w:hAnsi="Arial" w:cs="Arial"/>
          <w:position w:val="-12"/>
          <w:sz w:val="24"/>
        </w:rPr>
        <w:object>
          <v:shape id="_x0000_i1098" o:spt="75" type="#_x0000_t75" style="height:18pt;width:102.75pt;" o:ole="t" filled="f" o:preferrelative="t" stroked="f" coordsize="21600,21600">
            <v:path/>
            <v:fill on="f" focussize="0,0"/>
            <v:stroke on="f" joinstyle="miter"/>
            <v:imagedata r:id="rId153" o:title=""/>
            <o:lock v:ext="edit" aspectratio="t"/>
            <w10:wrap type="none"/>
            <w10:anchorlock/>
          </v:shape>
          <o:OLEObject Type="Embed" ProgID="Equation.3" ShapeID="_x0000_i1098" DrawAspect="Content" ObjectID="_1468075785" r:id="rId152">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9" o:spt="75" type="#_x0000_t75" style="height:15.75pt;width:42pt;" o:ole="t" filled="f" o:preferrelative="t" stroked="f" coordsize="21600,21600">
            <v:path/>
            <v:fill on="f" focussize="0,0"/>
            <v:stroke on="f" joinstyle="miter"/>
            <v:imagedata r:id="rId155" o:title=""/>
            <o:lock v:ext="edit" aspectratio="t"/>
            <w10:wrap type="none"/>
            <w10:anchorlock/>
          </v:shape>
          <o:OLEObject Type="Embed" ProgID="Equation.3" ShapeID="_x0000_i1099" DrawAspect="Content" ObjectID="_1468075786" r:id="rId154">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0"/>
          <w:sz w:val="24"/>
        </w:rPr>
        <w:object>
          <v:shape id="_x0000_i1100" o:spt="75" type="#_x0000_t75" style="height:15.75pt;width:122.25pt;" o:ole="t" filled="f" o:preferrelative="t" stroked="f" coordsize="21600,21600">
            <v:path/>
            <v:fill on="f" focussize="0,0"/>
            <v:stroke on="f" joinstyle="miter"/>
            <v:imagedata r:id="rId157" o:title=""/>
            <o:lock v:ext="edit" aspectratio="t"/>
            <w10:wrap type="none"/>
            <w10:anchorlock/>
          </v:shape>
          <o:OLEObject Type="Embed" ProgID="Equation.3" ShapeID="_x0000_i1100" DrawAspect="Content" ObjectID="_1468075787" r:id="rId156">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101" o:spt="75" type="#_x0000_t75" style="height:18pt;width:93pt;" o:ole="t" filled="f" o:preferrelative="t" stroked="f" coordsize="21600,21600">
            <v:path/>
            <v:fill on="f" focussize="0,0"/>
            <v:stroke on="f" joinstyle="miter"/>
            <v:imagedata r:id="rId159" o:title=""/>
            <o:lock v:ext="edit" aspectratio="t"/>
            <w10:wrap type="none"/>
            <w10:anchorlock/>
          </v:shape>
          <o:OLEObject Type="Embed" ProgID="Equation.3" ShapeID="_x0000_i1101" DrawAspect="Content" ObjectID="_1468075788" r:id="rId158">
            <o:LockedField>false</o:LockedField>
          </o:OLEObject>
        </w:object>
      </w:r>
      <w:r>
        <w:rPr>
          <w:rFonts w:hint="eastAsia" w:ascii="Arial" w:hAnsi="Arial" w:cs="Arial"/>
          <w:sz w:val="24"/>
        </w:rPr>
        <w:t>作为卷积层的输出。</w:t>
      </w:r>
    </w:p>
    <w:p>
      <w:pPr>
        <w:pStyle w:val="3"/>
        <w:rPr>
          <w:rFonts w:cs="Arial"/>
        </w:rPr>
      </w:pPr>
      <w:bookmarkStart w:id="335" w:name="_Toc514163494"/>
      <w:bookmarkStart w:id="336" w:name="_Toc27939_WPSOffice_Level2"/>
      <w:bookmarkStart w:id="337" w:name="_Toc2850_WPSOffice_Level3"/>
      <w:r>
        <w:rPr>
          <w:rFonts w:cs="Arial"/>
        </w:rPr>
        <w:t xml:space="preserve">3.4.3 </w:t>
      </w:r>
      <w:bookmarkEnd w:id="335"/>
      <w:r>
        <w:rPr>
          <w:rFonts w:hint="eastAsia" w:cs="Arial"/>
        </w:rPr>
        <w:t>残差卷积块</w:t>
      </w:r>
      <w:bookmarkEnd w:id="336"/>
      <w:bookmarkEnd w:id="337"/>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102" o:spt="75" type="#_x0000_t75" style="height:26.25pt;width:66.75pt;" o:ole="t" filled="f" o:preferrelative="t" stroked="f" coordsize="21600,21600">
            <v:path/>
            <v:fill on="f" focussize="0,0"/>
            <v:stroke on="f" joinstyle="miter"/>
            <v:imagedata r:id="rId161" o:title=""/>
            <o:lock v:ext="edit" aspectratio="t"/>
            <w10:wrap type="none"/>
            <w10:anchorlock/>
          </v:shape>
          <o:OLEObject Type="Embed" ProgID="Equation.3" ShapeID="_x0000_i1102" DrawAspect="Content" ObjectID="_1468075789" r:id="rId160">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0"/>
          <w:sz w:val="24"/>
        </w:rPr>
        <w:object>
          <v:shape id="_x0000_i1103" o:spt="75" type="#_x0000_t75" style="height:15.75pt;width:63.75pt;" o:ole="t" filled="f" o:preferrelative="t" stroked="f" coordsize="21600,21600">
            <v:path/>
            <v:fill on="f" focussize="0,0"/>
            <v:stroke on="f" joinstyle="miter"/>
            <v:imagedata r:id="rId163" o:title=""/>
            <o:lock v:ext="edit" aspectratio="t"/>
            <w10:wrap type="none"/>
            <w10:anchorlock/>
          </v:shape>
          <o:OLEObject Type="Embed" ProgID="Equation.3" ShapeID="_x0000_i1103" DrawAspect="Content" ObjectID="_1468075790" r:id="rId162">
            <o:LockedField>false</o:LockedField>
          </o:OLEObject>
        </w:object>
      </w:r>
      <w:r>
        <w:rPr>
          <w:rFonts w:hint="eastAsia" w:ascii="Arial" w:hAnsi="Arial" w:cs="Arial"/>
          <w:sz w:val="24"/>
        </w:rPr>
        <w:t>，对应的图形如图</w:t>
      </w:r>
      <w:r>
        <w:rPr>
          <w:rFonts w:ascii="Arial" w:hAnsi="Arial" w:cs="Arial"/>
          <w:sz w:val="24"/>
        </w:rPr>
        <w:t>3.17</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pict>
          <v:shape id="_x0000_i1104" o:spt="75" alt="IMG_256" type="#_x0000_t75" style="height:150pt;width:264pt;" filled="f" o:preferrelative="t" stroked="f" coordsize="21600,21600">
            <v:path/>
            <v:fill on="f" focussize="0,0"/>
            <v:stroke on="f" joinstyle="miter"/>
            <v:imagedata r:id="rId164" o:title=""/>
            <o:lock v:ext="edit" aspectratio="t"/>
            <w10:wrap type="none"/>
            <w10:anchorlock/>
          </v:shape>
        </w:pict>
      </w:r>
    </w:p>
    <w:p>
      <w:pPr>
        <w:pStyle w:val="36"/>
      </w:pPr>
      <w:bookmarkStart w:id="338" w:name="_Toc11644_WPSOffice_Level3"/>
      <w:bookmarkStart w:id="339" w:name="_Toc25648"/>
      <w:bookmarkStart w:id="340" w:name="_Toc6704"/>
      <w:bookmarkStart w:id="341" w:name="_Toc5030"/>
      <w:r>
        <w:rPr>
          <w:rFonts w:hint="eastAsia"/>
        </w:rPr>
        <w:t>图</w:t>
      </w:r>
      <w:r>
        <w:t>3.17 Sigmoid</w:t>
      </w:r>
      <w:r>
        <w:rPr>
          <w:rFonts w:hint="eastAsia"/>
        </w:rPr>
        <w:t>激活函数</w:t>
      </w:r>
      <w:bookmarkEnd w:id="338"/>
      <w:bookmarkEnd w:id="339"/>
      <w:bookmarkEnd w:id="340"/>
      <w:bookmarkEnd w:id="341"/>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5" o:spt="75" type="#_x0000_t75" style="height:26.25pt;width:66pt;" o:ole="t" filled="f" o:preferrelative="t" stroked="f" coordsize="21600,21600">
            <v:path/>
            <v:fill on="f" focussize="0,0"/>
            <v:stroke on="f" joinstyle="miter"/>
            <v:imagedata r:id="rId166" o:title=""/>
            <o:lock v:ext="edit" aspectratio="t"/>
            <w10:wrap type="none"/>
            <w10:anchorlock/>
          </v:shape>
          <o:OLEObject Type="Embed" ProgID="Equation.3" ShapeID="_x0000_i1105" DrawAspect="Content" ObjectID="_1468075791" r:id="rId165">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3.18</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pict>
          <v:shape id="_x0000_i1106" o:spt="75" alt="IMG_256" type="#_x0000_t75" style="height:175.15pt;width:229pt;" filled="f" o:preferrelative="t" stroked="f" coordsize="21600,21600">
            <v:path/>
            <v:fill on="f" focussize="0,0"/>
            <v:stroke on="f"/>
            <v:imagedata r:id="rId167" o:title=""/>
            <o:lock v:ext="edit" aspectratio="t"/>
            <w10:wrap type="none"/>
            <w10:anchorlock/>
          </v:shape>
        </w:pict>
      </w:r>
    </w:p>
    <w:p>
      <w:pPr>
        <w:pStyle w:val="36"/>
        <w:rPr>
          <w:rFonts w:cs="Arial"/>
        </w:rPr>
      </w:pPr>
      <w:bookmarkStart w:id="342" w:name="_Toc3263"/>
      <w:bookmarkStart w:id="343" w:name="_Toc3069"/>
      <w:bookmarkStart w:id="344" w:name="_Toc6776_WPSOffice_Level3"/>
      <w:bookmarkStart w:id="345" w:name="_Toc25020"/>
      <w:r>
        <w:rPr>
          <w:rFonts w:hint="eastAsia"/>
        </w:rPr>
        <w:t>图</w:t>
      </w:r>
      <w:r>
        <w:t>3.18 ReLU</w:t>
      </w:r>
      <w:r>
        <w:rPr>
          <w:rFonts w:hint="eastAsia"/>
        </w:rPr>
        <w:t>激活函数</w:t>
      </w:r>
      <w:bookmarkEnd w:id="342"/>
      <w:bookmarkEnd w:id="343"/>
      <w:bookmarkEnd w:id="344"/>
      <w:bookmarkEnd w:id="345"/>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7" o:spt="75" type="#_x0000_t75" style="height:17.25pt;width:15.75pt;" o:ole="t" filled="f" o:preferrelative="t" stroked="f" coordsize="21600,21600">
            <v:path/>
            <v:fill on="f" focussize="0,0"/>
            <v:stroke on="f" joinstyle="miter"/>
            <v:imagedata r:id="rId169" o:title=""/>
            <o:lock v:ext="edit" aspectratio="t"/>
            <w10:wrap type="none"/>
            <w10:anchorlock/>
          </v:shape>
          <o:OLEObject Type="Embed" ProgID="Equation.3" ShapeID="_x0000_i1107" DrawAspect="Content" ObjectID="_1468075792" r:id="rId168">
            <o:LockedField>false</o:LockedField>
          </o:OLEObject>
        </w:object>
      </w:r>
      <w:r>
        <w:rPr>
          <w:rFonts w:hint="eastAsia" w:ascii="Arial" w:hAnsi="Arial" w:cs="Arial"/>
          <w:sz w:val="24"/>
        </w:rPr>
        <w:t>和</w:t>
      </w:r>
      <w:r>
        <w:rPr>
          <w:rFonts w:ascii="Arial" w:hAnsi="Arial" w:cs="Arial"/>
          <w:position w:val="-10"/>
          <w:sz w:val="24"/>
        </w:rPr>
        <w:object>
          <v:shape id="_x0000_i1108" o:spt="75" type="#_x0000_t75" style="height:17.25pt;width:17.25pt;" o:ole="t" filled="f" o:preferrelative="t" stroked="f" coordsize="21600,21600">
            <v:path/>
            <v:fill on="f" focussize="0,0"/>
            <v:stroke on="f" joinstyle="miter"/>
            <v:imagedata r:id="rId171" o:title=""/>
            <o:lock v:ext="edit" aspectratio="t"/>
            <w10:wrap type="none"/>
            <w10:anchorlock/>
          </v:shape>
          <o:OLEObject Type="Embed" ProgID="Equation.3" ShapeID="_x0000_i1108" DrawAspect="Content" ObjectID="_1468075793" r:id="rId170">
            <o:LockedField>false</o:LockedField>
          </o:OLEObject>
        </w:object>
      </w:r>
      <w:r>
        <w:rPr>
          <w:rFonts w:hint="eastAsia" w:ascii="Arial" w:hAnsi="Arial" w:cs="Arial"/>
          <w:sz w:val="24"/>
        </w:rPr>
        <w:t>，</w:t>
      </w:r>
      <w:r>
        <w:rPr>
          <w:rFonts w:ascii="Arial" w:hAnsi="Arial" w:cs="Arial"/>
          <w:position w:val="-10"/>
          <w:sz w:val="24"/>
        </w:rPr>
        <w:object>
          <v:shape id="_x0000_i1109" o:spt="75" type="#_x0000_t75" style="height:18pt;width:65.25pt;" o:ole="t" filled="f" o:preferrelative="t" stroked="f" coordsize="21600,21600">
            <v:path/>
            <v:fill on="f" focussize="0,0"/>
            <v:stroke on="f" joinstyle="miter"/>
            <v:imagedata r:id="rId173" o:title=""/>
            <o:lock v:ext="edit" aspectratio="t"/>
            <w10:wrap type="none"/>
            <w10:anchorlock/>
          </v:shape>
          <o:OLEObject Type="Embed" ProgID="Equation.3" ShapeID="_x0000_i1109" DrawAspect="Content" ObjectID="_1468075794" r:id="rId172">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10" o:spt="75" type="#_x0000_t75" style="height:24.75pt;width:108pt;" o:ole="t" filled="f" o:preferrelative="t" stroked="f" coordsize="21600,21600">
            <v:path/>
            <v:fill on="f" focussize="0,0"/>
            <v:stroke on="f" joinstyle="miter"/>
            <v:imagedata r:id="rId175" o:title=""/>
            <o:lock v:ext="edit" aspectratio="t"/>
            <w10:wrap type="none"/>
            <w10:anchorlock/>
          </v:shape>
          <o:OLEObject Type="Embed" ProgID="Equation.3" ShapeID="_x0000_i1110" DrawAspect="Content" ObjectID="_1468075795" r:id="rId174">
            <o:LockedField>false</o:LockedField>
          </o:OLEObject>
        </w:object>
      </w:r>
      <w:r>
        <w:rPr>
          <w:rFonts w:hint="eastAsia" w:ascii="Arial" w:hAnsi="Arial" w:cs="Arial"/>
          <w:color w:val="000000"/>
          <w:sz w:val="24"/>
        </w:rPr>
        <w:t>。第二个卷积过滤器：</w:t>
      </w:r>
      <w:r>
        <w:rPr>
          <w:rFonts w:ascii="Arial" w:hAnsi="Arial" w:cs="Arial"/>
          <w:color w:val="000000"/>
          <w:position w:val="-10"/>
          <w:sz w:val="24"/>
        </w:rPr>
        <w:object>
          <v:shape id="_x0000_i1111" o:spt="75" type="#_x0000_t75" style="height:24pt;width:108.75pt;" o:ole="t" filled="f" o:preferrelative="t" stroked="f" coordsize="21600,21600">
            <v:path/>
            <v:fill on="f" focussize="0,0"/>
            <v:stroke on="f" joinstyle="miter"/>
            <v:imagedata r:id="rId177" o:title=""/>
            <o:lock v:ext="edit" aspectratio="t"/>
            <w10:wrap type="none"/>
            <w10:anchorlock/>
          </v:shape>
          <o:OLEObject Type="Embed" ProgID="Equation.3" ShapeID="_x0000_i1111" DrawAspect="Content" ObjectID="_1468075796" r:id="rId176">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12" o:spt="75" type="#_x0000_t75" style="height:18.75pt;width:42.75pt;" o:ole="t" filled="f" o:preferrelative="t" stroked="f" coordsize="21600,21600">
            <v:path/>
            <v:fill on="f" focussize="0,0"/>
            <v:stroke on="f" joinstyle="miter"/>
            <v:imagedata r:id="rId179" o:title=""/>
            <o:lock v:ext="edit" aspectratio="t"/>
            <w10:wrap type="none"/>
            <w10:anchorlock/>
          </v:shape>
          <o:OLEObject Type="Embed" ProgID="Equation.3" ShapeID="_x0000_i1112" DrawAspect="Content" ObjectID="_1468075797" r:id="rId17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46" w:name="_Toc514163497"/>
      <w:bookmarkStart w:id="347" w:name="_Toc636_WPSOffice_Level2"/>
      <w:bookmarkStart w:id="348" w:name="_Toc24272_WPSOffice_Level3"/>
      <w:r>
        <w:rPr>
          <w:rFonts w:cs="Arial"/>
        </w:rPr>
        <w:t xml:space="preserve">3.4.4 </w:t>
      </w:r>
      <w:bookmarkEnd w:id="346"/>
      <w:r>
        <w:rPr>
          <w:rFonts w:hint="eastAsia" w:cs="Arial"/>
        </w:rPr>
        <w:t>最大池化层</w:t>
      </w:r>
      <w:bookmarkEnd w:id="347"/>
      <w:bookmarkEnd w:id="348"/>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13" o:spt="75" type="#_x0000_t75" style="height:17.25pt;width:36.75pt;" o:ole="t" filled="f" o:preferrelative="t" stroked="f" coordsize="21600,21600">
            <v:path/>
            <v:fill on="f" focussize="0,0"/>
            <v:stroke on="f" joinstyle="miter"/>
            <v:imagedata r:id="rId181" o:title=""/>
            <o:lock v:ext="edit" aspectratio="t"/>
            <w10:wrap type="none"/>
            <w10:anchorlock/>
          </v:shape>
          <o:OLEObject Type="Embed" ProgID="Equation.3" ShapeID="_x0000_i1113" DrawAspect="Content" ObjectID="_1468075798" r:id="rId180">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49" w:name="_Toc514163498"/>
      <w:bookmarkStart w:id="350" w:name="_Toc15507_WPSOffice_Level2"/>
      <w:bookmarkStart w:id="351" w:name="_Toc30266_WPSOffice_Level3"/>
      <w:r>
        <w:rPr>
          <w:rFonts w:cs="Arial"/>
        </w:rPr>
        <w:t xml:space="preserve">3.4.5 </w:t>
      </w:r>
      <w:bookmarkEnd w:id="349"/>
      <w:r>
        <w:rPr>
          <w:rFonts w:hint="eastAsia" w:cs="Arial"/>
        </w:rPr>
        <w:t>输出层</w:t>
      </w:r>
      <w:bookmarkEnd w:id="350"/>
      <w:bookmarkEnd w:id="351"/>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52" w:name="_Toc870_WPSOffice_Level2"/>
      <w:r>
        <w:rPr>
          <w:rFonts w:ascii="Arial" w:hAnsi="Arial" w:eastAsia="黑体" w:cs="Arial"/>
        </w:rPr>
        <w:t xml:space="preserve">3.5 </w:t>
      </w:r>
      <w:r>
        <w:rPr>
          <w:rFonts w:hint="eastAsia" w:ascii="Arial" w:hAnsi="Arial" w:eastAsia="黑体" w:cs="Arial"/>
        </w:rPr>
        <w:t>本章小结</w:t>
      </w:r>
      <w:bookmarkEnd w:id="352"/>
    </w:p>
    <w:p>
      <w:pPr>
        <w:spacing w:line="360" w:lineRule="auto"/>
        <w:ind w:firstLine="480" w:firstLineChars="200"/>
        <w:rPr>
          <w:rFonts w:ascii="Arial" w:hAnsi="Arial" w:cs="Arial"/>
          <w:sz w:val="24"/>
        </w:r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p>
    <w:p>
      <w:pPr>
        <w:spacing w:line="360" w:lineRule="auto"/>
        <w:ind w:firstLine="420" w:firstLineChars="200"/>
        <w:rPr>
          <w:rFonts w:ascii="Arial" w:hAnsi="Arial" w:cs="Arial"/>
        </w:rPr>
      </w:pPr>
      <w:bookmarkStart w:id="353" w:name="_Toc136106996"/>
    </w:p>
    <w:p>
      <w:pPr>
        <w:jc w:val="center"/>
        <w:rPr>
          <w:rFonts w:ascii="Arial" w:hAnsi="Arial" w:eastAsia="黑体" w:cs="Arial"/>
        </w:rPr>
        <w:sectPr>
          <w:headerReference r:id="rId19" w:type="default"/>
          <w:pgSz w:w="11906" w:h="16838"/>
          <w:pgMar w:top="1440" w:right="1800" w:bottom="1440" w:left="1800" w:header="851" w:footer="992" w:gutter="0"/>
          <w:pgNumType w:fmt="decimal"/>
          <w:cols w:space="720" w:num="1"/>
          <w:docGrid w:type="lines" w:linePitch="312" w:charSpace="0"/>
        </w:sectPr>
      </w:pPr>
    </w:p>
    <w:p>
      <w:pPr>
        <w:rPr>
          <w:rFonts w:ascii="Arial" w:hAnsi="Arial" w:eastAsia="黑体" w:cs="Arial"/>
        </w:rPr>
      </w:pPr>
      <w:bookmarkStart w:id="354" w:name="_Toc514163480"/>
    </w:p>
    <w:p>
      <w:pPr>
        <w:pStyle w:val="2"/>
        <w:jc w:val="center"/>
        <w:rPr>
          <w:rFonts w:ascii="Arial" w:hAnsi="Arial" w:eastAsia="黑体" w:cs="Arial"/>
        </w:rPr>
      </w:pPr>
      <w:bookmarkStart w:id="355" w:name="_Toc29847_WPSOffice_Level1"/>
      <w:bookmarkStart w:id="356" w:name="_Toc21295_WPSOffice_Level1"/>
      <w:r>
        <w:rPr>
          <w:rFonts w:hint="eastAsia" w:ascii="Arial" w:hAnsi="Arial" w:eastAsia="黑体" w:cs="Arial"/>
        </w:rPr>
        <w:t>第四章</w:t>
      </w:r>
      <w:r>
        <w:rPr>
          <w:rFonts w:ascii="Arial" w:hAnsi="Arial" w:eastAsia="黑体" w:cs="Arial"/>
        </w:rPr>
        <w:t xml:space="preserve">  </w:t>
      </w:r>
      <w:bookmarkEnd w:id="353"/>
      <w:bookmarkEnd w:id="354"/>
      <w:bookmarkEnd w:id="355"/>
      <w:r>
        <w:rPr>
          <w:rFonts w:hint="eastAsia" w:ascii="Arial" w:hAnsi="Arial" w:eastAsia="黑体" w:cs="Arial"/>
        </w:rPr>
        <w:t>信息抽取服务的实现</w:t>
      </w:r>
      <w:bookmarkEnd w:id="356"/>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57" w:name="_Toc136106997"/>
      <w:bookmarkStart w:id="358" w:name="_Toc514163481"/>
      <w:bookmarkStart w:id="359" w:name="_Toc7396_WPSOffice_Level2"/>
      <w:bookmarkStart w:id="360" w:name="_Toc28084_WPSOffice_Level2"/>
      <w:r>
        <w:rPr>
          <w:rFonts w:cs="Arial"/>
        </w:rPr>
        <w:t>4.1</w:t>
      </w:r>
      <w:bookmarkEnd w:id="357"/>
      <w:r>
        <w:rPr>
          <w:rFonts w:cs="Arial"/>
        </w:rPr>
        <w:t xml:space="preserve"> </w:t>
      </w:r>
      <w:bookmarkEnd w:id="358"/>
      <w:bookmarkEnd w:id="359"/>
      <w:r>
        <w:rPr>
          <w:rFonts w:hint="eastAsia" w:cs="Arial"/>
        </w:rPr>
        <w:t>数据预处理模块的实现</w:t>
      </w:r>
      <w:bookmarkEnd w:id="360"/>
    </w:p>
    <w:p>
      <w:pPr>
        <w:pStyle w:val="3"/>
        <w:rPr>
          <w:rFonts w:cs="Arial"/>
        </w:rPr>
      </w:pPr>
      <w:bookmarkStart w:id="361" w:name="_Toc16217_WPSOffice_Level2"/>
      <w:bookmarkStart w:id="362" w:name="_Toc4558_WPSOffice_Level3"/>
      <w:r>
        <w:rPr>
          <w:rFonts w:cs="Arial"/>
        </w:rPr>
        <w:t xml:space="preserve">4.1.1 </w:t>
      </w:r>
      <w:bookmarkEnd w:id="361"/>
      <w:r>
        <w:rPr>
          <w:rFonts w:hint="eastAsia" w:cs="Arial"/>
        </w:rPr>
        <w:t>数据采集</w:t>
      </w:r>
      <w:bookmarkEnd w:id="362"/>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63" w:name="_Toc6675"/>
      <w:bookmarkStart w:id="364" w:name="_Toc31288"/>
      <w:bookmarkStart w:id="365" w:name="_Toc9618"/>
      <w:r>
        <w:rPr>
          <w:rFonts w:hint="eastAsia"/>
        </w:rPr>
        <w:t>图</w:t>
      </w:r>
      <w:r>
        <w:t xml:space="preserve">4.1 </w:t>
      </w:r>
      <w:r>
        <w:rPr>
          <w:rFonts w:hint="eastAsia"/>
        </w:rPr>
        <w:t>命名实体识别标注数据示例</w:t>
      </w:r>
      <w:bookmarkEnd w:id="363"/>
      <w:bookmarkEnd w:id="364"/>
      <w:bookmarkEnd w:id="365"/>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8"/>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8"/>
              <w:spacing w:line="360" w:lineRule="auto"/>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66" w:name="_Toc25971"/>
      <w:bookmarkStart w:id="367" w:name="_Toc594"/>
      <w:bookmarkStart w:id="368" w:name="_Toc12557"/>
      <w:r>
        <w:rPr>
          <w:rFonts w:hint="eastAsia"/>
        </w:rPr>
        <w:t>图</w:t>
      </w:r>
      <w:r>
        <w:t xml:space="preserve">4.2 </w:t>
      </w:r>
      <w:r>
        <w:rPr>
          <w:rFonts w:hint="eastAsia"/>
        </w:rPr>
        <w:t>关系抽取标注数据示例</w:t>
      </w:r>
      <w:bookmarkEnd w:id="366"/>
      <w:bookmarkEnd w:id="367"/>
      <w:bookmarkEnd w:id="368"/>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69" w:name="_Toc1854"/>
      <w:bookmarkStart w:id="370" w:name="_Toc8642"/>
      <w:bookmarkStart w:id="371" w:name="_Toc12012"/>
      <w:r>
        <w:rPr>
          <w:rFonts w:hint="eastAsia"/>
        </w:rPr>
        <w:t>表</w:t>
      </w:r>
      <w:r>
        <w:t xml:space="preserve">4.1 </w:t>
      </w:r>
      <w:r>
        <w:rPr>
          <w:rFonts w:hint="eastAsia"/>
        </w:rPr>
        <w:t>关系标签列表</w:t>
      </w:r>
      <w:bookmarkEnd w:id="369"/>
      <w:bookmarkEnd w:id="370"/>
      <w:bookmarkEnd w:id="371"/>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cs="Arial"/>
              </w:rPr>
              <w:t>unknown 0</w:t>
            </w:r>
          </w:p>
          <w:p>
            <w:pPr>
              <w:pStyle w:val="18"/>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8"/>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8"/>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8"/>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8"/>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8"/>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8"/>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8"/>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8"/>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8"/>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8"/>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8"/>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8"/>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8"/>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8"/>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8"/>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8"/>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8"/>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8"/>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8"/>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8"/>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8"/>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8"/>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8"/>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8"/>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8"/>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8"/>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8"/>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8"/>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8"/>
              <w:spacing w:before="0" w:beforeAutospacing="0" w:after="0" w:afterAutospacing="0"/>
              <w:rPr>
                <w:rFonts w:ascii="Arial" w:hAnsi="Arial" w:cs="Arial"/>
              </w:rPr>
            </w:pPr>
            <w:r>
              <w:rPr>
                <w:rFonts w:ascii="Arial" w:hAnsi="Arial" w:cs="Arial"/>
              </w:rPr>
              <w:t>CEO 30</w:t>
            </w:r>
          </w:p>
          <w:p>
            <w:pPr>
              <w:pStyle w:val="18"/>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8"/>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8"/>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72" w:name="_Toc20460_WPSOffice_Level3"/>
      <w:bookmarkStart w:id="373" w:name="_Toc3596_WPSOffice_Level3"/>
      <w:r>
        <w:rPr>
          <w:rFonts w:cs="Arial"/>
        </w:rPr>
        <w:t xml:space="preserve">4.1.2 </w:t>
      </w:r>
      <w:bookmarkEnd w:id="372"/>
      <w:r>
        <w:rPr>
          <w:rFonts w:hint="eastAsia" w:cs="Arial"/>
        </w:rPr>
        <w:t>数据预处理</w:t>
      </w:r>
      <w:bookmarkEnd w:id="373"/>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74" w:name="_Toc12479"/>
      <w:bookmarkStart w:id="375" w:name="_Toc19517"/>
      <w:bookmarkStart w:id="376" w:name="_Toc20893"/>
      <w:r>
        <w:rPr>
          <w:rFonts w:hint="eastAsia"/>
        </w:rPr>
        <w:t>图</w:t>
      </w:r>
      <w:r>
        <w:t xml:space="preserve">4.3 </w:t>
      </w:r>
      <w:r>
        <w:rPr>
          <w:rFonts w:hint="eastAsia"/>
        </w:rPr>
        <w:t>中文繁简体转换命令</w:t>
      </w:r>
      <w:bookmarkEnd w:id="374"/>
      <w:bookmarkEnd w:id="375"/>
      <w:bookmarkEnd w:id="376"/>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8"/>
              <w:spacing w:before="0" w:beforeAutospacing="0" w:after="0" w:afterAutospacing="0"/>
              <w:rPr>
                <w:rFonts w:ascii="Arial" w:hAnsi="Arial" w:cs="Arial"/>
              </w:rPr>
            </w:pPr>
            <w:r>
              <w:rPr>
                <w:rFonts w:ascii="Arial" w:hAnsi="Arial" w:eastAsia="Times New Roman" w:cs="Arial"/>
              </w:rPr>
              <w:t>    def __init__(self, data,  batch_size):</w:t>
            </w:r>
          </w:p>
          <w:p>
            <w:pPr>
              <w:pStyle w:val="18"/>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8"/>
              <w:spacing w:before="0" w:beforeAutospacing="0" w:after="0" w:afterAutospacing="0"/>
              <w:rPr>
                <w:rFonts w:ascii="Arial" w:hAnsi="Arial" w:cs="Arial"/>
              </w:rPr>
            </w:pPr>
            <w:r>
              <w:rPr>
                <w:rFonts w:ascii="Arial" w:hAnsi="Arial" w:eastAsia="Times New Roman" w:cs="Arial"/>
              </w:rPr>
              <w:t>        self.len_data = len(self.batch_data)</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sort_and_pad(self, data, batch_size):</w:t>
            </w:r>
          </w:p>
          <w:p>
            <w:pPr>
              <w:pStyle w:val="18"/>
              <w:spacing w:before="0" w:beforeAutospacing="0" w:after="0" w:afterAutospacing="0"/>
              <w:rPr>
                <w:rFonts w:ascii="Arial" w:hAnsi="Arial" w:cs="Arial"/>
              </w:rPr>
            </w:pPr>
            <w:r>
              <w:rPr>
                <w:rFonts w:ascii="Arial" w:hAnsi="Arial" w:eastAsia="Times New Roman" w:cs="Arial"/>
              </w:rPr>
              <w:t>        num_batch = int(math.ceil(len(data) / batch_size))</w:t>
            </w:r>
          </w:p>
          <w:p>
            <w:pPr>
              <w:pStyle w:val="18"/>
              <w:spacing w:before="0" w:beforeAutospacing="0" w:after="0" w:afterAutospacing="0"/>
              <w:rPr>
                <w:rFonts w:ascii="Arial" w:hAnsi="Arial" w:cs="Arial"/>
              </w:rPr>
            </w:pPr>
            <w:r>
              <w:rPr>
                <w:rFonts w:ascii="Arial" w:hAnsi="Arial" w:eastAsia="Times New Roman" w:cs="Arial"/>
              </w:rPr>
              <w:t>        sorted_data = sorted(data, key=lambda x: len(x[0]))</w:t>
            </w:r>
          </w:p>
          <w:p>
            <w:pPr>
              <w:pStyle w:val="18"/>
              <w:spacing w:before="0" w:beforeAutospacing="0" w:after="0" w:afterAutospacing="0"/>
              <w:rPr>
                <w:rFonts w:ascii="Arial" w:hAnsi="Arial" w:cs="Arial"/>
              </w:rPr>
            </w:pPr>
            <w:r>
              <w:rPr>
                <w:rFonts w:ascii="Arial" w:hAnsi="Arial" w:eastAsia="Times New Roman" w:cs="Arial"/>
              </w:rPr>
              <w:t>        batch_data = []</w:t>
            </w:r>
          </w:p>
          <w:p>
            <w:pPr>
              <w:pStyle w:val="18"/>
              <w:spacing w:before="0" w:beforeAutospacing="0" w:after="0" w:afterAutospacing="0"/>
              <w:rPr>
                <w:rFonts w:ascii="Arial" w:hAnsi="Arial" w:cs="Arial"/>
              </w:rPr>
            </w:pPr>
            <w:r>
              <w:rPr>
                <w:rFonts w:ascii="Arial" w:hAnsi="Arial" w:eastAsia="Times New Roman" w:cs="Arial"/>
              </w:rPr>
              <w:t>        for i in range(num_batch):</w:t>
            </w:r>
          </w:p>
          <w:p>
            <w:pPr>
              <w:pStyle w:val="18"/>
              <w:spacing w:before="0" w:beforeAutospacing="0" w:after="0" w:afterAutospacing="0"/>
              <w:rPr>
                <w:rFonts w:ascii="Arial" w:hAnsi="Arial" w:cs="Arial"/>
              </w:rPr>
            </w:pPr>
            <w:r>
              <w:rPr>
                <w:rFonts w:ascii="Arial" w:hAnsi="Arial" w:eastAsia="Times New Roman" w:cs="Arial"/>
              </w:rPr>
              <w:t>            a = int(i*batch_size)</w:t>
            </w:r>
          </w:p>
          <w:p>
            <w:pPr>
              <w:pStyle w:val="18"/>
              <w:spacing w:before="0" w:beforeAutospacing="0" w:after="0" w:afterAutospacing="0"/>
              <w:rPr>
                <w:rFonts w:ascii="Arial" w:hAnsi="Arial" w:cs="Arial"/>
              </w:rPr>
            </w:pPr>
            <w:r>
              <w:rPr>
                <w:rFonts w:ascii="Arial" w:hAnsi="Arial" w:eastAsia="Times New Roman" w:cs="Arial"/>
              </w:rPr>
              <w:t>            b = int((i+1)*batch_size)</w:t>
            </w:r>
          </w:p>
          <w:p>
            <w:pPr>
              <w:pStyle w:val="18"/>
              <w:spacing w:before="0" w:beforeAutospacing="0" w:after="0" w:afterAutospacing="0"/>
              <w:rPr>
                <w:rFonts w:ascii="Arial" w:hAnsi="Arial" w:cs="Arial"/>
              </w:rPr>
            </w:pPr>
            <w:r>
              <w:rPr>
                <w:rFonts w:ascii="Arial" w:hAnsi="Arial" w:eastAsia="Times New Roman" w:cs="Arial"/>
              </w:rPr>
              <w:t>            batch_data.append(self.pad_data(sorted_data[a:b]))</w:t>
            </w:r>
          </w:p>
          <w:p>
            <w:pPr>
              <w:pStyle w:val="18"/>
              <w:spacing w:before="0" w:beforeAutospacing="0" w:after="0" w:afterAutospacing="0"/>
              <w:rPr>
                <w:rFonts w:ascii="Arial" w:hAnsi="Arial" w:eastAsia="Times New Roman" w:cs="Arial"/>
              </w:rPr>
            </w:pPr>
            <w:r>
              <w:rPr>
                <w:rFonts w:ascii="Arial" w:hAnsi="Arial" w:eastAsia="Times New Roman" w:cs="Arial"/>
              </w:rPr>
              <w:t>        return batch_data</w:t>
            </w:r>
          </w:p>
          <w:p>
            <w:pPr>
              <w:pStyle w:val="18"/>
              <w:spacing w:before="0" w:beforeAutospacing="0" w:after="0" w:afterAutospacing="0"/>
              <w:rPr>
                <w:rFonts w:ascii="Arial" w:hAnsi="Arial" w:eastAsia="Times New Roman" w:cs="Arial"/>
              </w:rPr>
            </w:pPr>
          </w:p>
          <w:p>
            <w:pPr>
              <w:pStyle w:val="18"/>
              <w:spacing w:before="0" w:beforeAutospacing="0" w:after="0" w:afterAutospacing="0"/>
              <w:rPr>
                <w:rFonts w:ascii="Arial" w:hAnsi="Arial" w:cs="Arial"/>
              </w:rPr>
            </w:pPr>
            <w:r>
              <w:rPr>
                <w:rFonts w:ascii="Arial" w:hAnsi="Arial" w:eastAsia="Times New Roman" w:cs="Arial"/>
              </w:rPr>
              <w:t>    def pad_data(data):</w:t>
            </w:r>
          </w:p>
          <w:p>
            <w:pPr>
              <w:pStyle w:val="18"/>
              <w:spacing w:before="0" w:beforeAutospacing="0" w:after="0" w:afterAutospacing="0"/>
              <w:rPr>
                <w:rFonts w:ascii="Arial" w:hAnsi="Arial" w:cs="Arial"/>
              </w:rPr>
            </w:pPr>
            <w:r>
              <w:rPr>
                <w:rFonts w:ascii="Arial" w:hAnsi="Arial" w:eastAsia="Times New Roman" w:cs="Arial"/>
              </w:rPr>
              <w:t>        strings = []</w:t>
            </w:r>
          </w:p>
          <w:p>
            <w:pPr>
              <w:pStyle w:val="18"/>
              <w:spacing w:before="0" w:beforeAutospacing="0" w:after="0" w:afterAutospacing="0"/>
              <w:rPr>
                <w:rFonts w:ascii="Arial" w:hAnsi="Arial" w:cs="Arial"/>
              </w:rPr>
            </w:pPr>
            <w:r>
              <w:rPr>
                <w:rFonts w:ascii="Arial" w:hAnsi="Arial" w:eastAsia="Times New Roman" w:cs="Arial"/>
              </w:rPr>
              <w:t>        chars = []</w:t>
            </w:r>
          </w:p>
          <w:p>
            <w:pPr>
              <w:pStyle w:val="18"/>
              <w:spacing w:before="0" w:beforeAutospacing="0" w:after="0" w:afterAutospacing="0"/>
              <w:rPr>
                <w:rFonts w:ascii="Arial" w:hAnsi="Arial" w:cs="Arial"/>
              </w:rPr>
            </w:pPr>
            <w:r>
              <w:rPr>
                <w:rFonts w:ascii="Arial" w:hAnsi="Arial" w:eastAsia="Times New Roman" w:cs="Arial"/>
              </w:rPr>
              <w:t>        segs = []</w:t>
            </w:r>
          </w:p>
          <w:p>
            <w:pPr>
              <w:pStyle w:val="18"/>
              <w:spacing w:before="0" w:beforeAutospacing="0" w:after="0" w:afterAutospacing="0"/>
              <w:rPr>
                <w:rFonts w:ascii="Arial" w:hAnsi="Arial" w:cs="Arial"/>
              </w:rPr>
            </w:pPr>
            <w:r>
              <w:rPr>
                <w:rFonts w:ascii="Arial" w:hAnsi="Arial" w:eastAsia="Times New Roman" w:cs="Arial"/>
              </w:rPr>
              <w:t>        targets = []</w:t>
            </w:r>
          </w:p>
          <w:p>
            <w:pPr>
              <w:pStyle w:val="18"/>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8"/>
              <w:spacing w:before="0" w:beforeAutospacing="0" w:after="0" w:afterAutospacing="0"/>
              <w:rPr>
                <w:rFonts w:ascii="Arial" w:hAnsi="Arial" w:cs="Arial"/>
              </w:rPr>
            </w:pPr>
            <w:r>
              <w:rPr>
                <w:rFonts w:ascii="Arial" w:hAnsi="Arial" w:eastAsia="Times New Roman" w:cs="Arial"/>
              </w:rPr>
              <w:t>        for line in data:</w:t>
            </w:r>
          </w:p>
          <w:p>
            <w:pPr>
              <w:pStyle w:val="18"/>
              <w:spacing w:before="0" w:beforeAutospacing="0" w:after="0" w:afterAutospacing="0"/>
              <w:rPr>
                <w:rFonts w:ascii="Arial" w:hAnsi="Arial" w:cs="Arial"/>
              </w:rPr>
            </w:pPr>
            <w:r>
              <w:rPr>
                <w:rFonts w:ascii="Arial" w:hAnsi="Arial" w:eastAsia="Times New Roman" w:cs="Arial"/>
              </w:rPr>
              <w:t>            string, char, seg, target = line</w:t>
            </w:r>
          </w:p>
          <w:p>
            <w:pPr>
              <w:pStyle w:val="18"/>
              <w:spacing w:before="0" w:beforeAutospacing="0" w:after="0" w:afterAutospacing="0"/>
              <w:rPr>
                <w:rFonts w:ascii="Arial" w:hAnsi="Arial" w:cs="Arial"/>
              </w:rPr>
            </w:pPr>
            <w:r>
              <w:rPr>
                <w:rFonts w:ascii="Arial" w:hAnsi="Arial" w:eastAsia="Times New Roman" w:cs="Arial"/>
              </w:rPr>
              <w:t>            padding = [0] * (max_length - len(string))</w:t>
            </w:r>
          </w:p>
          <w:p>
            <w:pPr>
              <w:pStyle w:val="18"/>
              <w:spacing w:before="0" w:beforeAutospacing="0" w:after="0" w:afterAutospacing="0"/>
              <w:rPr>
                <w:rFonts w:ascii="Arial" w:hAnsi="Arial" w:cs="Arial"/>
              </w:rPr>
            </w:pPr>
            <w:r>
              <w:rPr>
                <w:rFonts w:ascii="Arial" w:hAnsi="Arial" w:eastAsia="Times New Roman" w:cs="Arial"/>
              </w:rPr>
              <w:t>            strings.append(string + padding)</w:t>
            </w:r>
          </w:p>
          <w:p>
            <w:pPr>
              <w:pStyle w:val="18"/>
              <w:spacing w:before="0" w:beforeAutospacing="0" w:after="0" w:afterAutospacing="0"/>
              <w:rPr>
                <w:rFonts w:ascii="Arial" w:hAnsi="Arial" w:cs="Arial"/>
              </w:rPr>
            </w:pPr>
            <w:r>
              <w:rPr>
                <w:rFonts w:ascii="Arial" w:hAnsi="Arial" w:eastAsia="Times New Roman" w:cs="Arial"/>
              </w:rPr>
              <w:t>            chars.append(char + padding)</w:t>
            </w:r>
          </w:p>
          <w:p>
            <w:pPr>
              <w:pStyle w:val="18"/>
              <w:spacing w:before="0" w:beforeAutospacing="0" w:after="0" w:afterAutospacing="0"/>
              <w:rPr>
                <w:rFonts w:ascii="Arial" w:hAnsi="Arial" w:cs="Arial"/>
              </w:rPr>
            </w:pPr>
            <w:r>
              <w:rPr>
                <w:rFonts w:ascii="Arial" w:hAnsi="Arial" w:eastAsia="Times New Roman" w:cs="Arial"/>
              </w:rPr>
              <w:t>            segs.append(seg + padding)</w:t>
            </w:r>
          </w:p>
          <w:p>
            <w:pPr>
              <w:pStyle w:val="18"/>
              <w:spacing w:before="0" w:beforeAutospacing="0" w:after="0" w:afterAutospacing="0"/>
              <w:rPr>
                <w:rFonts w:ascii="Arial" w:hAnsi="Arial" w:cs="Arial"/>
              </w:rPr>
            </w:pPr>
            <w:r>
              <w:rPr>
                <w:rFonts w:ascii="Arial" w:hAnsi="Arial" w:eastAsia="Times New Roman" w:cs="Arial"/>
              </w:rPr>
              <w:t>            targets.append(target + padding)</w:t>
            </w:r>
          </w:p>
          <w:p>
            <w:pPr>
              <w:pStyle w:val="18"/>
              <w:spacing w:before="0" w:beforeAutospacing="0" w:after="0" w:afterAutospacing="0"/>
              <w:rPr>
                <w:rFonts w:ascii="Arial" w:hAnsi="Arial" w:cs="Arial"/>
              </w:rPr>
            </w:pPr>
            <w:r>
              <w:rPr>
                <w:rFonts w:ascii="Arial" w:hAnsi="Arial" w:eastAsia="Times New Roman" w:cs="Arial"/>
              </w:rPr>
              <w:t>        return [strings, chars, segs, targets]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iter_batch(self, shuffle=False):</w:t>
            </w:r>
          </w:p>
          <w:p>
            <w:pPr>
              <w:pStyle w:val="18"/>
              <w:spacing w:before="0" w:beforeAutospacing="0" w:after="0" w:afterAutospacing="0"/>
              <w:rPr>
                <w:rFonts w:ascii="Arial" w:hAnsi="Arial" w:cs="Arial"/>
              </w:rPr>
            </w:pPr>
            <w:r>
              <w:rPr>
                <w:rFonts w:ascii="Arial" w:hAnsi="Arial" w:eastAsia="Times New Roman" w:cs="Arial"/>
              </w:rPr>
              <w:t>        if shuffle:</w:t>
            </w:r>
          </w:p>
          <w:p>
            <w:pPr>
              <w:pStyle w:val="18"/>
              <w:spacing w:before="0" w:beforeAutospacing="0" w:after="0" w:afterAutospacing="0"/>
              <w:rPr>
                <w:rFonts w:ascii="Arial" w:hAnsi="Arial" w:cs="Arial"/>
              </w:rPr>
            </w:pPr>
            <w:r>
              <w:rPr>
                <w:rFonts w:ascii="Arial" w:hAnsi="Arial" w:eastAsia="Times New Roman" w:cs="Arial"/>
              </w:rPr>
              <w:t>            random.shuffle(self.batch_data)</w:t>
            </w:r>
          </w:p>
          <w:p>
            <w:pPr>
              <w:pStyle w:val="18"/>
              <w:spacing w:before="0" w:beforeAutospacing="0" w:after="0" w:afterAutospacing="0"/>
              <w:rPr>
                <w:rFonts w:ascii="Arial" w:hAnsi="Arial" w:cs="Arial"/>
              </w:rPr>
            </w:pPr>
            <w:r>
              <w:rPr>
                <w:rFonts w:ascii="Arial" w:hAnsi="Arial" w:eastAsia="Times New Roman" w:cs="Arial"/>
              </w:rPr>
              <w:t>        for idx in range(self.len_data):</w:t>
            </w:r>
          </w:p>
          <w:p>
            <w:pPr>
              <w:pStyle w:val="18"/>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77" w:name="_Toc809"/>
      <w:bookmarkStart w:id="378" w:name="_Toc8006"/>
      <w:bookmarkStart w:id="379" w:name="_Toc21681"/>
      <w:r>
        <w:rPr>
          <w:rFonts w:hint="eastAsia"/>
        </w:rPr>
        <w:t>图</w:t>
      </w:r>
      <w:r>
        <w:t>4.4 BatchManager</w:t>
      </w:r>
      <w:r>
        <w:rPr>
          <w:rFonts w:hint="eastAsia"/>
        </w:rPr>
        <w:t>类实现</w:t>
      </w:r>
      <w:bookmarkEnd w:id="377"/>
      <w:bookmarkEnd w:id="378"/>
      <w:bookmarkEnd w:id="379"/>
    </w:p>
    <w:p>
      <w:pPr>
        <w:pStyle w:val="3"/>
        <w:rPr>
          <w:rFonts w:cs="Arial"/>
        </w:rPr>
      </w:pPr>
      <w:bookmarkStart w:id="380" w:name="_Toc3863_WPSOffice_Level3"/>
      <w:r>
        <w:rPr>
          <w:rFonts w:cs="Arial"/>
        </w:rPr>
        <w:t xml:space="preserve">4.1.3 </w:t>
      </w:r>
      <w:r>
        <w:rPr>
          <w:rFonts w:hint="eastAsia" w:cs="Arial"/>
        </w:rPr>
        <w:t>词向量的训练</w:t>
      </w:r>
      <w:bookmarkEnd w:id="380"/>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81" w:name="_Toc16589"/>
      <w:bookmarkStart w:id="382" w:name="_Toc7533"/>
      <w:bookmarkStart w:id="383" w:name="_Toc15432"/>
      <w:r>
        <w:rPr>
          <w:rFonts w:hint="eastAsia"/>
        </w:rPr>
        <w:t>图</w:t>
      </w:r>
      <w:r>
        <w:t>4.5 word2vec</w:t>
      </w:r>
      <w:r>
        <w:rPr>
          <w:rFonts w:hint="eastAsia"/>
        </w:rPr>
        <w:t>词向量实现</w:t>
      </w:r>
      <w:bookmarkEnd w:id="381"/>
      <w:bookmarkEnd w:id="382"/>
      <w:bookmarkEnd w:id="383"/>
    </w:p>
    <w:p>
      <w:pPr>
        <w:pStyle w:val="3"/>
        <w:rPr>
          <w:rFonts w:cs="Arial"/>
        </w:rPr>
      </w:pPr>
      <w:bookmarkStart w:id="384" w:name="_Toc16453_WPSOffice_Level3"/>
      <w:bookmarkStart w:id="385" w:name="_Toc20245_WPSOffice_Level2"/>
      <w:r>
        <w:rPr>
          <w:rFonts w:cs="Arial"/>
        </w:rPr>
        <w:t xml:space="preserve">4.2 </w:t>
      </w:r>
      <w:bookmarkEnd w:id="384"/>
      <w:r>
        <w:rPr>
          <w:rFonts w:hint="eastAsia" w:cs="Arial"/>
        </w:rPr>
        <w:t>基于</w:t>
      </w:r>
      <w:r>
        <w:rPr>
          <w:rFonts w:cs="Arial"/>
        </w:rPr>
        <w:t>word2vec</w:t>
      </w:r>
      <w:r>
        <w:rPr>
          <w:rFonts w:hint="eastAsia" w:cs="Arial"/>
        </w:rPr>
        <w:t>的命名实体识别模型的实现</w:t>
      </w:r>
      <w:bookmarkEnd w:id="385"/>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86" w:name="_Toc17845"/>
      <w:bookmarkStart w:id="387" w:name="_Toc27211"/>
      <w:bookmarkStart w:id="388" w:name="_Toc4844"/>
      <w:bookmarkStart w:id="389" w:name="_Toc17821_WPSOffice_Level3"/>
      <w:bookmarkStart w:id="390" w:name="_Toc17044_WPSOffice_Level3"/>
      <w:r>
        <w:rPr>
          <w:rFonts w:hint="eastAsia"/>
        </w:rPr>
        <w:t>表</w:t>
      </w:r>
      <w:r>
        <w:t xml:space="preserve">4.2 </w:t>
      </w:r>
      <w:r>
        <w:rPr>
          <w:rFonts w:hint="eastAsia"/>
        </w:rPr>
        <w:t>基于</w:t>
      </w:r>
      <w:r>
        <w:t>word2vec</w:t>
      </w:r>
      <w:r>
        <w:rPr>
          <w:rFonts w:hint="eastAsia"/>
        </w:rPr>
        <w:t>的命名实体识别模型超参数列表</w:t>
      </w:r>
      <w:bookmarkEnd w:id="386"/>
      <w:bookmarkEnd w:id="387"/>
      <w:bookmarkEnd w:id="388"/>
      <w:bookmarkEnd w:id="389"/>
      <w:bookmarkEnd w:id="39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if not os.path.isfile(FLAGS.map_file):</w:t>
            </w:r>
          </w:p>
          <w:p>
            <w:pPr>
              <w:pStyle w:val="18"/>
              <w:spacing w:before="0" w:beforeAutospacing="0" w:after="0" w:afterAutospacing="0"/>
              <w:rPr>
                <w:rFonts w:ascii="Arial" w:hAnsi="Arial" w:cs="Arial"/>
              </w:rPr>
            </w:pPr>
            <w:r>
              <w:rPr>
                <w:rFonts w:ascii="Arial" w:hAnsi="Arial" w:eastAsia="Times New Roman" w:cs="Arial"/>
              </w:rPr>
              <w:t>    # create dictionary for word</w:t>
            </w:r>
          </w:p>
          <w:p>
            <w:pPr>
              <w:pStyle w:val="18"/>
              <w:spacing w:before="0" w:beforeAutospacing="0" w:after="0" w:afterAutospacing="0"/>
              <w:rPr>
                <w:rFonts w:ascii="Arial" w:hAnsi="Arial" w:cs="Arial"/>
              </w:rPr>
            </w:pPr>
            <w:r>
              <w:rPr>
                <w:rFonts w:ascii="Arial" w:hAnsi="Arial" w:eastAsia="Times New Roman" w:cs="Arial"/>
              </w:rPr>
              <w:t>    if FLAGS.pre_emb:</w:t>
            </w:r>
          </w:p>
          <w:p>
            <w:pPr>
              <w:pStyle w:val="18"/>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8"/>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8"/>
              <w:spacing w:before="0" w:beforeAutospacing="0" w:after="0" w:afterAutospacing="0"/>
              <w:rPr>
                <w:rFonts w:ascii="Arial" w:hAnsi="Arial" w:cs="Arial"/>
              </w:rPr>
            </w:pPr>
            <w:r>
              <w:rPr>
                <w:rFonts w:ascii="Arial" w:hAnsi="Arial" w:eastAsia="Times New Roman" w:cs="Arial"/>
              </w:rPr>
              <w:t>            dico_chars_train.copy(),</w:t>
            </w:r>
          </w:p>
          <w:p>
            <w:pPr>
              <w:pStyle w:val="18"/>
              <w:spacing w:before="0" w:beforeAutospacing="0" w:after="0" w:afterAutospacing="0"/>
              <w:rPr>
                <w:rFonts w:ascii="Arial" w:hAnsi="Arial" w:cs="Arial"/>
              </w:rPr>
            </w:pPr>
            <w:r>
              <w:rPr>
                <w:rFonts w:ascii="Arial" w:hAnsi="Arial" w:eastAsia="Times New Roman" w:cs="Arial"/>
              </w:rPr>
              <w:t>            FLAGS.emb_file,</w:t>
            </w:r>
          </w:p>
          <w:p>
            <w:pPr>
              <w:pStyle w:val="18"/>
              <w:spacing w:before="0" w:beforeAutospacing="0" w:after="0" w:afterAutospacing="0"/>
              <w:rPr>
                <w:rFonts w:ascii="Arial" w:hAnsi="Arial" w:cs="Arial"/>
              </w:rPr>
            </w:pPr>
            <w:r>
              <w:rPr>
                <w:rFonts w:ascii="Arial" w:hAnsi="Arial" w:eastAsia="Times New Roman" w:cs="Arial"/>
              </w:rPr>
              <w:t>            list(itertools.chain.from_iterable(</w:t>
            </w:r>
          </w:p>
          <w:p>
            <w:pPr>
              <w:pStyle w:val="18"/>
              <w:spacing w:before="0" w:beforeAutospacing="0" w:after="0" w:afterAutospacing="0"/>
              <w:rPr>
                <w:rFonts w:ascii="Arial" w:hAnsi="Arial" w:cs="Arial"/>
              </w:rPr>
            </w:pPr>
            <w:r>
              <w:rPr>
                <w:rFonts w:ascii="Arial" w:hAnsi="Arial" w:eastAsia="Times New Roman" w:cs="Arial"/>
              </w:rPr>
              <w:t>                [[w[0] for w in s] for s in test_sentences])</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else:</w:t>
            </w:r>
          </w:p>
          <w:p>
            <w:pPr>
              <w:pStyle w:val="18"/>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 Create a dictionary and a mapping for tags</w:t>
            </w:r>
          </w:p>
          <w:p>
            <w:pPr>
              <w:pStyle w:val="18"/>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8"/>
              <w:spacing w:before="0" w:beforeAutospacing="0" w:after="0" w:afterAutospacing="0"/>
              <w:rPr>
                <w:rFonts w:ascii="Arial" w:hAnsi="Arial" w:cs="Arial"/>
              </w:rPr>
            </w:pPr>
            <w:r>
              <w:rPr>
                <w:rFonts w:ascii="Arial" w:hAnsi="Arial" w:eastAsia="Times New Roman" w:cs="Arial"/>
              </w:rPr>
              <w:t>    with open(FLAGS.map_file, "wb") as f:</w:t>
            </w:r>
          </w:p>
          <w:p>
            <w:pPr>
              <w:pStyle w:val="18"/>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8"/>
              <w:spacing w:before="0" w:beforeAutospacing="0" w:after="0" w:afterAutospacing="0"/>
              <w:rPr>
                <w:rFonts w:ascii="Arial" w:hAnsi="Arial" w:cs="Arial"/>
              </w:rPr>
            </w:pPr>
            <w:r>
              <w:rPr>
                <w:rFonts w:ascii="Arial" w:hAnsi="Arial" w:eastAsia="Times New Roman" w:cs="Arial"/>
              </w:rPr>
              <w:t>else:</w:t>
            </w:r>
          </w:p>
          <w:p>
            <w:pPr>
              <w:pStyle w:val="18"/>
              <w:spacing w:before="0" w:beforeAutospacing="0" w:after="0" w:afterAutospacing="0"/>
              <w:rPr>
                <w:rFonts w:ascii="Arial" w:hAnsi="Arial" w:cs="Arial"/>
              </w:rPr>
            </w:pPr>
            <w:r>
              <w:rPr>
                <w:rFonts w:ascii="Arial" w:hAnsi="Arial" w:eastAsia="Times New Roman" w:cs="Arial"/>
              </w:rPr>
              <w:t>    with open(FLAGS.map_file, "rb") as f:</w:t>
            </w:r>
          </w:p>
          <w:p>
            <w:pPr>
              <w:pStyle w:val="18"/>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91" w:name="_Toc22316"/>
      <w:bookmarkStart w:id="392" w:name="_Toc3490_WPSOffice_Level3"/>
      <w:bookmarkStart w:id="393" w:name="_Toc31852_WPSOffice_Level3"/>
      <w:bookmarkStart w:id="394" w:name="_Toc4927"/>
      <w:bookmarkStart w:id="395" w:name="_Toc16216"/>
      <w:r>
        <w:rPr>
          <w:rFonts w:hint="eastAsia"/>
        </w:rPr>
        <w:t>图</w:t>
      </w:r>
      <w:r>
        <w:t xml:space="preserve">4.6 </w:t>
      </w:r>
      <w:r>
        <w:rPr>
          <w:rFonts w:hint="eastAsia"/>
        </w:rPr>
        <w:t>词表和标签列表的存储实现</w:t>
      </w:r>
      <w:bookmarkEnd w:id="391"/>
      <w:bookmarkEnd w:id="392"/>
      <w:bookmarkEnd w:id="393"/>
      <w:bookmarkEnd w:id="394"/>
      <w:bookmarkEnd w:id="395"/>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tf_config = tf.ConfigProto()</w:t>
            </w:r>
          </w:p>
          <w:p>
            <w:pPr>
              <w:pStyle w:val="18"/>
              <w:spacing w:before="0" w:beforeAutospacing="0" w:after="0" w:afterAutospacing="0"/>
              <w:rPr>
                <w:rFonts w:ascii="Arial" w:hAnsi="Arial" w:cs="Arial"/>
              </w:rPr>
            </w:pPr>
            <w:r>
              <w:rPr>
                <w:rFonts w:ascii="Arial" w:hAnsi="Arial" w:eastAsia="Times New Roman" w:cs="Arial"/>
              </w:rPr>
              <w:t>tf_config.gpu_options.allow_growth = True</w:t>
            </w:r>
          </w:p>
          <w:p>
            <w:pPr>
              <w:pStyle w:val="18"/>
              <w:spacing w:before="0" w:beforeAutospacing="0" w:after="0" w:afterAutospacing="0"/>
              <w:rPr>
                <w:rFonts w:ascii="Arial" w:hAnsi="Arial" w:cs="Arial"/>
              </w:rPr>
            </w:pPr>
            <w:r>
              <w:rPr>
                <w:rFonts w:ascii="Arial" w:hAnsi="Arial" w:eastAsia="Times New Roman" w:cs="Arial"/>
              </w:rPr>
              <w:t>steps_per_epoch = train_manager.len_data</w:t>
            </w:r>
          </w:p>
          <w:p>
            <w:pPr>
              <w:pStyle w:val="18"/>
              <w:spacing w:before="0" w:beforeAutospacing="0" w:after="0" w:afterAutospacing="0"/>
              <w:rPr>
                <w:rFonts w:ascii="Arial" w:hAnsi="Arial" w:cs="Arial"/>
              </w:rPr>
            </w:pPr>
            <w:r>
              <w:rPr>
                <w:rFonts w:ascii="Arial" w:hAnsi="Arial" w:eastAsia="Times New Roman" w:cs="Arial"/>
              </w:rPr>
              <w:t>with tf.Session(config=tf_config) as sess:</w:t>
            </w:r>
          </w:p>
          <w:p>
            <w:pPr>
              <w:pStyle w:val="18"/>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8"/>
              <w:spacing w:before="0" w:beforeAutospacing="0" w:after="0" w:afterAutospacing="0"/>
              <w:rPr>
                <w:rFonts w:ascii="Arial" w:hAnsi="Arial" w:cs="Arial"/>
              </w:rPr>
            </w:pPr>
            <w:r>
              <w:rPr>
                <w:rFonts w:ascii="Arial" w:hAnsi="Arial" w:eastAsia="Times New Roman" w:cs="Arial"/>
              </w:rPr>
              <w:t>    logger.info("start training")</w:t>
            </w:r>
          </w:p>
          <w:p>
            <w:pPr>
              <w:pStyle w:val="18"/>
              <w:spacing w:before="0" w:beforeAutospacing="0" w:after="0" w:afterAutospacing="0"/>
              <w:rPr>
                <w:rFonts w:ascii="Arial" w:hAnsi="Arial" w:cs="Arial"/>
              </w:rPr>
            </w:pPr>
            <w:r>
              <w:rPr>
                <w:rFonts w:ascii="Arial" w:hAnsi="Arial" w:eastAsia="Times New Roman" w:cs="Arial"/>
              </w:rPr>
              <w:t>    loss = []</w:t>
            </w:r>
          </w:p>
          <w:p>
            <w:pPr>
              <w:pStyle w:val="18"/>
              <w:spacing w:before="0" w:beforeAutospacing="0" w:after="0" w:afterAutospacing="0"/>
              <w:rPr>
                <w:rFonts w:ascii="Arial" w:hAnsi="Arial" w:cs="Arial"/>
              </w:rPr>
            </w:pPr>
            <w:r>
              <w:rPr>
                <w:rFonts w:ascii="Arial" w:hAnsi="Arial" w:eastAsia="Times New Roman" w:cs="Arial"/>
              </w:rPr>
              <w:t>    for i in range(100):</w:t>
            </w:r>
          </w:p>
          <w:p>
            <w:pPr>
              <w:pStyle w:val="18"/>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8"/>
              <w:spacing w:before="0" w:beforeAutospacing="0" w:after="0" w:afterAutospacing="0"/>
              <w:rPr>
                <w:rFonts w:ascii="Arial" w:hAnsi="Arial" w:cs="Arial"/>
              </w:rPr>
            </w:pPr>
            <w:r>
              <w:rPr>
                <w:rFonts w:ascii="Arial" w:hAnsi="Arial" w:eastAsia="Times New Roman" w:cs="Arial"/>
              </w:rPr>
              <w:t>            step, batch_loss = model.run_step(sess, True, batch)</w:t>
            </w:r>
          </w:p>
          <w:p>
            <w:pPr>
              <w:pStyle w:val="18"/>
              <w:spacing w:before="0" w:beforeAutospacing="0" w:after="0" w:afterAutospacing="0"/>
              <w:rPr>
                <w:rFonts w:ascii="Arial" w:hAnsi="Arial" w:cs="Arial"/>
              </w:rPr>
            </w:pPr>
            <w:r>
              <w:rPr>
                <w:rFonts w:ascii="Arial" w:hAnsi="Arial" w:eastAsia="Times New Roman" w:cs="Arial"/>
              </w:rPr>
              <w:t>            loss.append(batch_loss)</w:t>
            </w:r>
          </w:p>
          <w:p>
            <w:pPr>
              <w:pStyle w:val="18"/>
              <w:spacing w:before="0" w:beforeAutospacing="0" w:after="0" w:afterAutospacing="0"/>
              <w:rPr>
                <w:rFonts w:ascii="Arial" w:hAnsi="Arial" w:cs="Arial"/>
              </w:rPr>
            </w:pPr>
            <w:r>
              <w:rPr>
                <w:rFonts w:ascii="Arial" w:hAnsi="Arial" w:eastAsia="Times New Roman" w:cs="Arial"/>
              </w:rPr>
              <w:t>            if step % FLAGS.steps_check == 0:</w:t>
            </w:r>
          </w:p>
          <w:p>
            <w:pPr>
              <w:pStyle w:val="18"/>
              <w:spacing w:before="0" w:beforeAutospacing="0" w:after="0" w:afterAutospacing="0"/>
              <w:rPr>
                <w:rFonts w:ascii="Arial" w:hAnsi="Arial" w:cs="Arial"/>
              </w:rPr>
            </w:pPr>
            <w:r>
              <w:rPr>
                <w:rFonts w:ascii="Arial" w:hAnsi="Arial" w:eastAsia="Times New Roman" w:cs="Arial"/>
              </w:rPr>
              <w:t>                iteration = step // steps_per_epoch + 1</w:t>
            </w:r>
          </w:p>
          <w:p>
            <w:pPr>
              <w:pStyle w:val="18"/>
              <w:spacing w:before="0" w:beforeAutospacing="0" w:after="0" w:afterAutospacing="0"/>
              <w:rPr>
                <w:rFonts w:ascii="Arial" w:hAnsi="Arial" w:cs="Arial"/>
              </w:rPr>
            </w:pPr>
            <w:r>
              <w:rPr>
                <w:rFonts w:ascii="Arial" w:hAnsi="Arial" w:eastAsia="Times New Roman" w:cs="Arial"/>
              </w:rPr>
              <w:t>                logger.info("iteration:{} step:{}/{}, "</w:t>
            </w:r>
          </w:p>
          <w:p>
            <w:pPr>
              <w:pStyle w:val="18"/>
              <w:spacing w:before="0" w:beforeAutospacing="0" w:after="0" w:afterAutospacing="0"/>
              <w:rPr>
                <w:rFonts w:ascii="Arial" w:hAnsi="Arial" w:cs="Arial"/>
              </w:rPr>
            </w:pPr>
            <w:r>
              <w:rPr>
                <w:rFonts w:ascii="Arial" w:hAnsi="Arial" w:eastAsia="Times New Roman" w:cs="Arial"/>
              </w:rPr>
              <w:t>                            "NER loss:{:&gt;9.6f}".format(</w:t>
            </w:r>
          </w:p>
          <w:p>
            <w:pPr>
              <w:pStyle w:val="18"/>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8"/>
              <w:spacing w:before="0" w:beforeAutospacing="0" w:after="0" w:afterAutospacing="0"/>
              <w:rPr>
                <w:rFonts w:ascii="Arial" w:hAnsi="Arial" w:cs="Arial"/>
              </w:rPr>
            </w:pPr>
            <w:r>
              <w:rPr>
                <w:rFonts w:ascii="Arial" w:hAnsi="Arial" w:eastAsia="Times New Roman" w:cs="Arial"/>
              </w:rPr>
              <w:t>                loss = []</w:t>
            </w:r>
          </w:p>
          <w:p>
            <w:pPr>
              <w:pStyle w:val="18"/>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8"/>
              <w:spacing w:before="0" w:beforeAutospacing="0" w:after="0" w:afterAutospacing="0"/>
              <w:rPr>
                <w:rFonts w:ascii="Arial" w:hAnsi="Arial" w:cs="Arial"/>
              </w:rPr>
            </w:pPr>
            <w:r>
              <w:rPr>
                <w:rFonts w:ascii="Arial" w:hAnsi="Arial" w:eastAsia="Times New Roman" w:cs="Arial"/>
              </w:rPr>
              <w:t>        if best:</w:t>
            </w:r>
          </w:p>
          <w:p>
            <w:pPr>
              <w:pStyle w:val="18"/>
              <w:spacing w:before="0" w:beforeAutospacing="0" w:after="0" w:afterAutospacing="0"/>
              <w:rPr>
                <w:rFonts w:ascii="Arial" w:hAnsi="Arial" w:cs="Arial"/>
              </w:rPr>
            </w:pPr>
            <w:r>
              <w:rPr>
                <w:rFonts w:ascii="Arial" w:hAnsi="Arial" w:eastAsia="Times New Roman" w:cs="Arial"/>
              </w:rPr>
              <w:t>            save_model(sess, model, FLAGS.ckpt_path, logger)</w:t>
            </w:r>
          </w:p>
          <w:p>
            <w:pPr>
              <w:pStyle w:val="18"/>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96" w:name="_Toc28081"/>
      <w:bookmarkStart w:id="397" w:name="_Toc1560_WPSOffice_Level3"/>
      <w:bookmarkStart w:id="398" w:name="_Toc10600_WPSOffice_Level3"/>
      <w:bookmarkStart w:id="399" w:name="_Toc16704"/>
      <w:bookmarkStart w:id="400" w:name="_Toc12263"/>
      <w:r>
        <w:rPr>
          <w:rFonts w:hint="eastAsia"/>
        </w:rPr>
        <w:t>图</w:t>
      </w:r>
      <w:r>
        <w:t xml:space="preserve">4.7 </w:t>
      </w:r>
      <w:r>
        <w:rPr>
          <w:rFonts w:hint="eastAsia"/>
        </w:rPr>
        <w:t>基于</w:t>
      </w:r>
      <w:r>
        <w:t>word2vec</w:t>
      </w:r>
      <w:r>
        <w:rPr>
          <w:rFonts w:hint="eastAsia"/>
        </w:rPr>
        <w:t>的命名实体识别模型训练代码</w:t>
      </w:r>
      <w:bookmarkEnd w:id="396"/>
      <w:bookmarkEnd w:id="397"/>
      <w:bookmarkEnd w:id="398"/>
      <w:bookmarkEnd w:id="399"/>
      <w:bookmarkEnd w:id="400"/>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8"/>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apply dropout before feed to lstm layer</w:t>
            </w:r>
          </w:p>
          <w:p>
            <w:pPr>
              <w:pStyle w:val="18"/>
              <w:spacing w:before="0" w:beforeAutospacing="0" w:after="0" w:afterAutospacing="0"/>
              <w:rPr>
                <w:rFonts w:ascii="Arial" w:hAnsi="Arial" w:cs="Arial"/>
              </w:rPr>
            </w:pPr>
            <w:r>
              <w:rPr>
                <w:rFonts w:ascii="Arial" w:hAnsi="Arial" w:eastAsia="Times New Roman" w:cs="Arial"/>
              </w:rPr>
              <w:t>lstm_inputs = tf.nn.dropout(embedding, self.dropout)</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bi-directional lstm layer</w:t>
            </w:r>
          </w:p>
          <w:p>
            <w:pPr>
              <w:pStyle w:val="18"/>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logits for tags</w:t>
            </w:r>
          </w:p>
          <w:p>
            <w:pPr>
              <w:pStyle w:val="18"/>
              <w:spacing w:before="0" w:beforeAutospacing="0" w:after="0" w:afterAutospacing="0"/>
              <w:rPr>
                <w:rFonts w:ascii="Arial" w:hAnsi="Arial" w:cs="Arial"/>
              </w:rPr>
            </w:pPr>
            <w:r>
              <w:rPr>
                <w:rFonts w:ascii="Arial" w:hAnsi="Arial" w:eastAsia="Times New Roman" w:cs="Arial"/>
              </w:rPr>
              <w:t>self.logits = self.project_layer(lstm_outputs)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loss of the model</w:t>
            </w:r>
          </w:p>
          <w:p>
            <w:pPr>
              <w:pStyle w:val="18"/>
              <w:spacing w:before="0" w:beforeAutospacing="0" w:after="0" w:afterAutospacing="0"/>
              <w:rPr>
                <w:rFonts w:ascii="Arial" w:hAnsi="Arial" w:cs="Arial"/>
              </w:rPr>
            </w:pPr>
            <w:r>
              <w:rPr>
                <w:rFonts w:ascii="Arial" w:hAnsi="Arial" w:eastAsia="Times New Roman" w:cs="Arial"/>
              </w:rPr>
              <w:t>self.loss = self.loss_layer(self.logits, self.lengths)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with tf.variable_scope("optimizer"):</w:t>
            </w:r>
          </w:p>
          <w:p>
            <w:pPr>
              <w:pStyle w:val="18"/>
              <w:spacing w:before="0" w:beforeAutospacing="0" w:after="0" w:afterAutospacing="0"/>
              <w:rPr>
                <w:rFonts w:ascii="Arial" w:hAnsi="Arial" w:cs="Arial"/>
              </w:rPr>
            </w:pPr>
            <w:r>
              <w:rPr>
                <w:rFonts w:ascii="Arial" w:hAnsi="Arial" w:eastAsia="Times New Roman" w:cs="Arial"/>
              </w:rPr>
              <w:t>    self.opt = tf.train.AdamOptimizer(self.lr)</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 apply grad clip to avoid gradient explosion</w:t>
            </w:r>
          </w:p>
          <w:p>
            <w:pPr>
              <w:pStyle w:val="18"/>
              <w:spacing w:before="0" w:beforeAutospacing="0" w:after="0" w:afterAutospacing="0"/>
              <w:rPr>
                <w:rFonts w:ascii="Arial" w:hAnsi="Arial" w:cs="Arial"/>
              </w:rPr>
            </w:pPr>
            <w:r>
              <w:rPr>
                <w:rFonts w:ascii="Arial" w:hAnsi="Arial" w:eastAsia="Times New Roman" w:cs="Arial"/>
              </w:rPr>
              <w:t>    grads_vars = self.opt.compute_gradients(self.loss)</w:t>
            </w:r>
          </w:p>
          <w:p>
            <w:pPr>
              <w:pStyle w:val="18"/>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8"/>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saver of the model</w:t>
            </w:r>
          </w:p>
          <w:p>
            <w:pPr>
              <w:pStyle w:val="18"/>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401" w:name="_Toc21764"/>
      <w:bookmarkStart w:id="402" w:name="_Toc5921"/>
      <w:bookmarkStart w:id="403" w:name="_Toc26576_WPSOffice_Level3"/>
      <w:bookmarkStart w:id="404" w:name="_Toc32194"/>
      <w:bookmarkStart w:id="405" w:name="_Toc19612_WPSOffice_Level3"/>
      <w:r>
        <w:rPr>
          <w:rFonts w:hint="eastAsia"/>
        </w:rPr>
        <w:t>图</w:t>
      </w:r>
      <w:r>
        <w:t xml:space="preserve">4.8 </w:t>
      </w:r>
      <w:r>
        <w:rPr>
          <w:rFonts w:hint="eastAsia"/>
        </w:rPr>
        <w:t>基于</w:t>
      </w:r>
      <w:r>
        <w:t>word2vec</w:t>
      </w:r>
      <w:r>
        <w:rPr>
          <w:rFonts w:hint="eastAsia"/>
        </w:rPr>
        <w:t>的命名实体识别模型结构实现</w:t>
      </w:r>
      <w:bookmarkEnd w:id="401"/>
      <w:bookmarkEnd w:id="402"/>
      <w:bookmarkEnd w:id="403"/>
      <w:bookmarkEnd w:id="404"/>
      <w:bookmarkEnd w:id="405"/>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406" w:name="_Toc27465_WPSOffice_Level3"/>
      <w:bookmarkStart w:id="407" w:name="_Toc12486_WPSOffice_Level2"/>
      <w:r>
        <w:rPr>
          <w:rFonts w:cs="Arial"/>
        </w:rPr>
        <w:t xml:space="preserve">4.3 </w:t>
      </w:r>
      <w:bookmarkEnd w:id="406"/>
      <w:r>
        <w:rPr>
          <w:rFonts w:hint="eastAsia" w:cs="Arial"/>
        </w:rPr>
        <w:t>基于</w:t>
      </w:r>
      <w:r>
        <w:rPr>
          <w:rFonts w:cs="Arial"/>
        </w:rPr>
        <w:t>BERT</w:t>
      </w:r>
      <w:r>
        <w:rPr>
          <w:rFonts w:hint="eastAsia" w:cs="Arial"/>
        </w:rPr>
        <w:t>的命名实体识别模型的实现</w:t>
      </w:r>
      <w:bookmarkEnd w:id="407"/>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408" w:name="_Toc27469_WPSOffice_Level3"/>
      <w:bookmarkStart w:id="409" w:name="_Toc15716"/>
      <w:bookmarkStart w:id="410" w:name="_Toc30585_WPSOffice_Level3"/>
      <w:bookmarkStart w:id="411" w:name="_Toc23658"/>
      <w:bookmarkStart w:id="412" w:name="_Toc19510"/>
      <w:r>
        <w:t>·</w:t>
      </w:r>
      <w:r>
        <w:rPr>
          <w:rFonts w:hint="eastAsia"/>
        </w:rPr>
        <w:t>表</w:t>
      </w:r>
      <w:r>
        <w:t xml:space="preserve">4.3 </w:t>
      </w:r>
      <w:r>
        <w:rPr>
          <w:rFonts w:hint="eastAsia"/>
        </w:rPr>
        <w:t>基于</w:t>
      </w:r>
      <w:r>
        <w:t>BERT</w:t>
      </w:r>
      <w:r>
        <w:rPr>
          <w:rFonts w:hint="eastAsia"/>
        </w:rPr>
        <w:t>的命名实体识别模型超参数列表</w:t>
      </w:r>
      <w:bookmarkEnd w:id="408"/>
      <w:bookmarkEnd w:id="409"/>
      <w:bookmarkEnd w:id="410"/>
      <w:bookmarkEnd w:id="411"/>
      <w:bookmarkEnd w:id="412"/>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class NerProcessor(DataProcessor):</w:t>
            </w:r>
          </w:p>
          <w:p>
            <w:pPr>
              <w:pStyle w:val="18"/>
              <w:spacing w:before="0" w:beforeAutospacing="0" w:after="0" w:afterAutospacing="0"/>
              <w:rPr>
                <w:rFonts w:ascii="Arial" w:hAnsi="Arial" w:cs="Arial"/>
              </w:rPr>
            </w:pPr>
            <w:r>
              <w:rPr>
                <w:rFonts w:ascii="Arial" w:hAnsi="Arial" w:eastAsia="Times New Roman" w:cs="Arial"/>
              </w:rPr>
              <w:t>    def get_train_examples(self, data_dir):</w:t>
            </w:r>
          </w:p>
          <w:p>
            <w:pPr>
              <w:pStyle w:val="18"/>
              <w:spacing w:before="0" w:beforeAutospacing="0" w:after="0" w:afterAutospacing="0"/>
              <w:rPr>
                <w:rFonts w:ascii="Arial" w:hAnsi="Arial" w:cs="Arial"/>
              </w:rPr>
            </w:pPr>
            <w:r>
              <w:rPr>
                <w:rFonts w:ascii="Arial" w:hAnsi="Arial" w:eastAsia="Times New Roman" w:cs="Arial"/>
              </w:rPr>
              <w:t>        return self._create_example(</w:t>
            </w:r>
          </w:p>
          <w:p>
            <w:pPr>
              <w:pStyle w:val="18"/>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get_dev_examples(self, data_dir):</w:t>
            </w:r>
          </w:p>
          <w:p>
            <w:pPr>
              <w:pStyle w:val="18"/>
              <w:spacing w:before="0" w:beforeAutospacing="0" w:after="0" w:afterAutospacing="0"/>
              <w:rPr>
                <w:rFonts w:ascii="Arial" w:hAnsi="Arial" w:cs="Arial"/>
              </w:rPr>
            </w:pPr>
            <w:r>
              <w:rPr>
                <w:rFonts w:ascii="Arial" w:hAnsi="Arial" w:eastAsia="Times New Roman" w:cs="Arial"/>
              </w:rPr>
              <w:t>        return self._create_example(</w:t>
            </w:r>
          </w:p>
          <w:p>
            <w:pPr>
              <w:pStyle w:val="18"/>
              <w:spacing w:before="0" w:beforeAutospacing="0" w:after="0" w:afterAutospacing="0"/>
              <w:rPr>
                <w:rFonts w:ascii="Arial" w:hAnsi="Arial" w:cs="Arial"/>
              </w:rPr>
            </w:pPr>
            <w:r>
              <w:rPr>
                <w:rFonts w:ascii="Arial" w:hAnsi="Arial" w:eastAsia="Times New Roman" w:cs="Arial"/>
              </w:rPr>
              <w:t>            self._read_data(os.path.join(data_dir, "dev.txt")), "dev"</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get_test_examples(self, data_dir):</w:t>
            </w:r>
          </w:p>
          <w:p>
            <w:pPr>
              <w:pStyle w:val="18"/>
              <w:spacing w:before="0" w:beforeAutospacing="0" w:after="0" w:afterAutospacing="0"/>
              <w:rPr>
                <w:rFonts w:ascii="Arial" w:hAnsi="Arial" w:cs="Arial"/>
              </w:rPr>
            </w:pPr>
            <w:r>
              <w:rPr>
                <w:rFonts w:ascii="Arial" w:hAnsi="Arial" w:eastAsia="Times New Roman" w:cs="Arial"/>
              </w:rPr>
              <w:t>        return self._create_example(</w:t>
            </w:r>
          </w:p>
          <w:p>
            <w:pPr>
              <w:pStyle w:val="18"/>
              <w:spacing w:before="0" w:beforeAutospacing="0" w:after="0" w:afterAutospacing="0"/>
              <w:rPr>
                <w:rFonts w:ascii="Arial" w:hAnsi="Arial" w:cs="Arial"/>
              </w:rPr>
            </w:pPr>
            <w:r>
              <w:rPr>
                <w:rFonts w:ascii="Arial" w:hAnsi="Arial" w:eastAsia="Times New Roman" w:cs="Arial"/>
              </w:rPr>
              <w:t>            self._read_data(os.path.join(data_dir, "test.txt")), "test")</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get_labels(self):</w:t>
            </w:r>
          </w:p>
          <w:p>
            <w:pPr>
              <w:pStyle w:val="18"/>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_create_example(self, lines, set_type):</w:t>
            </w:r>
          </w:p>
          <w:p>
            <w:pPr>
              <w:pStyle w:val="18"/>
              <w:spacing w:before="0" w:beforeAutospacing="0" w:after="0" w:afterAutospacing="0"/>
              <w:rPr>
                <w:rFonts w:ascii="Arial" w:hAnsi="Arial" w:cs="Arial"/>
              </w:rPr>
            </w:pPr>
            <w:r>
              <w:rPr>
                <w:rFonts w:ascii="Arial" w:hAnsi="Arial" w:eastAsia="Times New Roman" w:cs="Arial"/>
              </w:rPr>
              <w:t>        examples = []</w:t>
            </w:r>
          </w:p>
          <w:p>
            <w:pPr>
              <w:pStyle w:val="18"/>
              <w:spacing w:before="0" w:beforeAutospacing="0" w:after="0" w:afterAutospacing="0"/>
              <w:rPr>
                <w:rFonts w:ascii="Arial" w:hAnsi="Arial" w:cs="Arial"/>
              </w:rPr>
            </w:pPr>
            <w:r>
              <w:rPr>
                <w:rFonts w:ascii="Arial" w:hAnsi="Arial" w:eastAsia="Times New Roman" w:cs="Arial"/>
              </w:rPr>
              <w:t>        for (i, line) in enumerate(lines):</w:t>
            </w:r>
          </w:p>
          <w:p>
            <w:pPr>
              <w:pStyle w:val="18"/>
              <w:spacing w:before="0" w:beforeAutospacing="0" w:after="0" w:afterAutospacing="0"/>
              <w:rPr>
                <w:rFonts w:ascii="Arial" w:hAnsi="Arial" w:cs="Arial"/>
              </w:rPr>
            </w:pPr>
            <w:r>
              <w:rPr>
                <w:rFonts w:ascii="Arial" w:hAnsi="Arial" w:eastAsia="Times New Roman" w:cs="Arial"/>
              </w:rPr>
              <w:t>            guid = "%s-%s" % (set_type, i)</w:t>
            </w:r>
          </w:p>
          <w:p>
            <w:pPr>
              <w:pStyle w:val="18"/>
              <w:spacing w:before="0" w:beforeAutospacing="0" w:after="0" w:afterAutospacing="0"/>
              <w:rPr>
                <w:rFonts w:ascii="Arial" w:hAnsi="Arial" w:cs="Arial"/>
              </w:rPr>
            </w:pPr>
            <w:r>
              <w:rPr>
                <w:rFonts w:ascii="Arial" w:hAnsi="Arial" w:eastAsia="Times New Roman" w:cs="Arial"/>
              </w:rPr>
              <w:t>            text = tokenization.convert_to_unicode(line[1])</w:t>
            </w:r>
          </w:p>
          <w:p>
            <w:pPr>
              <w:pStyle w:val="18"/>
              <w:spacing w:before="0" w:beforeAutospacing="0" w:after="0" w:afterAutospacing="0"/>
              <w:rPr>
                <w:rFonts w:ascii="Arial" w:hAnsi="Arial" w:cs="Arial"/>
              </w:rPr>
            </w:pPr>
            <w:r>
              <w:rPr>
                <w:rFonts w:ascii="Arial" w:hAnsi="Arial" w:eastAsia="Times New Roman" w:cs="Arial"/>
              </w:rPr>
              <w:t>            label = tokenization.convert_to_unicode(line[0])</w:t>
            </w:r>
          </w:p>
          <w:p>
            <w:pPr>
              <w:pStyle w:val="18"/>
              <w:spacing w:before="0" w:beforeAutospacing="0" w:after="0" w:afterAutospacing="0"/>
              <w:rPr>
                <w:rFonts w:ascii="Arial" w:hAnsi="Arial" w:cs="Arial"/>
              </w:rPr>
            </w:pPr>
            <w:r>
              <w:rPr>
                <w:rFonts w:ascii="Arial" w:hAnsi="Arial" w:eastAsia="Times New Roman" w:cs="Arial"/>
              </w:rPr>
              <w:t>            if i == 0:</w:t>
            </w:r>
          </w:p>
          <w:p>
            <w:pPr>
              <w:pStyle w:val="18"/>
              <w:spacing w:before="0" w:beforeAutospacing="0" w:after="0" w:afterAutospacing="0"/>
              <w:rPr>
                <w:rFonts w:ascii="Arial" w:hAnsi="Arial" w:cs="Arial"/>
              </w:rPr>
            </w:pPr>
            <w:r>
              <w:rPr>
                <w:rFonts w:ascii="Arial" w:hAnsi="Arial" w:eastAsia="Times New Roman" w:cs="Arial"/>
              </w:rPr>
              <w:t>                print(label)</w:t>
            </w:r>
          </w:p>
          <w:p>
            <w:pPr>
              <w:pStyle w:val="18"/>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8"/>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413" w:name="_Toc30498"/>
      <w:bookmarkStart w:id="414" w:name="_Toc16554_WPSOffice_Level3"/>
      <w:bookmarkStart w:id="415" w:name="_Toc2334_WPSOffice_Level3"/>
      <w:bookmarkStart w:id="416" w:name="_Toc21535"/>
      <w:bookmarkStart w:id="417" w:name="_Toc17953"/>
      <w:r>
        <w:rPr>
          <w:rFonts w:hint="eastAsia"/>
        </w:rPr>
        <w:t>图</w:t>
      </w:r>
      <w:r>
        <w:t xml:space="preserve">4.9 </w:t>
      </w:r>
      <w:r>
        <w:rPr>
          <w:rFonts w:hint="eastAsia"/>
        </w:rPr>
        <w:t>自定义处理器</w:t>
      </w:r>
      <w:r>
        <w:t>NerProcessor</w:t>
      </w:r>
      <w:r>
        <w:rPr>
          <w:rFonts w:hint="eastAsia"/>
        </w:rPr>
        <w:t>的实现</w:t>
      </w:r>
      <w:bookmarkEnd w:id="413"/>
      <w:bookmarkEnd w:id="414"/>
      <w:bookmarkEnd w:id="415"/>
      <w:bookmarkEnd w:id="416"/>
      <w:bookmarkEnd w:id="417"/>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8"/>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8"/>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8"/>
              <w:spacing w:before="0" w:beforeAutospacing="0" w:after="0" w:afterAutospacing="0"/>
              <w:rPr>
                <w:rFonts w:ascii="Arial" w:hAnsi="Arial" w:cs="Arial"/>
              </w:rPr>
            </w:pPr>
            <w:r>
              <w:rPr>
                <w:rFonts w:ascii="Arial" w:hAnsi="Arial" w:eastAsia="Times New Roman" w:cs="Arial"/>
              </w:rPr>
              <w:t>    model = modeling.BertModel(</w:t>
            </w:r>
          </w:p>
          <w:p>
            <w:pPr>
              <w:pStyle w:val="18"/>
              <w:spacing w:before="0" w:beforeAutospacing="0" w:after="0" w:afterAutospacing="0"/>
              <w:rPr>
                <w:rFonts w:ascii="Arial" w:hAnsi="Arial" w:cs="Arial"/>
              </w:rPr>
            </w:pPr>
            <w:r>
              <w:rPr>
                <w:rFonts w:ascii="Arial" w:hAnsi="Arial" w:eastAsia="Times New Roman" w:cs="Arial"/>
              </w:rPr>
              <w:t>        config=bert_config,</w:t>
            </w:r>
          </w:p>
          <w:p>
            <w:pPr>
              <w:pStyle w:val="18"/>
              <w:spacing w:before="0" w:beforeAutospacing="0" w:after="0" w:afterAutospacing="0"/>
              <w:rPr>
                <w:rFonts w:ascii="Arial" w:hAnsi="Arial" w:cs="Arial"/>
              </w:rPr>
            </w:pPr>
            <w:r>
              <w:rPr>
                <w:rFonts w:ascii="Arial" w:hAnsi="Arial" w:eastAsia="Times New Roman" w:cs="Arial"/>
              </w:rPr>
              <w:t>        is_training=is_training,</w:t>
            </w:r>
          </w:p>
          <w:p>
            <w:pPr>
              <w:pStyle w:val="18"/>
              <w:spacing w:before="0" w:beforeAutospacing="0" w:after="0" w:afterAutospacing="0"/>
              <w:rPr>
                <w:rFonts w:ascii="Arial" w:hAnsi="Arial" w:cs="Arial"/>
              </w:rPr>
            </w:pPr>
            <w:r>
              <w:rPr>
                <w:rFonts w:ascii="Arial" w:hAnsi="Arial" w:eastAsia="Times New Roman" w:cs="Arial"/>
              </w:rPr>
              <w:t>        input_ids=input_ids,</w:t>
            </w:r>
          </w:p>
          <w:p>
            <w:pPr>
              <w:pStyle w:val="18"/>
              <w:spacing w:before="0" w:beforeAutospacing="0" w:after="0" w:afterAutospacing="0"/>
              <w:rPr>
                <w:rFonts w:ascii="Arial" w:hAnsi="Arial" w:cs="Arial"/>
              </w:rPr>
            </w:pPr>
            <w:r>
              <w:rPr>
                <w:rFonts w:ascii="Arial" w:hAnsi="Arial" w:eastAsia="Times New Roman" w:cs="Arial"/>
              </w:rPr>
              <w:t>        input_mask=input_mask,</w:t>
            </w:r>
          </w:p>
          <w:p>
            <w:pPr>
              <w:pStyle w:val="18"/>
              <w:spacing w:before="0" w:beforeAutospacing="0" w:after="0" w:afterAutospacing="0"/>
              <w:rPr>
                <w:rFonts w:ascii="Arial" w:hAnsi="Arial" w:cs="Arial"/>
              </w:rPr>
            </w:pPr>
            <w:r>
              <w:rPr>
                <w:rFonts w:ascii="Arial" w:hAnsi="Arial" w:eastAsia="Times New Roman" w:cs="Arial"/>
              </w:rPr>
              <w:t>        token_type_ids=segment_ids,</w:t>
            </w:r>
          </w:p>
          <w:p>
            <w:pPr>
              <w:pStyle w:val="18"/>
              <w:spacing w:before="0" w:beforeAutospacing="0" w:after="0" w:afterAutospacing="0"/>
              <w:rPr>
                <w:rFonts w:ascii="Arial" w:hAnsi="Arial" w:cs="Arial"/>
              </w:rPr>
            </w:pPr>
            <w:r>
              <w:rPr>
                <w:rFonts w:ascii="Arial" w:hAnsi="Arial" w:eastAsia="Times New Roman" w:cs="Arial"/>
              </w:rPr>
              <w:t>        use_one_hot_embeddings=use_one_hot_embeddings</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8"/>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418" w:name="_Toc12846_WPSOffice_Level3"/>
      <w:bookmarkStart w:id="419" w:name="_Toc7403"/>
      <w:bookmarkStart w:id="420" w:name="_Toc4164_WPSOffice_Level3"/>
      <w:bookmarkStart w:id="421" w:name="_Toc24820"/>
      <w:bookmarkStart w:id="422" w:name="_Toc11365"/>
      <w:r>
        <w:rPr>
          <w:rFonts w:hint="eastAsia"/>
        </w:rPr>
        <w:t>图</w:t>
      </w:r>
      <w:r>
        <w:t>4.10 BERT</w:t>
      </w:r>
      <w:r>
        <w:rPr>
          <w:rFonts w:hint="eastAsia"/>
        </w:rPr>
        <w:t>模型加载和输入文本表征获取的实现</w:t>
      </w:r>
      <w:bookmarkEnd w:id="418"/>
      <w:bookmarkEnd w:id="419"/>
      <w:bookmarkEnd w:id="420"/>
      <w:bookmarkEnd w:id="421"/>
      <w:bookmarkEnd w:id="422"/>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423" w:name="_Toc11139_WPSOffice_Level3"/>
      <w:bookmarkStart w:id="424" w:name="_Toc1580_WPSOffice_Level2"/>
      <w:r>
        <w:rPr>
          <w:rFonts w:cs="Arial"/>
        </w:rPr>
        <w:t xml:space="preserve">4.4 </w:t>
      </w:r>
      <w:bookmarkEnd w:id="423"/>
      <w:r>
        <w:rPr>
          <w:rFonts w:hint="eastAsia" w:cs="Arial"/>
        </w:rPr>
        <w:t>关系抽取模型的实现</w:t>
      </w:r>
      <w:bookmarkEnd w:id="424"/>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425" w:name="_Toc3255_WPSOffice_Level3"/>
      <w:bookmarkStart w:id="426" w:name="_Toc15209"/>
      <w:bookmarkStart w:id="427" w:name="_Toc20182"/>
      <w:bookmarkStart w:id="428" w:name="_Toc14090_WPSOffice_Level3"/>
      <w:bookmarkStart w:id="429" w:name="_Toc15811"/>
      <w:r>
        <w:rPr>
          <w:rFonts w:hint="eastAsia"/>
        </w:rPr>
        <w:t>表</w:t>
      </w:r>
      <w:r>
        <w:t xml:space="preserve">4.4  </w:t>
      </w:r>
      <w:r>
        <w:rPr>
          <w:rFonts w:hint="eastAsia"/>
        </w:rPr>
        <w:t>关系抽取模型超参数列表</w:t>
      </w:r>
      <w:bookmarkEnd w:id="425"/>
      <w:bookmarkEnd w:id="426"/>
      <w:bookmarkEnd w:id="427"/>
      <w:bookmarkEnd w:id="428"/>
      <w:bookmarkEnd w:id="429"/>
    </w:p>
    <w:tbl>
      <w:tblPr>
        <w:tblStyle w:val="25"/>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with tf.Graph().as_default():</w:t>
            </w:r>
          </w:p>
          <w:p>
            <w:pPr>
              <w:pStyle w:val="18"/>
              <w:spacing w:before="0" w:beforeAutospacing="0" w:after="0" w:afterAutospacing="0"/>
              <w:rPr>
                <w:rFonts w:ascii="Arial" w:hAnsi="Arial" w:cs="Arial"/>
              </w:rPr>
            </w:pPr>
            <w:r>
              <w:rPr>
                <w:rFonts w:ascii="Arial" w:hAnsi="Arial" w:eastAsia="Times New Roman" w:cs="Arial"/>
              </w:rPr>
              <w:t>    session_conf = tf.ConfigProto(</w:t>
            </w:r>
          </w:p>
          <w:p>
            <w:pPr>
              <w:pStyle w:val="18"/>
              <w:spacing w:before="0" w:beforeAutospacing="0" w:after="0" w:afterAutospacing="0"/>
              <w:rPr>
                <w:rFonts w:ascii="Arial" w:hAnsi="Arial" w:cs="Arial"/>
              </w:rPr>
            </w:pPr>
            <w:r>
              <w:rPr>
                <w:rFonts w:ascii="Arial" w:hAnsi="Arial" w:eastAsia="Times New Roman" w:cs="Arial"/>
              </w:rPr>
              <w:t>      allow_soft_placement=FLAGS.allow_soft_placement,</w:t>
            </w:r>
          </w:p>
          <w:p>
            <w:pPr>
              <w:pStyle w:val="18"/>
              <w:spacing w:before="0" w:beforeAutospacing="0" w:after="0" w:afterAutospacing="0"/>
              <w:rPr>
                <w:rFonts w:ascii="Arial" w:hAnsi="Arial" w:cs="Arial"/>
              </w:rPr>
            </w:pPr>
            <w:r>
              <w:rPr>
                <w:rFonts w:ascii="Arial" w:hAnsi="Arial" w:eastAsia="Times New Roman" w:cs="Arial"/>
              </w:rPr>
              <w:t>      log_device_placement=FLAGS.log_device_placement)</w:t>
            </w:r>
          </w:p>
          <w:p>
            <w:pPr>
              <w:pStyle w:val="18"/>
              <w:spacing w:before="0" w:beforeAutospacing="0" w:after="0" w:afterAutospacing="0"/>
              <w:rPr>
                <w:rFonts w:ascii="Arial" w:hAnsi="Arial" w:cs="Arial"/>
              </w:rPr>
            </w:pPr>
            <w:r>
              <w:rPr>
                <w:rFonts w:ascii="Arial" w:hAnsi="Arial" w:eastAsia="Times New Roman" w:cs="Arial"/>
              </w:rPr>
              <w:t>    sess = tf.Session(config=session_conf)</w:t>
            </w:r>
          </w:p>
          <w:p>
            <w:pPr>
              <w:pStyle w:val="18"/>
              <w:spacing w:before="0" w:beforeAutospacing="0" w:after="0" w:afterAutospacing="0"/>
              <w:rPr>
                <w:rFonts w:ascii="Arial" w:hAnsi="Arial" w:cs="Arial"/>
              </w:rPr>
            </w:pPr>
            <w:r>
              <w:rPr>
                <w:rFonts w:ascii="Arial" w:hAnsi="Arial" w:eastAsia="Times New Roman" w:cs="Arial"/>
              </w:rPr>
              <w:t>    with sess.as_default():</w:t>
            </w:r>
          </w:p>
          <w:p>
            <w:pPr>
              <w:pStyle w:val="18"/>
              <w:spacing w:before="0" w:beforeAutospacing="0" w:after="0" w:afterAutospacing="0"/>
              <w:rPr>
                <w:rFonts w:ascii="Arial" w:hAnsi="Arial" w:cs="Arial"/>
              </w:rPr>
            </w:pPr>
            <w:r>
              <w:rPr>
                <w:rFonts w:ascii="Arial" w:hAnsi="Arial" w:eastAsia="Times New Roman" w:cs="Arial"/>
              </w:rPr>
              <w:t>        cnn = ResCNN(</w:t>
            </w:r>
          </w:p>
          <w:p>
            <w:pPr>
              <w:pStyle w:val="18"/>
              <w:spacing w:before="0" w:beforeAutospacing="0" w:after="0" w:afterAutospacing="0"/>
              <w:rPr>
                <w:rFonts w:ascii="Arial" w:hAnsi="Arial" w:cs="Arial"/>
              </w:rPr>
            </w:pPr>
            <w:r>
              <w:rPr>
                <w:rFonts w:ascii="Arial" w:hAnsi="Arial" w:eastAsia="Times New Roman" w:cs="Arial"/>
              </w:rPr>
              <w:t>            FLAGS.sequence_length,</w:t>
            </w:r>
          </w:p>
          <w:p>
            <w:pPr>
              <w:pStyle w:val="18"/>
              <w:spacing w:before="0" w:beforeAutospacing="0" w:after="0" w:afterAutospacing="0"/>
              <w:rPr>
                <w:rFonts w:ascii="Arial" w:hAnsi="Arial" w:cs="Arial"/>
              </w:rPr>
            </w:pPr>
            <w:r>
              <w:rPr>
                <w:rFonts w:ascii="Arial" w:hAnsi="Arial" w:eastAsia="Times New Roman" w:cs="Arial"/>
              </w:rPr>
              <w:t>            len(datamanager.relations),</w:t>
            </w:r>
          </w:p>
          <w:p>
            <w:pPr>
              <w:pStyle w:val="18"/>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8"/>
              <w:spacing w:before="0" w:beforeAutospacing="0" w:after="0" w:afterAutospacing="0"/>
              <w:rPr>
                <w:rFonts w:ascii="Arial" w:hAnsi="Arial" w:cs="Arial"/>
                <w:lang w:val="de-DE"/>
              </w:rPr>
            </w:pPr>
            <w:r>
              <w:rPr>
                <w:rFonts w:ascii="Arial" w:hAnsi="Arial" w:eastAsia="Times New Roman" w:cs="Arial"/>
                <w:lang w:val="de-DE"/>
              </w:rPr>
              <w:t>            5,</w:t>
            </w:r>
          </w:p>
          <w:p>
            <w:pPr>
              <w:pStyle w:val="18"/>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8"/>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8"/>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8"/>
              <w:spacing w:before="0" w:beforeAutospacing="0" w:after="0" w:afterAutospacing="0"/>
              <w:rPr>
                <w:rFonts w:ascii="Arial" w:hAnsi="Arial" w:cs="Arial"/>
              </w:rPr>
            </w:pPr>
            <w:r>
              <w:rPr>
                <w:rFonts w:ascii="Arial" w:hAnsi="Arial" w:eastAsia="Times New Roman" w:cs="Arial"/>
              </w:rPr>
              <w:t>        # Define Training procedure</w:t>
            </w:r>
          </w:p>
          <w:p>
            <w:pPr>
              <w:pStyle w:val="18"/>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8"/>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8"/>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8"/>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saver = tf.train.Saver(tf.global_variables())</w:t>
            </w:r>
          </w:p>
          <w:p>
            <w:pPr>
              <w:pStyle w:val="18"/>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430" w:name="_Toc6704_WPSOffice_Level3"/>
      <w:bookmarkStart w:id="431" w:name="_Toc2"/>
      <w:bookmarkStart w:id="432" w:name="_Toc1696_WPSOffice_Level3"/>
      <w:bookmarkStart w:id="433" w:name="_Toc27036"/>
      <w:bookmarkStart w:id="434" w:name="_Toc19483"/>
      <w:r>
        <w:rPr>
          <w:rFonts w:hint="eastAsia"/>
        </w:rPr>
        <w:t>图</w:t>
      </w:r>
      <w:r>
        <w:t xml:space="preserve">4.11 </w:t>
      </w:r>
      <w:r>
        <w:rPr>
          <w:rFonts w:hint="eastAsia"/>
        </w:rPr>
        <w:t>关系抽取模型训练流程代码</w:t>
      </w:r>
      <w:bookmarkEnd w:id="430"/>
      <w:bookmarkEnd w:id="431"/>
      <w:bookmarkEnd w:id="432"/>
      <w:bookmarkEnd w:id="433"/>
      <w:bookmarkEnd w:id="434"/>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pooled_outputs = []</w:t>
            </w:r>
          </w:p>
          <w:p>
            <w:pPr>
              <w:pStyle w:val="18"/>
              <w:spacing w:before="0" w:beforeAutospacing="0" w:after="0" w:afterAutospacing="0"/>
              <w:rPr>
                <w:rFonts w:ascii="Arial" w:hAnsi="Arial" w:cs="Arial"/>
              </w:rPr>
            </w:pPr>
            <w:r>
              <w:rPr>
                <w:rFonts w:ascii="Arial" w:hAnsi="Arial" w:eastAsia="Times New Roman" w:cs="Arial"/>
              </w:rPr>
              <w:t>            for i, filter_size in enumerate(filter_sizes):</w:t>
            </w:r>
          </w:p>
          <w:p>
            <w:pPr>
              <w:pStyle w:val="18"/>
              <w:spacing w:before="0" w:beforeAutospacing="0" w:after="0" w:afterAutospacing="0"/>
              <w:rPr>
                <w:rFonts w:ascii="Arial" w:hAnsi="Arial" w:cs="Arial"/>
              </w:rPr>
            </w:pPr>
            <w:r>
              <w:rPr>
                <w:rFonts w:ascii="Arial" w:hAnsi="Arial" w:eastAsia="Times New Roman" w:cs="Arial"/>
              </w:rPr>
              <w:t>                with tf.name_scope("conv-maxpool-%s" % filter_size):</w:t>
            </w:r>
          </w:p>
          <w:p>
            <w:pPr>
              <w:pStyle w:val="18"/>
              <w:spacing w:before="0" w:beforeAutospacing="0" w:after="0" w:afterAutospacing="0"/>
              <w:rPr>
                <w:rFonts w:ascii="Arial" w:hAnsi="Arial" w:cs="Arial"/>
              </w:rPr>
            </w:pPr>
            <w:r>
              <w:rPr>
                <w:rFonts w:ascii="Arial" w:hAnsi="Arial" w:eastAsia="Times New Roman" w:cs="Arial"/>
              </w:rPr>
              <w:t>                    # Convolution Layer</w:t>
            </w:r>
          </w:p>
          <w:p>
            <w:pPr>
              <w:pStyle w:val="18"/>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8"/>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8"/>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8"/>
              <w:spacing w:before="0" w:beforeAutospacing="0" w:after="0" w:afterAutospacing="0"/>
              <w:rPr>
                <w:rFonts w:ascii="Arial" w:hAnsi="Arial" w:cs="Arial"/>
              </w:rPr>
            </w:pPr>
            <w:r>
              <w:rPr>
                <w:rFonts w:ascii="Arial" w:hAnsi="Arial" w:eastAsia="Times New Roman" w:cs="Arial"/>
              </w:rPr>
              <w:t>                    conv = tf.nn.conv2d(</w:t>
            </w:r>
          </w:p>
          <w:p>
            <w:pPr>
              <w:pStyle w:val="18"/>
              <w:spacing w:before="0" w:beforeAutospacing="0" w:after="0" w:afterAutospacing="0"/>
              <w:rPr>
                <w:rFonts w:ascii="Arial" w:hAnsi="Arial" w:cs="Arial"/>
              </w:rPr>
            </w:pPr>
            <w:r>
              <w:rPr>
                <w:rFonts w:ascii="Arial" w:hAnsi="Arial" w:eastAsia="Times New Roman" w:cs="Arial"/>
              </w:rPr>
              <w:t>                        self.embedded_chars_expanded,</w:t>
            </w:r>
          </w:p>
          <w:p>
            <w:pPr>
              <w:pStyle w:val="18"/>
              <w:spacing w:before="0" w:beforeAutospacing="0" w:after="0" w:afterAutospacing="0"/>
              <w:rPr>
                <w:rFonts w:ascii="Arial" w:hAnsi="Arial" w:cs="Arial"/>
              </w:rPr>
            </w:pPr>
            <w:r>
              <w:rPr>
                <w:rFonts w:ascii="Arial" w:hAnsi="Arial" w:eastAsia="Times New Roman" w:cs="Arial"/>
              </w:rPr>
              <w:t>                        W,</w:t>
            </w:r>
          </w:p>
          <w:p>
            <w:pPr>
              <w:pStyle w:val="18"/>
              <w:spacing w:before="0" w:beforeAutospacing="0" w:after="0" w:afterAutospacing="0"/>
              <w:rPr>
                <w:rFonts w:ascii="Arial" w:hAnsi="Arial" w:cs="Arial"/>
              </w:rPr>
            </w:pPr>
            <w:r>
              <w:rPr>
                <w:rFonts w:ascii="Arial" w:hAnsi="Arial" w:eastAsia="Times New Roman" w:cs="Arial"/>
              </w:rPr>
              <w:t>                        strides=[1, 1, 1, 1],</w:t>
            </w:r>
          </w:p>
          <w:p>
            <w:pPr>
              <w:pStyle w:val="18"/>
              <w:spacing w:before="0" w:beforeAutospacing="0" w:after="0" w:afterAutospacing="0"/>
              <w:rPr>
                <w:rFonts w:ascii="Arial" w:hAnsi="Arial" w:cs="Arial"/>
              </w:rPr>
            </w:pPr>
            <w:r>
              <w:rPr>
                <w:rFonts w:ascii="Arial" w:hAnsi="Arial" w:eastAsia="Times New Roman" w:cs="Arial"/>
              </w:rPr>
              <w:t>                        padding="VALID",</w:t>
            </w:r>
          </w:p>
          <w:p>
            <w:pPr>
              <w:pStyle w:val="18"/>
              <w:spacing w:before="0" w:beforeAutospacing="0" w:after="0" w:afterAutospacing="0"/>
              <w:rPr>
                <w:rFonts w:ascii="Arial" w:hAnsi="Arial" w:cs="Arial"/>
              </w:rPr>
            </w:pPr>
            <w:r>
              <w:rPr>
                <w:rFonts w:ascii="Arial" w:hAnsi="Arial" w:eastAsia="Times New Roman" w:cs="Arial"/>
              </w:rPr>
              <w:t>                        name="conv")</w:t>
            </w:r>
          </w:p>
          <w:p>
            <w:pPr>
              <w:pStyle w:val="18"/>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8"/>
              <w:spacing w:before="0" w:beforeAutospacing="0" w:after="0" w:afterAutospacing="0"/>
              <w:rPr>
                <w:rFonts w:ascii="Arial" w:hAnsi="Arial" w:cs="Arial"/>
              </w:rPr>
            </w:pPr>
            <w:r>
              <w:rPr>
                <w:rFonts w:ascii="Arial" w:hAnsi="Arial" w:eastAsia="Times New Roman" w:cs="Arial"/>
              </w:rPr>
              <w:t>                    h = tf.nn.relu(tf.nn.bias_add(conv, b), name="relu")</w:t>
            </w:r>
          </w:p>
          <w:p>
            <w:pPr>
              <w:pStyle w:val="18"/>
              <w:spacing w:before="0" w:beforeAutospacing="0" w:after="0" w:afterAutospacing="0"/>
              <w:rPr>
                <w:rFonts w:ascii="Arial" w:hAnsi="Arial" w:cs="Arial"/>
              </w:rPr>
            </w:pPr>
            <w:r>
              <w:rPr>
                <w:rFonts w:ascii="Arial" w:hAnsi="Arial" w:eastAsia="Times New Roman" w:cs="Arial"/>
              </w:rPr>
              <w:t>                    self.l2_loss += tf.nn.l2_loss(W)</w:t>
            </w:r>
          </w:p>
          <w:p>
            <w:pPr>
              <w:pStyle w:val="18"/>
              <w:spacing w:before="0" w:beforeAutospacing="0" w:after="0" w:afterAutospacing="0"/>
              <w:rPr>
                <w:rFonts w:ascii="Arial" w:hAnsi="Arial" w:cs="Arial"/>
              </w:rPr>
            </w:pPr>
            <w:r>
              <w:rPr>
                <w:rFonts w:ascii="Arial" w:hAnsi="Arial" w:eastAsia="Times New Roman" w:cs="Arial"/>
              </w:rPr>
              <w:t>                    self.l2_loss += tf.nn.l2_loss(b)</w:t>
            </w:r>
          </w:p>
          <w:p>
            <w:pPr>
              <w:pStyle w:val="18"/>
              <w:spacing w:before="0" w:beforeAutospacing="0" w:after="0" w:afterAutospacing="0"/>
              <w:rPr>
                <w:rFonts w:ascii="Arial" w:hAnsi="Arial" w:cs="Arial"/>
              </w:rPr>
            </w:pPr>
            <w:r>
              <w:rPr>
                <w:rFonts w:ascii="Arial" w:hAnsi="Arial" w:eastAsia="Times New Roman" w:cs="Arial"/>
              </w:rPr>
              <w:t>                    # nine convolution layers</w:t>
            </w:r>
          </w:p>
          <w:p>
            <w:pPr>
              <w:pStyle w:val="18"/>
              <w:spacing w:before="0" w:beforeAutospacing="0" w:after="0" w:afterAutospacing="0"/>
              <w:rPr>
                <w:rFonts w:ascii="Arial" w:hAnsi="Arial" w:cs="Arial"/>
              </w:rPr>
            </w:pPr>
            <w:r>
              <w:rPr>
                <w:rFonts w:ascii="Arial" w:hAnsi="Arial" w:eastAsia="Times New Roman" w:cs="Arial"/>
              </w:rPr>
              <w:t>                    for i in range(3):</w:t>
            </w:r>
          </w:p>
          <w:p>
            <w:pPr>
              <w:pStyle w:val="18"/>
              <w:spacing w:before="0" w:beforeAutospacing="0" w:after="0" w:afterAutospacing="0"/>
              <w:rPr>
                <w:rFonts w:ascii="Arial" w:hAnsi="Arial" w:cs="Arial"/>
              </w:rPr>
            </w:pPr>
            <w:r>
              <w:rPr>
                <w:rFonts w:ascii="Arial" w:hAnsi="Arial" w:eastAsia="Times New Roman" w:cs="Arial"/>
              </w:rPr>
              <w:t>                        h2 = self.Cnnblock(num_filters, h, i)</w:t>
            </w:r>
          </w:p>
          <w:p>
            <w:pPr>
              <w:pStyle w:val="18"/>
              <w:spacing w:before="0" w:beforeAutospacing="0" w:after="0" w:afterAutospacing="0"/>
              <w:rPr>
                <w:rFonts w:ascii="Arial" w:hAnsi="Arial" w:cs="Arial"/>
              </w:rPr>
            </w:pPr>
            <w:r>
              <w:rPr>
                <w:rFonts w:ascii="Arial" w:hAnsi="Arial" w:eastAsia="Times New Roman" w:cs="Arial"/>
              </w:rPr>
              <w:t>                        h = h2+h</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pooled = tf.nn.max_pool(</w:t>
            </w:r>
          </w:p>
          <w:p>
            <w:pPr>
              <w:pStyle w:val="18"/>
              <w:spacing w:before="0" w:beforeAutospacing="0" w:after="0" w:afterAutospacing="0"/>
              <w:rPr>
                <w:rFonts w:ascii="Arial" w:hAnsi="Arial" w:cs="Arial"/>
              </w:rPr>
            </w:pPr>
            <w:r>
              <w:rPr>
                <w:rFonts w:ascii="Arial" w:hAnsi="Arial" w:eastAsia="Times New Roman" w:cs="Arial"/>
              </w:rPr>
              <w:t>                        h,</w:t>
            </w:r>
          </w:p>
          <w:p>
            <w:pPr>
              <w:pStyle w:val="18"/>
              <w:spacing w:before="0" w:beforeAutospacing="0" w:after="0" w:afterAutospacing="0"/>
              <w:rPr>
                <w:rFonts w:ascii="Arial" w:hAnsi="Arial" w:cs="Arial"/>
              </w:rPr>
            </w:pPr>
            <w:r>
              <w:rPr>
                <w:rFonts w:ascii="Arial" w:hAnsi="Arial" w:eastAsia="Times New Roman" w:cs="Arial"/>
              </w:rPr>
              <w:t>                        ksize=[1, sequence_length - filter_size + 1, 1, 1],</w:t>
            </w:r>
          </w:p>
          <w:p>
            <w:pPr>
              <w:pStyle w:val="18"/>
              <w:spacing w:before="0" w:beforeAutospacing="0" w:after="0" w:afterAutospacing="0"/>
              <w:rPr>
                <w:rFonts w:ascii="Arial" w:hAnsi="Arial" w:cs="Arial"/>
              </w:rPr>
            </w:pPr>
            <w:r>
              <w:rPr>
                <w:rFonts w:ascii="Arial" w:hAnsi="Arial" w:eastAsia="Times New Roman" w:cs="Arial"/>
              </w:rPr>
              <w:t>                        strides=[1, 1, 1, 1],</w:t>
            </w:r>
          </w:p>
          <w:p>
            <w:pPr>
              <w:pStyle w:val="18"/>
              <w:spacing w:before="0" w:beforeAutospacing="0" w:after="0" w:afterAutospacing="0"/>
              <w:rPr>
                <w:rFonts w:ascii="Arial" w:hAnsi="Arial" w:cs="Arial"/>
              </w:rPr>
            </w:pPr>
            <w:r>
              <w:rPr>
                <w:rFonts w:ascii="Arial" w:hAnsi="Arial" w:eastAsia="Times New Roman" w:cs="Arial"/>
              </w:rPr>
              <w:t>                        padding='VALID',</w:t>
            </w:r>
          </w:p>
          <w:p>
            <w:pPr>
              <w:pStyle w:val="18"/>
              <w:spacing w:before="0" w:beforeAutospacing="0" w:after="0" w:afterAutospacing="0"/>
              <w:rPr>
                <w:rFonts w:ascii="Arial" w:hAnsi="Arial" w:cs="Arial"/>
              </w:rPr>
            </w:pPr>
            <w:r>
              <w:rPr>
                <w:rFonts w:ascii="Arial" w:hAnsi="Arial" w:eastAsia="Times New Roman" w:cs="Arial"/>
              </w:rPr>
              <w:t>                        name="pool")</w:t>
            </w:r>
          </w:p>
          <w:p>
            <w:pPr>
              <w:pStyle w:val="18"/>
              <w:spacing w:before="0" w:beforeAutospacing="0" w:after="0" w:afterAutospacing="0"/>
              <w:rPr>
                <w:rFonts w:ascii="Arial" w:hAnsi="Arial" w:cs="Arial"/>
              </w:rPr>
            </w:pPr>
            <w:r>
              <w:rPr>
                <w:rFonts w:ascii="Arial" w:hAnsi="Arial" w:eastAsia="Times New Roman" w:cs="Arial"/>
              </w:rPr>
              <w:t>                    pooled_outputs.append(pooled)</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8"/>
              <w:spacing w:before="0" w:beforeAutospacing="0" w:after="0" w:afterAutospacing="0"/>
              <w:rPr>
                <w:rFonts w:ascii="Arial" w:hAnsi="Arial" w:cs="Arial"/>
              </w:rPr>
            </w:pPr>
            <w:r>
              <w:rPr>
                <w:rFonts w:ascii="Arial" w:hAnsi="Arial" w:eastAsia="Times New Roman" w:cs="Arial"/>
              </w:rPr>
              <w:t>            self.h_pool = tf.concat(pooled_outputs, 3)</w:t>
            </w:r>
          </w:p>
          <w:p>
            <w:pPr>
              <w:pStyle w:val="18"/>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8"/>
              <w:spacing w:before="0" w:beforeAutospacing="0" w:after="0" w:afterAutospacing="0"/>
              <w:rPr>
                <w:rFonts w:ascii="Arial" w:hAnsi="Arial" w:cs="Arial"/>
              </w:rPr>
            </w:pPr>
            <w:r>
              <w:rPr>
                <w:rFonts w:ascii="Arial" w:hAnsi="Arial" w:eastAsia="Times New Roman" w:cs="Arial"/>
              </w:rPr>
              <w:t xml:space="preserve">         with tf.name_scope("dropout"):</w:t>
            </w:r>
          </w:p>
          <w:p>
            <w:pPr>
              <w:pStyle w:val="18"/>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8"/>
              <w:spacing w:before="0" w:beforeAutospacing="0" w:after="0" w:afterAutospacing="0"/>
              <w:rPr>
                <w:rFonts w:ascii="Arial" w:hAnsi="Arial" w:eastAsia="Times New Roman" w:cs="Arial"/>
              </w:rPr>
            </w:pPr>
          </w:p>
        </w:tc>
      </w:tr>
    </w:tbl>
    <w:p>
      <w:pPr>
        <w:pStyle w:val="36"/>
      </w:pPr>
      <w:bookmarkStart w:id="435" w:name="_Toc6222"/>
      <w:bookmarkStart w:id="436" w:name="_Toc7244_WPSOffice_Level3"/>
      <w:bookmarkStart w:id="437" w:name="_Toc18192"/>
      <w:bookmarkStart w:id="438" w:name="_Toc25983"/>
      <w:bookmarkStart w:id="439" w:name="_Toc25020_WPSOffice_Level3"/>
      <w:r>
        <w:rPr>
          <w:rFonts w:hint="eastAsia"/>
        </w:rPr>
        <w:t>图</w:t>
      </w:r>
      <w:r>
        <w:t>4.12 ResCNN</w:t>
      </w:r>
      <w:r>
        <w:rPr>
          <w:rFonts w:hint="eastAsia"/>
        </w:rPr>
        <w:t>网络层的实现</w:t>
      </w:r>
      <w:bookmarkEnd w:id="435"/>
      <w:bookmarkEnd w:id="436"/>
      <w:bookmarkEnd w:id="437"/>
      <w:bookmarkEnd w:id="438"/>
      <w:bookmarkEnd w:id="439"/>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            with tf.name_scope("output"):</w:t>
            </w:r>
          </w:p>
          <w:p>
            <w:pPr>
              <w:pStyle w:val="18"/>
              <w:spacing w:before="0" w:beforeAutospacing="0" w:after="0" w:afterAutospacing="0"/>
              <w:rPr>
                <w:rFonts w:ascii="Arial" w:hAnsi="Arial" w:cs="Arial"/>
              </w:rPr>
            </w:pPr>
            <w:r>
              <w:rPr>
                <w:rFonts w:ascii="Arial" w:hAnsi="Arial" w:eastAsia="Times New Roman" w:cs="Arial"/>
              </w:rPr>
              <w:t>                W = tf.get_variable(</w:t>
            </w:r>
          </w:p>
          <w:p>
            <w:pPr>
              <w:pStyle w:val="18"/>
              <w:spacing w:before="0" w:beforeAutospacing="0" w:after="0" w:afterAutospacing="0"/>
              <w:rPr>
                <w:rFonts w:ascii="Arial" w:hAnsi="Arial" w:cs="Arial"/>
              </w:rPr>
            </w:pPr>
            <w:r>
              <w:rPr>
                <w:rFonts w:ascii="Arial" w:hAnsi="Arial" w:eastAsia="Times New Roman" w:cs="Arial"/>
              </w:rPr>
              <w:t>                    "W",</w:t>
            </w:r>
          </w:p>
          <w:p>
            <w:pPr>
              <w:pStyle w:val="18"/>
              <w:spacing w:before="0" w:beforeAutospacing="0" w:after="0" w:afterAutospacing="0"/>
              <w:rPr>
                <w:rFonts w:ascii="Arial" w:hAnsi="Arial" w:cs="Arial"/>
              </w:rPr>
            </w:pPr>
            <w:r>
              <w:rPr>
                <w:rFonts w:ascii="Arial" w:hAnsi="Arial" w:eastAsia="Times New Roman" w:cs="Arial"/>
              </w:rPr>
              <w:t>                    shape=[num_filters_total, num_classes],</w:t>
            </w:r>
          </w:p>
          <w:p>
            <w:pPr>
              <w:pStyle w:val="18"/>
              <w:spacing w:before="0" w:beforeAutospacing="0" w:after="0" w:afterAutospacing="0"/>
              <w:rPr>
                <w:rFonts w:ascii="Arial" w:hAnsi="Arial" w:cs="Arial"/>
              </w:rPr>
            </w:pPr>
            <w:r>
              <w:rPr>
                <w:rFonts w:ascii="Arial" w:hAnsi="Arial" w:eastAsia="Times New Roman" w:cs="Arial"/>
              </w:rPr>
              <w:t>                    initializer=tf.contrib.layers.xavier_initializer())</w:t>
            </w:r>
          </w:p>
          <w:p>
            <w:pPr>
              <w:pStyle w:val="18"/>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8"/>
              <w:spacing w:before="0" w:beforeAutospacing="0" w:after="0" w:afterAutospacing="0"/>
              <w:rPr>
                <w:rFonts w:ascii="Arial" w:hAnsi="Arial" w:cs="Arial"/>
              </w:rPr>
            </w:pPr>
            <w:r>
              <w:rPr>
                <w:rFonts w:ascii="Arial" w:hAnsi="Arial" w:eastAsia="Times New Roman" w:cs="Arial"/>
              </w:rPr>
              <w:t>                self.l2_loss += tf.nn.l2_loss(W)</w:t>
            </w:r>
          </w:p>
          <w:p>
            <w:pPr>
              <w:pStyle w:val="18"/>
              <w:spacing w:before="0" w:beforeAutospacing="0" w:after="0" w:afterAutospacing="0"/>
              <w:rPr>
                <w:rFonts w:ascii="Arial" w:hAnsi="Arial" w:cs="Arial"/>
              </w:rPr>
            </w:pPr>
            <w:r>
              <w:rPr>
                <w:rFonts w:ascii="Arial" w:hAnsi="Arial" w:eastAsia="Times New Roman" w:cs="Arial"/>
              </w:rPr>
              <w:t>                self.l2_loss += tf.nn.l2_loss(b)</w:t>
            </w:r>
          </w:p>
          <w:p>
            <w:pPr>
              <w:pStyle w:val="18"/>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8"/>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with tf.name_scope("loss"):</w:t>
            </w:r>
          </w:p>
          <w:p>
            <w:pPr>
              <w:pStyle w:val="18"/>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8"/>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with tf.name_scope("accuracy"):</w:t>
            </w:r>
          </w:p>
          <w:p>
            <w:pPr>
              <w:pStyle w:val="18"/>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8"/>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40" w:name="_Toc23732"/>
      <w:bookmarkStart w:id="441" w:name="_Toc9618_WPSOffice_Level3"/>
      <w:bookmarkStart w:id="442" w:name="_Toc7552_WPSOffice_Level3"/>
      <w:bookmarkStart w:id="443" w:name="_Toc14261"/>
      <w:bookmarkStart w:id="444" w:name="_Toc4887"/>
      <w:r>
        <w:rPr>
          <w:rFonts w:hint="eastAsia"/>
        </w:rPr>
        <w:t>图</w:t>
      </w:r>
      <w:r>
        <w:t xml:space="preserve">4.13 </w:t>
      </w:r>
      <w:r>
        <w:rPr>
          <w:rFonts w:hint="eastAsia"/>
        </w:rPr>
        <w:t>关系抽取模型分类器的实现</w:t>
      </w:r>
      <w:bookmarkEnd w:id="440"/>
      <w:bookmarkEnd w:id="441"/>
      <w:bookmarkEnd w:id="442"/>
      <w:bookmarkEnd w:id="443"/>
      <w:bookmarkEnd w:id="444"/>
    </w:p>
    <w:p>
      <w:pPr>
        <w:pStyle w:val="3"/>
        <w:rPr>
          <w:rFonts w:cs="Arial"/>
        </w:rPr>
      </w:pPr>
      <w:bookmarkStart w:id="445" w:name="_Toc18104_WPSOffice_Level3"/>
      <w:bookmarkStart w:id="446" w:name="_Toc12988_WPSOffice_Level2"/>
      <w:r>
        <w:rPr>
          <w:rFonts w:cs="Arial"/>
        </w:rPr>
        <w:t xml:space="preserve">4.5 </w:t>
      </w:r>
      <w:bookmarkEnd w:id="445"/>
      <w:r>
        <w:rPr>
          <w:rFonts w:hint="eastAsia" w:cs="Arial"/>
        </w:rPr>
        <w:t>信息抽取服务的实现与部署</w:t>
      </w:r>
      <w:bookmarkEnd w:id="446"/>
    </w:p>
    <w:p>
      <w:pPr>
        <w:pStyle w:val="3"/>
      </w:pPr>
      <w:bookmarkStart w:id="447" w:name="_Toc594_WPSOffice_Level3"/>
      <w:r>
        <w:rPr>
          <w:rFonts w:cs="Arial"/>
        </w:rPr>
        <w:t xml:space="preserve">4.5.1 </w:t>
      </w:r>
      <w:r>
        <w:rPr>
          <w:rFonts w:hint="eastAsia" w:cs="Arial"/>
        </w:rPr>
        <w:t>模型格式转换</w:t>
      </w:r>
      <w:bookmarkEnd w:id="447"/>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8"/>
              <w:spacing w:before="0" w:beforeAutospacing="0" w:after="0" w:afterAutospacing="0"/>
              <w:rPr>
                <w:rFonts w:ascii="Arial" w:hAnsi="Arial" w:cs="Arial"/>
              </w:rPr>
            </w:pPr>
            <w:r>
              <w:rPr>
                <w:rFonts w:ascii="Arial" w:hAnsi="Arial" w:eastAsia="Times New Roman" w:cs="Arial"/>
              </w:rPr>
              <w:t>    with tf.Session() as sess:</w:t>
            </w:r>
          </w:p>
          <w:p>
            <w:pPr>
              <w:pStyle w:val="18"/>
              <w:spacing w:before="0" w:beforeAutospacing="0" w:after="0" w:afterAutospacing="0"/>
              <w:rPr>
                <w:rFonts w:ascii="Arial" w:hAnsi="Arial" w:cs="Arial"/>
              </w:rPr>
            </w:pPr>
            <w:r>
              <w:rPr>
                <w:rFonts w:ascii="Arial" w:hAnsi="Arial" w:eastAsia="Times New Roman" w:cs="Arial"/>
              </w:rPr>
              <w:t>        sess.run(tf.global_variables_initializer())</w:t>
            </w:r>
          </w:p>
          <w:p>
            <w:pPr>
              <w:pStyle w:val="18"/>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8"/>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8"/>
              <w:spacing w:before="0" w:beforeAutospacing="0" w:after="0" w:afterAutospacing="0"/>
              <w:rPr>
                <w:rFonts w:ascii="Arial" w:hAnsi="Arial" w:cs="Arial"/>
              </w:rPr>
            </w:pPr>
            <w:r>
              <w:rPr>
                <w:rFonts w:ascii="Arial" w:hAnsi="Arial" w:eastAsia="Times New Roman" w:cs="Arial"/>
              </w:rPr>
              <w:t>        restore_saver.restore(sess, latest_ckpt)</w:t>
            </w:r>
          </w:p>
          <w:p>
            <w:pPr>
              <w:pStyle w:val="18"/>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8"/>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48" w:name="_Toc13563"/>
      <w:bookmarkStart w:id="449" w:name="_Toc6437"/>
      <w:bookmarkStart w:id="450" w:name="_Toc21394"/>
      <w:r>
        <w:rPr>
          <w:rFonts w:hint="eastAsia"/>
        </w:rPr>
        <w:t>图</w:t>
      </w:r>
      <w:r>
        <w:t>4.14 ckpt</w:t>
      </w:r>
      <w:r>
        <w:rPr>
          <w:rFonts w:hint="eastAsia"/>
        </w:rPr>
        <w:t>格式转</w:t>
      </w:r>
      <w:r>
        <w:t>pb</w:t>
      </w:r>
      <w:r>
        <w:rPr>
          <w:rFonts w:hint="eastAsia"/>
        </w:rPr>
        <w:t>格式的实现</w:t>
      </w:r>
      <w:bookmarkEnd w:id="448"/>
      <w:bookmarkEnd w:id="449"/>
      <w:bookmarkEnd w:id="450"/>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51" w:name="_Toc19517_WPSOffice_Level3"/>
      <w:r>
        <w:rPr>
          <w:rFonts w:cs="Arial"/>
        </w:rPr>
        <w:t xml:space="preserve">4.5.2 </w:t>
      </w:r>
      <w:r>
        <w:rPr>
          <w:rFonts w:hint="eastAsia" w:cs="Arial"/>
        </w:rPr>
        <w:t>构建</w:t>
      </w:r>
      <w:r>
        <w:rPr>
          <w:rFonts w:cs="Arial"/>
        </w:rPr>
        <w:t>Docker</w:t>
      </w:r>
      <w:r>
        <w:rPr>
          <w:rFonts w:hint="eastAsia" w:cs="Arial"/>
        </w:rPr>
        <w:t>镜像</w:t>
      </w:r>
      <w:bookmarkEnd w:id="451"/>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52" w:name="_Toc12169"/>
      <w:bookmarkStart w:id="453" w:name="_Toc7924"/>
      <w:bookmarkStart w:id="454" w:name="_Toc18259"/>
      <w:r>
        <w:rPr>
          <w:rFonts w:hint="eastAsia"/>
        </w:rPr>
        <w:t>图</w:t>
      </w:r>
      <w:r>
        <w:t xml:space="preserve">4.15 </w:t>
      </w:r>
      <w:r>
        <w:rPr>
          <w:rFonts w:hint="eastAsia"/>
        </w:rPr>
        <w:t>利用</w:t>
      </w:r>
      <w:r>
        <w:t>Dockerfile</w:t>
      </w:r>
      <w:r>
        <w:rPr>
          <w:rFonts w:hint="eastAsia"/>
        </w:rPr>
        <w:t>构建镜像</w:t>
      </w:r>
      <w:bookmarkEnd w:id="452"/>
      <w:bookmarkEnd w:id="453"/>
      <w:bookmarkEnd w:id="454"/>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w:t>
      </w:r>
      <w:bookmarkStart w:id="532" w:name="_GoBack"/>
      <w:bookmarkEnd w:id="532"/>
      <w:r>
        <w:rPr>
          <w:rFonts w:hint="eastAsia" w:ascii="Arial" w:hAnsi="Arial" w:cs="Arial"/>
          <w:sz w:val="24"/>
        </w:rPr>
        <w:t>息送达到容器的端口，容器才能从自己的端口处得到信息。</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8080:8080 -d information_extraction</w:t>
            </w:r>
          </w:p>
        </w:tc>
      </w:tr>
    </w:tbl>
    <w:p>
      <w:pPr>
        <w:pStyle w:val="36"/>
        <w:rPr>
          <w:rFonts w:cs="Arial"/>
        </w:rPr>
      </w:pPr>
      <w:bookmarkStart w:id="455" w:name="_Toc19059"/>
      <w:bookmarkStart w:id="456" w:name="_Toc30795"/>
      <w:bookmarkStart w:id="457" w:name="_Toc13170"/>
      <w:r>
        <w:rPr>
          <w:rFonts w:hint="eastAsia"/>
        </w:rPr>
        <w:t>图</w:t>
      </w:r>
      <w:r>
        <w:t xml:space="preserve">4.16 </w:t>
      </w:r>
      <w:r>
        <w:rPr>
          <w:rFonts w:hint="eastAsia"/>
        </w:rPr>
        <w:t>制作镜像和启动容器命令</w:t>
      </w:r>
      <w:bookmarkEnd w:id="455"/>
      <w:bookmarkEnd w:id="456"/>
      <w:bookmarkEnd w:id="457"/>
    </w:p>
    <w:p>
      <w:pPr>
        <w:pStyle w:val="3"/>
        <w:rPr>
          <w:rFonts w:cs="Arial"/>
        </w:rPr>
      </w:pPr>
      <w:bookmarkStart w:id="458" w:name="_Toc809_WPSOffice_Level3"/>
      <w:r>
        <w:rPr>
          <w:rFonts w:cs="Arial"/>
        </w:rPr>
        <w:t xml:space="preserve">4.5.3 </w:t>
      </w:r>
      <w:r>
        <w:rPr>
          <w:rFonts w:hint="eastAsia" w:cs="Arial"/>
        </w:rPr>
        <w:t>部署到</w:t>
      </w:r>
      <w:r>
        <w:rPr>
          <w:rFonts w:cs="Arial"/>
        </w:rPr>
        <w:t>Kubernetes</w:t>
      </w:r>
      <w:r>
        <w:rPr>
          <w:rFonts w:hint="eastAsia" w:cs="Arial"/>
        </w:rPr>
        <w:t>集群</w:t>
      </w:r>
      <w:bookmarkEnd w:id="458"/>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--server_host=10.19.140.200</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--port=8600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59" w:name="_Toc27660"/>
      <w:bookmarkStart w:id="460" w:name="_Toc11499"/>
      <w:bookmarkStart w:id="461" w:name="_Toc6018"/>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59"/>
      <w:bookmarkEnd w:id="460"/>
      <w:bookmarkEnd w:id="461"/>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62" w:name="_Toc24342"/>
      <w:bookmarkStart w:id="463" w:name="_Toc24978"/>
      <w:bookmarkStart w:id="464" w:name="_Toc14854"/>
      <w:r>
        <w:rPr>
          <w:rFonts w:hint="eastAsia"/>
        </w:rPr>
        <w:t>图</w:t>
      </w:r>
      <w:r>
        <w:t xml:space="preserve">4.18 </w:t>
      </w:r>
      <w:r>
        <w:rPr>
          <w:rFonts w:hint="eastAsia"/>
        </w:rPr>
        <w:t>查看</w:t>
      </w:r>
      <w:r>
        <w:t>pod</w:t>
      </w:r>
      <w:r>
        <w:rPr>
          <w:rFonts w:hint="eastAsia"/>
        </w:rPr>
        <w:t>运行状态</w:t>
      </w:r>
      <w:bookmarkEnd w:id="462"/>
      <w:bookmarkEnd w:id="463"/>
      <w:bookmarkEnd w:id="464"/>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4.19</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pict>
          <v:shape id="_x0000_i1114" o:spt="75" alt="WechatIMG6872" type="#_x0000_t75" style="height:200.25pt;width:414pt;" filled="f" o:preferrelative="t" stroked="f" coordsize="21600,21600">
            <v:path/>
            <v:fill on="f" focussize="0,0"/>
            <v:stroke on="f"/>
            <v:imagedata r:id="rId182" o:title=""/>
            <o:lock v:ext="edit" aspectratio="t"/>
            <w10:wrap type="none"/>
            <w10:anchorlock/>
          </v:shape>
        </w:pict>
      </w:r>
    </w:p>
    <w:p>
      <w:pPr>
        <w:pStyle w:val="36"/>
        <w:rPr>
          <w:rFonts w:cs="Arial"/>
        </w:rPr>
      </w:pPr>
      <w:bookmarkStart w:id="465" w:name="_Toc3669"/>
      <w:bookmarkStart w:id="466" w:name="_Toc23737"/>
      <w:bookmarkStart w:id="467" w:name="_Toc25567"/>
      <w:r>
        <w:rPr>
          <w:rFonts w:hint="eastAsia"/>
        </w:rPr>
        <w:t>图</w:t>
      </w:r>
      <w:r>
        <w:t xml:space="preserve">4.19 </w:t>
      </w:r>
      <w:r>
        <w:rPr>
          <w:rFonts w:hint="eastAsia"/>
        </w:rPr>
        <w:t>命名实体识别服务返回结果示例</w:t>
      </w:r>
      <w:bookmarkEnd w:id="465"/>
      <w:bookmarkEnd w:id="466"/>
      <w:bookmarkEnd w:id="467"/>
    </w:p>
    <w:p>
      <w:pPr>
        <w:pStyle w:val="3"/>
        <w:rPr>
          <w:rFonts w:cs="Arial"/>
        </w:rPr>
      </w:pPr>
      <w:bookmarkStart w:id="468" w:name="_Toc1426_WPSOffice_Level2"/>
      <w:bookmarkStart w:id="469" w:name="_Toc4656_WPSOffice_Level2"/>
      <w:r>
        <w:rPr>
          <w:rFonts w:cs="Arial"/>
        </w:rPr>
        <w:t xml:space="preserve">4.6 </w:t>
      </w:r>
      <w:r>
        <w:rPr>
          <w:rFonts w:hint="eastAsia" w:cs="Arial"/>
        </w:rPr>
        <w:t>本章小结</w:t>
      </w:r>
      <w:bookmarkEnd w:id="468"/>
      <w:bookmarkEnd w:id="469"/>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70"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70"/>
    </w:p>
    <w:p>
      <w:pPr>
        <w:pStyle w:val="3"/>
        <w:rPr>
          <w:rFonts w:cs="Arial"/>
        </w:rPr>
      </w:pPr>
      <w:bookmarkStart w:id="471" w:name="_Toc16920_WPSOffice_Level2"/>
      <w:r>
        <w:rPr>
          <w:rFonts w:cs="Arial"/>
        </w:rPr>
        <w:t xml:space="preserve">5.1 </w:t>
      </w:r>
      <w:r>
        <w:rPr>
          <w:rFonts w:hint="eastAsia" w:cs="Arial"/>
        </w:rPr>
        <w:t>实验评估标准</w:t>
      </w:r>
      <w:bookmarkEnd w:id="471"/>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15" o:spt="75" type="#_x0000_t75" style="height:30.75pt;width:72.75pt;" o:ole="t" filled="f" o:preferrelative="t" stroked="f" coordsize="21600,21600">
            <v:path/>
            <v:fill on="f" focussize="0,0"/>
            <v:stroke on="f" joinstyle="miter"/>
            <v:imagedata r:id="rId184" o:title=""/>
            <o:lock v:ext="edit" aspectratio="t"/>
            <w10:wrap type="none"/>
            <w10:anchorlock/>
          </v:shape>
          <o:OLEObject Type="Embed" ProgID="Equation.3" ShapeID="_x0000_i1115" DrawAspect="Content" ObjectID="_1468075799" r:id="rId183">
            <o:LockedField>false</o:LockedField>
          </o:OLEObject>
        </w:object>
      </w:r>
    </w:p>
    <w:p>
      <w:pPr>
        <w:pStyle w:val="3"/>
        <w:rPr>
          <w:rFonts w:cs="Arial"/>
        </w:rPr>
      </w:pPr>
      <w:bookmarkStart w:id="472" w:name="_Toc3714_WPSOffice_Level2"/>
      <w:r>
        <w:rPr>
          <w:rFonts w:cs="Arial"/>
        </w:rPr>
        <w:t xml:space="preserve">5.2 </w:t>
      </w:r>
      <w:r>
        <w:rPr>
          <w:rFonts w:hint="eastAsia" w:cs="Arial"/>
        </w:rPr>
        <w:t>命名实体识别模型实验分析</w:t>
      </w:r>
      <w:bookmarkEnd w:id="472"/>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73" w:name="_Toc16589_WPSOffice_Level3"/>
      <w:r>
        <w:rPr>
          <w:rFonts w:cs="Arial"/>
        </w:rPr>
        <w:t xml:space="preserve">5.2.1 </w:t>
      </w:r>
      <w:r>
        <w:rPr>
          <w:rFonts w:hint="eastAsia" w:cs="Arial"/>
        </w:rPr>
        <w:t>模型参数实验对比与分析</w:t>
      </w:r>
      <w:bookmarkEnd w:id="47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74" w:name="_Toc31996"/>
      <w:bookmarkStart w:id="475" w:name="_Toc17738"/>
      <w:bookmarkStart w:id="476" w:name="_Toc22335"/>
      <w:r>
        <w:rPr>
          <w:rFonts w:hint="eastAsia"/>
        </w:rPr>
        <w:t>表</w:t>
      </w:r>
      <w:r>
        <w:t xml:space="preserve">5.1 </w:t>
      </w:r>
      <w:r>
        <w:rPr>
          <w:rFonts w:hint="eastAsia"/>
        </w:rPr>
        <w:t>不同超参数下基于</w:t>
      </w:r>
      <w:r>
        <w:t>w2v</w:t>
      </w:r>
      <w:r>
        <w:rPr>
          <w:rFonts w:hint="eastAsia"/>
        </w:rPr>
        <w:t>的命名实体识别模型测试结果</w:t>
      </w:r>
      <w:bookmarkEnd w:id="474"/>
      <w:bookmarkEnd w:id="475"/>
      <w:bookmarkEnd w:id="476"/>
    </w:p>
    <w:tbl>
      <w:tblPr>
        <w:tblStyle w:val="25"/>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77" w:name="_Toc16216_WPSOffice_Level3"/>
      <w:r>
        <w:rPr>
          <w:rFonts w:cs="Arial"/>
        </w:rPr>
        <w:t xml:space="preserve">5.2.2 </w:t>
      </w:r>
      <w:r>
        <w:rPr>
          <w:rFonts w:hint="eastAsia" w:cs="Arial"/>
        </w:rPr>
        <w:t>不同模型间的实验对比与分析</w:t>
      </w:r>
      <w:bookmarkEnd w:id="477"/>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78" w:name="_Toc29682"/>
      <w:bookmarkStart w:id="479" w:name="_Toc22394"/>
      <w:bookmarkStart w:id="480" w:name="_Toc10025"/>
      <w:r>
        <w:rPr>
          <w:rFonts w:hint="eastAsia"/>
        </w:rPr>
        <w:t>表</w:t>
      </w:r>
      <w:r>
        <w:t xml:space="preserve">5.2 </w:t>
      </w:r>
      <w:r>
        <w:rPr>
          <w:rFonts w:hint="eastAsia"/>
        </w:rPr>
        <w:t>不同命名实体识别模型在相同输入下的性能对比</w:t>
      </w:r>
      <w:bookmarkEnd w:id="478"/>
      <w:bookmarkEnd w:id="479"/>
      <w:bookmarkEnd w:id="480"/>
    </w:p>
    <w:tbl>
      <w:tblPr>
        <w:tblStyle w:val="25"/>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81" w:name="_Toc18103"/>
      <w:bookmarkStart w:id="482" w:name="_Toc23363"/>
      <w:bookmarkStart w:id="483" w:name="_Toc116"/>
      <w:r>
        <w:rPr>
          <w:rFonts w:hint="eastAsia"/>
        </w:rPr>
        <w:t>表</w:t>
      </w:r>
      <w:r>
        <w:t xml:space="preserve">5.3 </w:t>
      </w:r>
      <w:r>
        <w:rPr>
          <w:rFonts w:hint="eastAsia"/>
        </w:rPr>
        <w:t>两种命名实体识别模型在不同环境下预测速度对比</w:t>
      </w:r>
      <w:bookmarkEnd w:id="481"/>
      <w:bookmarkEnd w:id="482"/>
      <w:bookmarkEnd w:id="483"/>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84" w:name="_Toc17_WPSOffice_Level2"/>
      <w:r>
        <w:rPr>
          <w:rFonts w:cs="Arial"/>
        </w:rPr>
        <w:t xml:space="preserve">5.3 </w:t>
      </w:r>
      <w:r>
        <w:rPr>
          <w:rFonts w:hint="eastAsia" w:cs="Arial"/>
        </w:rPr>
        <w:t>关系抽取模型实验分析</w:t>
      </w:r>
      <w:bookmarkEnd w:id="484"/>
    </w:p>
    <w:p>
      <w:pPr>
        <w:pStyle w:val="3"/>
        <w:rPr>
          <w:rFonts w:cs="Arial"/>
        </w:rPr>
      </w:pPr>
      <w:bookmarkStart w:id="485" w:name="_Toc16704_WPSOffice_Level3"/>
      <w:r>
        <w:rPr>
          <w:rFonts w:cs="Arial"/>
        </w:rPr>
        <w:t xml:space="preserve">5.3.1 </w:t>
      </w:r>
      <w:r>
        <w:rPr>
          <w:rFonts w:hint="eastAsia" w:cs="Arial"/>
        </w:rPr>
        <w:t>模型参数实验对比与分析</w:t>
      </w:r>
      <w:bookmarkEnd w:id="485"/>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86" w:name="_Toc870"/>
      <w:bookmarkStart w:id="487" w:name="_Toc6653"/>
      <w:bookmarkStart w:id="488" w:name="_Toc6380"/>
      <w:r>
        <w:rPr>
          <w:rFonts w:hint="eastAsia"/>
        </w:rPr>
        <w:t>表</w:t>
      </w:r>
      <w:r>
        <w:t xml:space="preserve">5.4 </w:t>
      </w:r>
      <w:r>
        <w:rPr>
          <w:rFonts w:hint="eastAsia"/>
        </w:rPr>
        <w:t>不同超参数下关系抽取模型测试结果</w:t>
      </w:r>
      <w:bookmarkEnd w:id="486"/>
      <w:bookmarkEnd w:id="487"/>
      <w:bookmarkEnd w:id="488"/>
    </w:p>
    <w:tbl>
      <w:tblPr>
        <w:tblStyle w:val="25"/>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89" w:name="_Toc5921_WPSOffice_Level3"/>
      <w:r>
        <w:rPr>
          <w:rFonts w:cs="Arial"/>
        </w:rPr>
        <w:t xml:space="preserve">5.3.2 </w:t>
      </w:r>
      <w:r>
        <w:rPr>
          <w:rFonts w:hint="eastAsia" w:cs="Arial"/>
        </w:rPr>
        <w:t>不同模型间的实验对比与分析</w:t>
      </w:r>
      <w:bookmarkEnd w:id="489"/>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90" w:name="_Toc9675"/>
      <w:bookmarkStart w:id="491" w:name="_Toc28084"/>
      <w:bookmarkStart w:id="492" w:name="_Toc16184"/>
      <w:r>
        <w:rPr>
          <w:rFonts w:hint="eastAsia"/>
        </w:rPr>
        <w:t>表</w:t>
      </w:r>
      <w:r>
        <w:t xml:space="preserve">5.5 </w:t>
      </w:r>
      <w:r>
        <w:rPr>
          <w:rFonts w:hint="eastAsia"/>
        </w:rPr>
        <w:t>不同关系抽取模型在相同输入下的性能对比</w:t>
      </w:r>
      <w:bookmarkEnd w:id="490"/>
      <w:bookmarkEnd w:id="491"/>
      <w:bookmarkEnd w:id="492"/>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的性能更加优秀。随着人工标注数据的不断增多结合一些人为制定的规则，关系抽取的效果会越来越好。</w:t>
      </w:r>
    </w:p>
    <w:p>
      <w:pPr>
        <w:pStyle w:val="3"/>
        <w:rPr>
          <w:rFonts w:cs="Arial"/>
        </w:rPr>
      </w:pPr>
      <w:bookmarkStart w:id="493" w:name="_Toc9583_WPSOffice_Level2"/>
      <w:r>
        <w:rPr>
          <w:rFonts w:cs="Arial"/>
        </w:rPr>
        <w:t xml:space="preserve">5.4 </w:t>
      </w:r>
      <w:r>
        <w:rPr>
          <w:rFonts w:hint="eastAsia" w:cs="Arial"/>
        </w:rPr>
        <w:t>本章小结</w:t>
      </w:r>
      <w:bookmarkEnd w:id="493"/>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94" w:name="_Toc514163499"/>
      <w:bookmarkStart w:id="495" w:name="_Toc22745_WPSOffice_Level1"/>
      <w:bookmarkStart w:id="496" w:name="_Toc136107013"/>
      <w:bookmarkStart w:id="497" w:name="_Toc14334_WPSOffice_Level1"/>
      <w:r>
        <w:rPr>
          <w:rStyle w:val="27"/>
          <w:rFonts w:hint="eastAsia" w:ascii="黑体" w:hAnsi="黑体" w:eastAsia="黑体" w:cs="黑体"/>
        </w:rPr>
        <w:t>第六章  总结与展望</w:t>
      </w:r>
      <w:bookmarkEnd w:id="494"/>
      <w:bookmarkEnd w:id="495"/>
      <w:bookmarkEnd w:id="496"/>
      <w:bookmarkEnd w:id="497"/>
    </w:p>
    <w:p>
      <w:pPr>
        <w:pStyle w:val="3"/>
        <w:rPr>
          <w:rFonts w:cs="Arial"/>
        </w:rPr>
      </w:pPr>
      <w:bookmarkStart w:id="498" w:name="_Toc25146_WPSOffice_Level2"/>
      <w:bookmarkStart w:id="499" w:name="_Toc3047_WPSOffice_Level2"/>
      <w:bookmarkStart w:id="500" w:name="_Toc514163500"/>
      <w:r>
        <w:rPr>
          <w:rFonts w:cs="Arial"/>
        </w:rPr>
        <w:t xml:space="preserve">6.1 </w:t>
      </w:r>
      <w:r>
        <w:rPr>
          <w:rFonts w:hint="eastAsia" w:cs="Arial"/>
        </w:rPr>
        <w:t>总结</w:t>
      </w:r>
      <w:bookmarkEnd w:id="498"/>
      <w:bookmarkEnd w:id="499"/>
      <w:bookmarkEnd w:id="500"/>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利用了残差学习的特性使网络结构学习到了更多的语言特性从而得到了更好的效果。最后，将两个模型固化成</w:t>
      </w:r>
      <w:r>
        <w:rPr>
          <w:rFonts w:ascii="Arial" w:hAnsi="Arial" w:cs="Arial"/>
          <w:sz w:val="24"/>
        </w:rPr>
        <w:t>pb</w:t>
      </w:r>
      <w:r>
        <w:rPr>
          <w:rFonts w:hint="eastAsia" w:ascii="Arial" w:hAnsi="Arial" w:cs="Arial"/>
          <w:sz w:val="24"/>
        </w:rPr>
        <w:t>格式模型，封装进</w:t>
      </w:r>
      <w:r>
        <w:rPr>
          <w:rFonts w:ascii="Arial" w:hAnsi="Arial" w:cs="Arial"/>
          <w:sz w:val="24"/>
        </w:rPr>
        <w:t>Docker</w:t>
      </w:r>
      <w:r>
        <w:rPr>
          <w:rFonts w:hint="eastAsia" w:ascii="Arial" w:hAnsi="Arial" w:cs="Arial"/>
          <w:sz w:val="24"/>
        </w:rPr>
        <w:t>容器并将服务部署到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501" w:name="_Toc18101_WPSOffice_Level2"/>
      <w:bookmarkStart w:id="502" w:name="_Toc11644_WPSOffice_Level2"/>
      <w:bookmarkStart w:id="503" w:name="_Toc514163501"/>
      <w:r>
        <w:rPr>
          <w:rFonts w:cs="Arial"/>
        </w:rPr>
        <w:t xml:space="preserve">6.2 </w:t>
      </w:r>
      <w:r>
        <w:rPr>
          <w:rFonts w:hint="eastAsia" w:cs="Arial"/>
        </w:rPr>
        <w:t>进一步工作展望</w:t>
      </w:r>
      <w:bookmarkEnd w:id="501"/>
      <w:bookmarkEnd w:id="502"/>
      <w:bookmarkEnd w:id="503"/>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504" w:name="_Toc3486_WPSOffice_Level3"/>
      <w:bookmarkStart w:id="505" w:name="_Toc20731_WPSOffice_Level3"/>
      <w:bookmarkStart w:id="506" w:name="_Toc16991_WPSOffice_Level3"/>
      <w:bookmarkStart w:id="507" w:name="_Toc17953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504"/>
      <w:bookmarkEnd w:id="505"/>
      <w:bookmarkEnd w:id="506"/>
      <w:bookmarkEnd w:id="507"/>
      <w:bookmarkStart w:id="508" w:name="_Toc9020_WPSOffice_Level3"/>
      <w:bookmarkStart w:id="509" w:name="_Toc1223_WPSOffice_Level3"/>
      <w:bookmarkStart w:id="510" w:name="_Toc27248_WPSOffice_Level3"/>
      <w:bookmarkStart w:id="511" w:name="_Toc7403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508"/>
      <w:bookmarkEnd w:id="509"/>
      <w:bookmarkEnd w:id="510"/>
      <w:bookmarkEnd w:id="511"/>
      <w:bookmarkStart w:id="512" w:name="_Toc20246_WPSOffice_Level3"/>
      <w:bookmarkStart w:id="513" w:name="_Toc3084_WPSOffice_Level3"/>
      <w:bookmarkStart w:id="514" w:name="_Toc1505_WPSOffice_Level3"/>
      <w:bookmarkStart w:id="515" w:name="_Toc19483_WPSOffice_Level3"/>
      <w:r>
        <w:rPr>
          <w:rFonts w:hint="eastAsia" w:ascii="Arial" w:hAnsi="Arial" w:cs="Arial"/>
          <w:sz w:val="24"/>
        </w:rPr>
        <w:t>使用新的损失函数。</w:t>
      </w:r>
      <w:bookmarkEnd w:id="512"/>
      <w:bookmarkEnd w:id="513"/>
      <w:bookmarkEnd w:id="514"/>
      <w:bookmarkEnd w:id="515"/>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516" w:name="_Toc136107018"/>
      <w:bookmarkStart w:id="517" w:name="_Toc303086846"/>
    </w:p>
    <w:p>
      <w:pPr>
        <w:pStyle w:val="2"/>
        <w:jc w:val="center"/>
        <w:rPr>
          <w:rFonts w:ascii="Arial" w:hAnsi="Arial" w:eastAsia="黑体" w:cs="Arial"/>
        </w:rPr>
      </w:pPr>
      <w:bookmarkStart w:id="518" w:name="_Toc514163502"/>
      <w:bookmarkStart w:id="519" w:name="_Toc31796_WPSOffice_Level1"/>
      <w:bookmarkStart w:id="520" w:name="_Toc12355_WPSOffice_Level1"/>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516"/>
      <w:bookmarkEnd w:id="517"/>
      <w:bookmarkEnd w:id="518"/>
      <w:bookmarkEnd w:id="519"/>
      <w:bookmarkEnd w:id="520"/>
    </w:p>
    <w:p>
      <w:pPr>
        <w:spacing w:line="360" w:lineRule="auto"/>
        <w:ind w:left="31680" w:hanging="2400" w:hangingChars="1000"/>
        <w:rPr>
          <w:rStyle w:val="20"/>
          <w:rFonts w:ascii="Arial" w:hAnsi="Arial" w:cs="Arial"/>
          <w:b w:val="0"/>
          <w:sz w:val="24"/>
        </w:rPr>
      </w:pPr>
      <w:r>
        <w:rPr>
          <w:rStyle w:val="20"/>
          <w:rFonts w:ascii="Arial" w:hAnsi="Arial" w:cs="Arial"/>
          <w:b w:val="0"/>
          <w:sz w:val="24"/>
        </w:rPr>
        <w:t>[MUC-6, 1996]</w:t>
      </w:r>
      <w:r>
        <w:rPr>
          <w:rStyle w:val="20"/>
          <w:rFonts w:ascii="Arial" w:hAnsi="Arial" w:cs="Arial"/>
          <w:b w:val="0"/>
          <w:sz w:val="24"/>
        </w:rPr>
        <w:tab/>
      </w:r>
      <w:r>
        <w:rPr>
          <w:rStyle w:val="20"/>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3"/>
          <w:rFonts w:ascii="Arial" w:hAnsi="Arial" w:cs="Arial"/>
          <w:bCs/>
          <w:sz w:val="24"/>
        </w:rPr>
        <w:t>http://cs.nyu.edu/cs/faculty/grishman/muc6.html</w:t>
      </w:r>
      <w:r>
        <w:rPr>
          <w:rStyle w:val="23"/>
          <w:rFonts w:ascii="Arial" w:hAnsi="Arial" w:cs="Arial"/>
          <w:bCs/>
          <w:sz w:val="24"/>
        </w:rPr>
        <w:fldChar w:fldCharType="end"/>
      </w:r>
      <w:r>
        <w:rPr>
          <w:rStyle w:val="20"/>
          <w:rFonts w:ascii="Arial" w:hAnsi="Arial" w:cs="Arial"/>
          <w:b w:val="0"/>
          <w:sz w:val="24"/>
        </w:rPr>
        <w:t xml:space="preserve"> .</w:t>
      </w:r>
    </w:p>
    <w:p>
      <w:pPr>
        <w:spacing w:line="360" w:lineRule="auto"/>
        <w:ind w:left="31680" w:hanging="2400" w:hangingChars="1000"/>
        <w:rPr>
          <w:rStyle w:val="20"/>
          <w:rFonts w:ascii="Arial" w:hAnsi="Arial" w:cs="Arial"/>
          <w:b w:val="0"/>
          <w:sz w:val="24"/>
        </w:rPr>
      </w:pPr>
      <w:r>
        <w:rPr>
          <w:rStyle w:val="20"/>
          <w:rFonts w:ascii="Arial" w:hAnsi="Arial" w:cs="Arial"/>
          <w:b w:val="0"/>
          <w:sz w:val="24"/>
        </w:rPr>
        <w:t>[Milleret al., 2000]</w:t>
      </w:r>
      <w:r>
        <w:rPr>
          <w:rStyle w:val="20"/>
          <w:rFonts w:ascii="Arial" w:hAnsi="Arial" w:cs="Arial"/>
          <w:b w:val="0"/>
          <w:sz w:val="24"/>
        </w:rPr>
        <w:tab/>
      </w:r>
      <w:r>
        <w:rPr>
          <w:rStyle w:val="20"/>
          <w:rFonts w:ascii="Arial" w:hAnsi="Arial" w:cs="Arial"/>
          <w:b w:val="0"/>
          <w:sz w:val="24"/>
        </w:rPr>
        <w:t xml:space="preserve">Miller, Scott, Heidi Fox, Lance Ramshaw, and Ralph Weischedel. “A novel use of statistical parsing to extract information from text.” </w:t>
      </w:r>
      <w:r>
        <w:rPr>
          <w:rStyle w:val="20"/>
          <w:rFonts w:ascii="Arial" w:hAnsi="Arial" w:cs="Arial"/>
          <w:b w:val="0"/>
          <w:i/>
          <w:iCs/>
          <w:sz w:val="24"/>
        </w:rPr>
        <w:t>In Proceedings of NAACL</w:t>
      </w:r>
      <w:r>
        <w:rPr>
          <w:rStyle w:val="20"/>
          <w:rFonts w:ascii="Arial" w:hAnsi="Arial" w:cs="Arial"/>
          <w:b w:val="0"/>
          <w:sz w:val="24"/>
        </w:rPr>
        <w:t>, 2000.</w:t>
      </w:r>
    </w:p>
    <w:p>
      <w:pPr>
        <w:spacing w:line="360" w:lineRule="auto"/>
        <w:ind w:left="31680" w:hanging="2400" w:hangingChars="1000"/>
        <w:rPr>
          <w:rStyle w:val="20"/>
          <w:rFonts w:ascii="Arial" w:hAnsi="Arial" w:cs="Arial"/>
          <w:b w:val="0"/>
          <w:sz w:val="24"/>
        </w:rPr>
      </w:pPr>
      <w:r>
        <w:rPr>
          <w:rStyle w:val="20"/>
          <w:rFonts w:ascii="Arial" w:hAnsi="Arial" w:cs="Arial"/>
          <w:b w:val="0"/>
          <w:sz w:val="24"/>
        </w:rPr>
        <w:t>[Bikel et al., 1999]</w:t>
      </w:r>
      <w:r>
        <w:rPr>
          <w:rStyle w:val="20"/>
          <w:rFonts w:ascii="Arial" w:hAnsi="Arial" w:cs="Arial"/>
          <w:b w:val="0"/>
          <w:sz w:val="24"/>
        </w:rPr>
        <w:tab/>
      </w:r>
      <w:r>
        <w:rPr>
          <w:rStyle w:val="20"/>
          <w:rFonts w:ascii="Arial" w:hAnsi="Arial" w:cs="Arial"/>
          <w:b w:val="0"/>
          <w:sz w:val="24"/>
        </w:rPr>
        <w:t>Bikel D M,Schwarta R,Weischedel R M.An Algorithm that Learns What`s in a Name[J].</w:t>
      </w:r>
      <w:r>
        <w:rPr>
          <w:rStyle w:val="20"/>
          <w:rFonts w:ascii="Arial" w:hAnsi="Arial" w:cs="Arial"/>
          <w:b w:val="0"/>
          <w:i/>
          <w:iCs/>
          <w:sz w:val="24"/>
        </w:rPr>
        <w:t>Machine Learning Journal Special Issue on Natural Language Learning</w:t>
      </w:r>
      <w:r>
        <w:rPr>
          <w:rStyle w:val="20"/>
          <w:rFonts w:ascii="Arial" w:hAnsi="Arial" w:cs="Arial"/>
          <w:b w:val="0"/>
          <w:sz w:val="24"/>
        </w:rPr>
        <w:t>, 1999, 34(1-3): 211-231.</w:t>
      </w:r>
    </w:p>
    <w:p>
      <w:pPr>
        <w:spacing w:line="360" w:lineRule="auto"/>
        <w:ind w:left="31680" w:hanging="2400" w:hangingChars="1000"/>
        <w:rPr>
          <w:rStyle w:val="20"/>
          <w:rFonts w:ascii="Arial" w:hAnsi="Arial" w:cs="Arial"/>
          <w:b w:val="0"/>
          <w:sz w:val="24"/>
        </w:rPr>
      </w:pPr>
      <w:r>
        <w:rPr>
          <w:rStyle w:val="20"/>
          <w:rFonts w:ascii="Arial" w:hAnsi="Arial" w:cs="Arial"/>
          <w:b w:val="0"/>
          <w:sz w:val="24"/>
          <w:lang w:val="de-DE"/>
        </w:rPr>
        <w:t>[Tsai et al., 2004]</w:t>
      </w:r>
      <w:r>
        <w:rPr>
          <w:rStyle w:val="20"/>
          <w:rFonts w:ascii="Arial" w:hAnsi="Arial" w:cs="Arial"/>
          <w:b w:val="0"/>
          <w:sz w:val="24"/>
          <w:lang w:val="de-DE"/>
        </w:rPr>
        <w:tab/>
      </w:r>
      <w:r>
        <w:rPr>
          <w:rStyle w:val="20"/>
          <w:rFonts w:ascii="Arial" w:hAnsi="Arial" w:cs="Arial"/>
          <w:b w:val="0"/>
          <w:sz w:val="24"/>
          <w:lang w:val="de-DE"/>
        </w:rPr>
        <w:t xml:space="preserve">Tsai T,WU S,Lee C, et al. </w:t>
      </w:r>
      <w:r>
        <w:rPr>
          <w:rStyle w:val="20"/>
          <w:rFonts w:ascii="Arial" w:hAnsi="Arial" w:cs="Arial"/>
          <w:b w:val="0"/>
          <w:sz w:val="24"/>
        </w:rPr>
        <w:t xml:space="preserve">Mencius: A Chinese Named Entity Recognizer Using the Maximum Entropy based Hybrid Model[J]. </w:t>
      </w:r>
      <w:r>
        <w:rPr>
          <w:rStyle w:val="20"/>
          <w:rFonts w:ascii="Arial" w:hAnsi="Arial" w:cs="Arial"/>
          <w:b w:val="0"/>
          <w:i/>
          <w:iCs/>
          <w:sz w:val="24"/>
        </w:rPr>
        <w:t>International Journal of Computational Linguistics &amp; Chinese Language Processing</w:t>
      </w:r>
      <w:r>
        <w:rPr>
          <w:rStyle w:val="20"/>
          <w:rFonts w:ascii="Arial" w:hAnsi="Arial" w:cs="Arial"/>
          <w:b w:val="0"/>
          <w:sz w:val="24"/>
        </w:rPr>
        <w:t>, 2004, 9(1):65-81.</w:t>
      </w:r>
    </w:p>
    <w:p>
      <w:pPr>
        <w:spacing w:line="360" w:lineRule="auto"/>
        <w:ind w:left="31680" w:hanging="2400" w:hangingChars="1000"/>
        <w:rPr>
          <w:rStyle w:val="20"/>
          <w:rFonts w:ascii="Arial" w:hAnsi="Arial" w:cs="Arial"/>
          <w:b w:val="0"/>
          <w:sz w:val="24"/>
        </w:rPr>
      </w:pPr>
      <w:r>
        <w:rPr>
          <w:rStyle w:val="20"/>
          <w:rFonts w:ascii="Arial" w:hAnsi="Arial" w:cs="Arial"/>
          <w:b w:val="0"/>
          <w:sz w:val="24"/>
        </w:rPr>
        <w:t>[McCallum et al., 2003]</w:t>
      </w:r>
      <w:r>
        <w:rPr>
          <w:rStyle w:val="20"/>
          <w:rFonts w:ascii="Arial" w:hAnsi="Arial" w:cs="Arial"/>
          <w:b w:val="0"/>
          <w:sz w:val="24"/>
        </w:rPr>
        <w:tab/>
      </w:r>
      <w:r>
        <w:rPr>
          <w:rStyle w:val="20"/>
          <w:rFonts w:ascii="Arial" w:hAnsi="Arial" w:cs="Arial"/>
          <w:b w:val="0"/>
          <w:sz w:val="24"/>
        </w:rPr>
        <w:t xml:space="preserve">McCallum A,Li W.Early Results for Named Entity Recognition with Conditional Random Fields, Features Induction and Web-enhanced Lexicons[C]. </w:t>
      </w:r>
      <w:r>
        <w:rPr>
          <w:rStyle w:val="20"/>
          <w:rFonts w:ascii="Arial" w:hAnsi="Arial" w:cs="Arial"/>
          <w:b w:val="0"/>
          <w:i/>
          <w:iCs/>
          <w:sz w:val="24"/>
        </w:rPr>
        <w:t>In Proceedings of the 7th Conference on Natural Language Learning at HLT-NAACL</w:t>
      </w:r>
      <w:r>
        <w:rPr>
          <w:rStyle w:val="20"/>
          <w:rFonts w:ascii="Arial" w:hAnsi="Arial" w:cs="Arial"/>
          <w:b w:val="0"/>
          <w:sz w:val="24"/>
        </w:rPr>
        <w:t>,2003: 188-191.</w:t>
      </w:r>
    </w:p>
    <w:p>
      <w:pPr>
        <w:spacing w:line="360" w:lineRule="auto"/>
        <w:ind w:left="31680" w:hanging="2400" w:hangingChars="1000"/>
        <w:rPr>
          <w:rStyle w:val="20"/>
          <w:rFonts w:ascii="Arial" w:hAnsi="Arial" w:cs="Arial"/>
          <w:b w:val="0"/>
          <w:sz w:val="24"/>
        </w:rPr>
      </w:pPr>
      <w:r>
        <w:rPr>
          <w:rStyle w:val="20"/>
          <w:rFonts w:ascii="Arial" w:hAnsi="Arial" w:cs="Arial"/>
          <w:b w:val="0"/>
          <w:sz w:val="24"/>
        </w:rPr>
        <w:t>[</w:t>
      </w:r>
      <w:r>
        <w:rPr>
          <w:rStyle w:val="20"/>
          <w:rFonts w:hint="eastAsia" w:ascii="Arial" w:hAnsi="Arial" w:cs="Arial"/>
          <w:b w:val="0"/>
          <w:sz w:val="24"/>
        </w:rPr>
        <w:t>张祝玉等</w:t>
      </w:r>
      <w:r>
        <w:rPr>
          <w:rStyle w:val="20"/>
          <w:rFonts w:ascii="Arial" w:hAnsi="Arial" w:cs="Arial"/>
          <w:b w:val="0"/>
          <w:sz w:val="24"/>
        </w:rPr>
        <w:t>, 2008]</w:t>
      </w:r>
      <w:r>
        <w:rPr>
          <w:rStyle w:val="20"/>
          <w:rFonts w:ascii="Arial" w:hAnsi="Arial" w:cs="Arial"/>
          <w:b w:val="0"/>
          <w:sz w:val="24"/>
        </w:rPr>
        <w:tab/>
      </w:r>
      <w:r>
        <w:rPr>
          <w:rStyle w:val="20"/>
          <w:rFonts w:hint="eastAsia" w:ascii="Arial" w:hAnsi="Arial" w:cs="Arial"/>
          <w:b w:val="0"/>
          <w:sz w:val="24"/>
        </w:rPr>
        <w:t>张祝玉，任飞亮，朱靖波</w:t>
      </w:r>
      <w:r>
        <w:rPr>
          <w:rStyle w:val="20"/>
          <w:rFonts w:ascii="Arial" w:hAnsi="Arial" w:cs="Arial"/>
          <w:b w:val="0"/>
          <w:sz w:val="24"/>
        </w:rPr>
        <w:t xml:space="preserve">. </w:t>
      </w:r>
      <w:r>
        <w:rPr>
          <w:rStyle w:val="20"/>
          <w:rFonts w:hint="eastAsia" w:ascii="Arial" w:hAnsi="Arial" w:cs="Arial"/>
          <w:b w:val="0"/>
          <w:sz w:val="24"/>
        </w:rPr>
        <w:t>基于条件随机场的中文命名实体识别特征比较研究</w:t>
      </w:r>
      <w:r>
        <w:rPr>
          <w:rStyle w:val="20"/>
          <w:rFonts w:ascii="Arial" w:hAnsi="Arial" w:cs="Arial"/>
          <w:b w:val="0"/>
          <w:sz w:val="24"/>
        </w:rPr>
        <w:t xml:space="preserve">[C]. </w:t>
      </w:r>
      <w:r>
        <w:rPr>
          <w:rStyle w:val="20"/>
          <w:rFonts w:hint="eastAsia" w:ascii="Arial" w:hAnsi="Arial" w:cs="Arial"/>
          <w:b w:val="0"/>
          <w:sz w:val="24"/>
        </w:rPr>
        <w:t>见</w:t>
      </w:r>
      <w:r>
        <w:rPr>
          <w:rStyle w:val="20"/>
          <w:rFonts w:ascii="Arial" w:hAnsi="Arial" w:cs="Arial"/>
          <w:b w:val="0"/>
          <w:sz w:val="24"/>
        </w:rPr>
        <w:t xml:space="preserve">: </w:t>
      </w:r>
      <w:r>
        <w:rPr>
          <w:rStyle w:val="20"/>
          <w:rFonts w:hint="eastAsia" w:ascii="Arial" w:hAnsi="Arial" w:cs="Arial"/>
          <w:b w:val="0"/>
          <w:i/>
          <w:iCs/>
          <w:sz w:val="24"/>
        </w:rPr>
        <w:t>第</w:t>
      </w:r>
      <w:r>
        <w:rPr>
          <w:rStyle w:val="20"/>
          <w:rFonts w:ascii="Arial" w:hAnsi="Arial" w:cs="Arial"/>
          <w:b w:val="0"/>
          <w:i/>
          <w:iCs/>
          <w:sz w:val="24"/>
        </w:rPr>
        <w:t>4</w:t>
      </w:r>
      <w:r>
        <w:rPr>
          <w:rStyle w:val="20"/>
          <w:rFonts w:hint="eastAsia" w:ascii="Arial" w:hAnsi="Arial" w:cs="Arial"/>
          <w:b w:val="0"/>
          <w:i/>
          <w:iCs/>
          <w:sz w:val="24"/>
        </w:rPr>
        <w:t>届全国信息检索与内容安全学术会议论文集</w:t>
      </w:r>
      <w:r>
        <w:rPr>
          <w:rStyle w:val="20"/>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0"/>
          <w:rFonts w:ascii="Arial" w:hAnsi="Arial" w:cs="Arial"/>
          <w:b w:val="0"/>
          <w:sz w:val="24"/>
        </w:rPr>
      </w:pPr>
      <w:r>
        <w:rPr>
          <w:rStyle w:val="20"/>
          <w:rFonts w:ascii="Arial" w:hAnsi="Arial" w:cs="Arial"/>
          <w:b w:val="0"/>
          <w:sz w:val="24"/>
        </w:rPr>
        <w:t>[Kambhatla, 2004]</w:t>
      </w:r>
      <w:r>
        <w:rPr>
          <w:rStyle w:val="20"/>
          <w:rFonts w:ascii="Arial" w:hAnsi="Arial" w:cs="Arial"/>
          <w:b w:val="0"/>
          <w:sz w:val="24"/>
        </w:rPr>
        <w:tab/>
      </w:r>
      <w:r>
        <w:rPr>
          <w:rStyle w:val="20"/>
          <w:rFonts w:ascii="Arial" w:hAnsi="Arial" w:cs="Arial"/>
          <w:b w:val="0"/>
          <w:sz w:val="24"/>
        </w:rPr>
        <w:t xml:space="preserve">Kambhatla, Nanda.”Combining lexical, syntactic, and semantic features with maximum entropy models for extracting relations.” </w:t>
      </w:r>
      <w:r>
        <w:rPr>
          <w:rStyle w:val="20"/>
          <w:rFonts w:ascii="Arial" w:hAnsi="Arial" w:cs="Arial"/>
          <w:b w:val="0"/>
          <w:i/>
          <w:iCs/>
          <w:sz w:val="24"/>
        </w:rPr>
        <w:t>In Proceedings of ACL</w:t>
      </w:r>
      <w:r>
        <w:rPr>
          <w:rStyle w:val="20"/>
          <w:rFonts w:ascii="Arial" w:hAnsi="Arial" w:cs="Arial"/>
          <w:b w:val="0"/>
          <w:sz w:val="24"/>
        </w:rPr>
        <w:t>, 2004.</w:t>
      </w:r>
    </w:p>
    <w:p>
      <w:pPr>
        <w:spacing w:line="360" w:lineRule="auto"/>
        <w:ind w:left="31680" w:hanging="2400" w:hangingChars="1000"/>
        <w:rPr>
          <w:rStyle w:val="20"/>
          <w:rFonts w:ascii="Arial" w:hAnsi="Arial" w:cs="Arial"/>
          <w:b w:val="0"/>
          <w:sz w:val="24"/>
        </w:rPr>
      </w:pPr>
      <w:r>
        <w:rPr>
          <w:rStyle w:val="20"/>
          <w:rFonts w:ascii="Arial" w:hAnsi="Arial" w:cs="Arial"/>
          <w:b w:val="0"/>
          <w:sz w:val="24"/>
        </w:rPr>
        <w:t>[Zhao and Grishman, 2005]</w:t>
      </w:r>
      <w:r>
        <w:rPr>
          <w:rStyle w:val="20"/>
          <w:rFonts w:ascii="Arial" w:hAnsi="Arial" w:cs="Arial"/>
          <w:b w:val="0"/>
          <w:sz w:val="24"/>
        </w:rPr>
        <w:tab/>
      </w:r>
      <w:r>
        <w:rPr>
          <w:rStyle w:val="20"/>
          <w:rFonts w:ascii="Arial" w:hAnsi="Arial" w:cs="Arial"/>
          <w:b w:val="0"/>
          <w:sz w:val="24"/>
        </w:rPr>
        <w:t xml:space="preserve">Zhao, Shubin, and RalphGrishman. Extracting relations with integrated information using kernel methods. </w:t>
      </w:r>
      <w:r>
        <w:rPr>
          <w:rStyle w:val="20"/>
          <w:rFonts w:ascii="Arial" w:hAnsi="Arial" w:cs="Arial"/>
          <w:b w:val="0"/>
          <w:i/>
          <w:iCs/>
          <w:sz w:val="24"/>
        </w:rPr>
        <w:t>In Proceedings of ACL</w:t>
      </w:r>
      <w:r>
        <w:rPr>
          <w:rStyle w:val="20"/>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0"/>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0"/>
          <w:rFonts w:ascii="Arial" w:hAnsi="Arial" w:cs="Arial"/>
          <w:b w:val="0"/>
          <w:sz w:val="24"/>
        </w:rPr>
      </w:pPr>
      <w:r>
        <w:rPr>
          <w:rStyle w:val="20"/>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0"/>
          <w:rFonts w:ascii="Arial" w:hAnsi="Arial" w:cs="Arial"/>
          <w:b w:val="0"/>
          <w:sz w:val="24"/>
        </w:rPr>
      </w:pPr>
      <w:r>
        <w:rPr>
          <w:rFonts w:ascii="Arial" w:hAnsi="Arial" w:cs="Arial"/>
          <w:sz w:val="24"/>
        </w:rPr>
        <w:tab/>
      </w: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521" w:name="_Toc136107019"/>
    </w:p>
    <w:p>
      <w:pPr>
        <w:pStyle w:val="2"/>
        <w:jc w:val="center"/>
        <w:rPr>
          <w:rFonts w:ascii="Arial" w:hAnsi="Arial" w:eastAsia="黑体" w:cs="Arial"/>
        </w:rPr>
      </w:pPr>
      <w:bookmarkStart w:id="522" w:name="_Toc5318_WPSOffice_Level1"/>
      <w:bookmarkStart w:id="523" w:name="_Toc514163503"/>
      <w:bookmarkStart w:id="524" w:name="_Toc17551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521"/>
      <w:bookmarkEnd w:id="522"/>
      <w:bookmarkEnd w:id="523"/>
      <w:bookmarkEnd w:id="524"/>
    </w:p>
    <w:p>
      <w:pPr>
        <w:spacing w:line="360" w:lineRule="auto"/>
        <w:ind w:firstLine="480" w:firstLineChars="200"/>
        <w:rPr>
          <w:rFonts w:ascii="Arial" w:hAnsi="Arial" w:cs="Arial"/>
          <w:sz w:val="24"/>
        </w:rPr>
      </w:pPr>
      <w:r>
        <w:rPr>
          <w:rFonts w:hint="eastAsia"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ascii="Arial" w:hAnsi="Arial" w:cs="Arial"/>
          <w:sz w:val="24"/>
        </w:rPr>
      </w:pPr>
      <w:r>
        <w:rPr>
          <w:rFonts w:hint="eastAsia" w:ascii="Arial" w:hAnsi="Arial" w:cs="Arial"/>
          <w:sz w:val="24"/>
        </w:rPr>
        <w:t>首先我要感谢我的毕业论文指导老师伏晓老师，感谢伏老师对我毕业论文的指导和修正。毕业论文开题前，伏老师与我就毕业论文事宜进行了详谈，给我毕业论文的选题和方向做出了指导和建议，在论文的写作过程中，伏老师一直耐心地给我写作意见，伏老师对毕业论文负责任的态度，给了我莫大的帮助。</w:t>
      </w:r>
    </w:p>
    <w:p>
      <w:pPr>
        <w:spacing w:line="360" w:lineRule="auto"/>
        <w:ind w:firstLine="480" w:firstLineChars="200"/>
        <w:rPr>
          <w:rFonts w:ascii="Arial" w:hAnsi="Arial" w:cs="Arial"/>
          <w:sz w:val="24"/>
        </w:rPr>
      </w:pPr>
      <w:r>
        <w:rPr>
          <w:rFonts w:hint="eastAsia"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ascii="Arial" w:hAnsi="Arial" w:cs="Arial"/>
          <w:sz w:val="24"/>
        </w:rPr>
      </w:pPr>
      <w:r>
        <w:rPr>
          <w:rFonts w:hint="eastAsia"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ascii="Arial" w:hAnsi="Arial" w:cs="Arial"/>
          <w:sz w:val="24"/>
        </w:rPr>
      </w:pPr>
      <w:r>
        <w:rPr>
          <w:rFonts w:hint="eastAsia" w:ascii="Arial" w:hAnsi="Arial" w:cs="Arial"/>
          <w:sz w:val="24"/>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bookmarkStart w:id="525" w:name="_Toc10788_WPSOffice_Level1"/>
      <w:bookmarkStart w:id="526" w:name="_Toc31449_WPSOffice_Level1"/>
      <w:bookmarkStart w:id="527" w:name="_Toc1854_WPSOffice_Level1"/>
      <w:bookmarkStart w:id="528" w:name="_Toc14371_WPSOffice_Level1"/>
      <w:r>
        <w:rPr>
          <w:rFonts w:hint="eastAsia" w:ascii="Arial" w:hAnsi="Arial" w:cs="Arial"/>
          <w:sz w:val="24"/>
        </w:rPr>
        <w:t>最后，由衷地感谢在百忙之中评阅论文的各位专家和教授。</w:t>
      </w:r>
      <w:bookmarkEnd w:id="525"/>
      <w:bookmarkEnd w:id="526"/>
      <w:bookmarkEnd w:id="527"/>
      <w:bookmarkEnd w:id="528"/>
    </w:p>
    <w:p>
      <w:pPr>
        <w:pStyle w:val="2"/>
        <w:jc w:val="center"/>
        <w:rPr>
          <w:rFonts w:ascii="Arial" w:hAnsi="Arial" w:eastAsia="黑体" w:cs="Arial"/>
        </w:rPr>
      </w:pPr>
      <w:bookmarkStart w:id="529" w:name="_Toc24764_WPSOffice_Level1"/>
      <w:bookmarkStart w:id="530" w:name="_Toc4844_WPSOffice_Level1"/>
      <w:bookmarkStart w:id="531" w:name="_Toc514163504"/>
      <w:r>
        <w:rPr>
          <w:rFonts w:hint="eastAsia" w:ascii="Arial" w:hAnsi="Arial" w:eastAsia="黑体" w:cs="Arial"/>
        </w:rPr>
        <w:t>版权及论文原创性说明</w:t>
      </w:r>
      <w:bookmarkEnd w:id="529"/>
      <w:bookmarkEnd w:id="530"/>
      <w:bookmarkEnd w:id="531"/>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pingfang sc">
    <w:altName w:val="苹方-简"/>
    <w:panose1 w:val="00000000000000000000"/>
    <w:charset w:val="00"/>
    <w:family w:val="auto"/>
    <w:pitch w:val="default"/>
    <w:sig w:usb0="00000000" w:usb1="00000000" w:usb2="00000000" w:usb3="00000000" w:csb0="00000001" w:csb1="00000000"/>
  </w:font>
  <w:font w:name="微软雅黑">
    <w:altName w:val="HYJunHei"/>
    <w:panose1 w:val="020B0503020204020204"/>
    <w:charset w:val="86"/>
    <w:family w:val="auto"/>
    <w:pitch w:val="default"/>
    <w:sig w:usb0="00000000" w:usb1="00000000" w:usb2="00000016" w:usb3="00000000" w:csb0="0004001F" w:csb1="00000000"/>
  </w:font>
  <w:font w:name="Corbel">
    <w:altName w:val="苹方-简"/>
    <w:panose1 w:val="020B0503020204020204"/>
    <w:charset w:val="00"/>
    <w:family w:val="auto"/>
    <w:pitch w:val="default"/>
    <w:sig w:usb0="00000000" w:usb1="00000000" w:usb2="00000000" w:usb3="00000000" w:csb0="2000019F" w:csb1="00000000"/>
  </w:font>
  <w:font w:name="Segoe Print">
    <w:altName w:val="苹方-简"/>
    <w:panose1 w:val="02000600000000000000"/>
    <w:charset w:val="00"/>
    <w:family w:val="auto"/>
    <w:pitch w:val="default"/>
    <w:sig w:usb0="00000000" w:usb1="00000000" w:usb2="00000000" w:usb3="00000000" w:csb0="2000009F" w:csb1="47010000"/>
  </w:font>
  <w:font w:name="等线">
    <w:altName w:val="HYZhongDengXianKW"/>
    <w:panose1 w:val="02010600030101010101"/>
    <w:charset w:val="86"/>
    <w:family w:val="auto"/>
    <w:pitch w:val="default"/>
    <w:sig w:usb0="00000000" w:usb1="00000000" w:usb2="00000016" w:usb3="00000000" w:csb0="0004000F" w:csb1="00000000"/>
  </w:font>
  <w:font w:name="仿宋">
    <w:altName w:val="HYFangSongKW"/>
    <w:panose1 w:val="02010609060101010101"/>
    <w:charset w:val="86"/>
    <w:family w:val="auto"/>
    <w:pitch w:val="default"/>
    <w:sig w:usb0="00000000" w:usb1="00000000" w:usb2="00000016" w:usb3="00000000" w:csb0="00040001" w:csb1="00000000"/>
  </w:font>
  <w:font w:name="Arial">
    <w:panose1 w:val="020B0604020202090204"/>
    <w:charset w:val="00"/>
    <w:family w:val="auto"/>
    <w:pitch w:val="default"/>
    <w:sig w:usb0="E0000AFF" w:usb1="00007843" w:usb2="00000001" w:usb3="00000000" w:csb0="400001BF" w:csb1="DFF70000"/>
  </w:font>
  <w:font w:name="HYZhongHeiKW">
    <w:panose1 w:val="00020600040101010101"/>
    <w:charset w:val="86"/>
    <w:family w:val="auto"/>
    <w:pitch w:val="default"/>
    <w:sig w:usb0="A00002BF" w:usb1="18EF7CFA" w:usb2="00000016" w:usb3="00000000" w:csb0="00040000" w:csb1="00000000"/>
  </w:font>
  <w:font w:name="HYZhongDengXian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21"/>
      </w:rPr>
    </w:pPr>
    <w:r>
      <w:rPr>
        <w:rStyle w:val="21"/>
      </w:rPr>
      <w:fldChar w:fldCharType="begin"/>
    </w:r>
    <w:r>
      <w:rPr>
        <w:rStyle w:val="21"/>
      </w:rPr>
      <w:instrText xml:space="preserve">PAGE  </w:instrText>
    </w:r>
    <w:r>
      <w:rPr>
        <w:rStyle w:val="21"/>
      </w:rPr>
      <w:fldChar w:fldCharType="end"/>
    </w: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49" o:spid="_x0000_s2049" o:spt="202" type="#_x0000_t202" style="position:absolute;left:0pt;margin-top:0pt;height:20.7pt;width:12.5pt;mso-position-horizontal:center;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I</w:t>
                </w:r>
                <w:r>
                  <w:rPr>
                    <w:rStyle w:val="21"/>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50" o:spid="_x0000_s2050" o:spt="202" type="#_x0000_t202" style="position:absolute;left:0pt;margin-top:0pt;height:10.35pt;width:9.05pt;mso-position-horizontal:center;mso-position-horizontal-relative:margin;mso-wrap-style:none;z-index:251662336;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54" o:spid="_x0000_s2054" o:spt="202" type="#_x0000_t202" style="position:absolute;left:0pt;margin-top:0pt;height:10.35pt;width:9.05pt;mso-position-horizontal:center;mso-position-horizontal-relative:margin;mso-wrap-style:none;z-index:251677696;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57" o:spid="_x0000_s2057" o:spt="202" type="#_x0000_t202" style="position:absolute;left:0pt;margin-top:0pt;height:10.35pt;width:9.05pt;mso-position-horizontal:center;mso-position-horizontal-relative:margin;mso-wrap-style:none;z-index:251739136;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56" o:spid="_x0000_s2056" o:spt="202" type="#_x0000_t202" style="position:absolute;left:0pt;margin-top:0pt;height:10.35pt;width:9.05pt;mso-position-horizontal:center;mso-position-horizontal-relative:margin;mso-wrap-style:none;z-index:251718656;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55" o:spid="_x0000_s2055" o:spt="202" type="#_x0000_t202" style="position:absolute;left:0pt;margin-top:0pt;height:10.35pt;width:9.05pt;mso-position-horizontal:center;mso-position-horizontal-relative:margin;mso-wrap-style:none;z-index:251698176;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53" o:spid="_x0000_s2053" o:spt="202" type="#_x0000_t202" style="position:absolute;left:0pt;margin-top:0pt;height:10.35pt;width:9.05pt;mso-position-horizontal:center;mso-position-horizontal-relative:margin;mso-wrap-style:none;z-index:251672576;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2052" o:spid="_x0000_s2052" o:spt="202" type="#_x0000_t202" style="position:absolute;left:0pt;margin-top:0pt;height:10.35pt;width:9.05pt;mso-position-horizontal:center;mso-position-horizontal-relative:margin;mso-wrap-style:none;z-index:251667456;mso-width-relative:page;mso-height-relative:page;" filled="f" stroked="f" coordsize="21600,21600">
          <v:path/>
          <v:fill on="f" focussize="0,0"/>
          <v:stroke on="f" joinstyle="miter"/>
          <v:imagedata o:title=""/>
          <o:lock v:ext="edit"/>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pPr>
    <w:r>
      <w:rPr>
        <w:rFonts w:hint="eastAsia"/>
      </w:rPr>
      <w:t>南京大学硕士论文</w:t>
    </w:r>
    <w: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documentProtection w:enforcement="0"/>
  <w:defaultTabStop w:val="420"/>
  <w:drawingGridVerticalSpacing w:val="156"/>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BEAE552B"/>
    <w:rsid w:val="002C4DCE"/>
    <w:rsid w:val="00373FCD"/>
    <w:rsid w:val="003772A3"/>
    <w:rsid w:val="007F5BCB"/>
    <w:rsid w:val="00B57FB1"/>
    <w:rsid w:val="00DC42B4"/>
    <w:rsid w:val="00E060B6"/>
    <w:rsid w:val="02C31E24"/>
    <w:rsid w:val="02C35580"/>
    <w:rsid w:val="04AB2525"/>
    <w:rsid w:val="07D27B78"/>
    <w:rsid w:val="09D54099"/>
    <w:rsid w:val="09FD6918"/>
    <w:rsid w:val="0A384221"/>
    <w:rsid w:val="0A687457"/>
    <w:rsid w:val="0BA3F7D2"/>
    <w:rsid w:val="0C0460DE"/>
    <w:rsid w:val="0C0C5664"/>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D005BA"/>
    <w:rsid w:val="129D4F44"/>
    <w:rsid w:val="141B2764"/>
    <w:rsid w:val="146F8BD8"/>
    <w:rsid w:val="14ADA12F"/>
    <w:rsid w:val="14DDB53E"/>
    <w:rsid w:val="169D0EF5"/>
    <w:rsid w:val="17B59381"/>
    <w:rsid w:val="17B60C18"/>
    <w:rsid w:val="17BD01CC"/>
    <w:rsid w:val="17DAA25F"/>
    <w:rsid w:val="17DE8A7D"/>
    <w:rsid w:val="199E3E64"/>
    <w:rsid w:val="19DF66B5"/>
    <w:rsid w:val="1A610E20"/>
    <w:rsid w:val="1AFB01F7"/>
    <w:rsid w:val="1BBF13EE"/>
    <w:rsid w:val="1BF5C0D2"/>
    <w:rsid w:val="1C00117D"/>
    <w:rsid w:val="1C9511B4"/>
    <w:rsid w:val="1CCB6373"/>
    <w:rsid w:val="1CFFE5DD"/>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BF30A3"/>
    <w:rsid w:val="260E642E"/>
    <w:rsid w:val="26805696"/>
    <w:rsid w:val="26CCEC91"/>
    <w:rsid w:val="274FD634"/>
    <w:rsid w:val="27683A43"/>
    <w:rsid w:val="2799242C"/>
    <w:rsid w:val="27AD335B"/>
    <w:rsid w:val="27BFF5D3"/>
    <w:rsid w:val="27CF8117"/>
    <w:rsid w:val="27EEE249"/>
    <w:rsid w:val="27F285F3"/>
    <w:rsid w:val="294B1BD1"/>
    <w:rsid w:val="2B0314BD"/>
    <w:rsid w:val="2B757CF2"/>
    <w:rsid w:val="2B7F9999"/>
    <w:rsid w:val="2BBFD309"/>
    <w:rsid w:val="2BD9E409"/>
    <w:rsid w:val="2BDF2B13"/>
    <w:rsid w:val="2C131D8E"/>
    <w:rsid w:val="2C5B1651"/>
    <w:rsid w:val="2CC67597"/>
    <w:rsid w:val="2CDDC7D3"/>
    <w:rsid w:val="2D45F319"/>
    <w:rsid w:val="2DBA3A0C"/>
    <w:rsid w:val="2DFF1006"/>
    <w:rsid w:val="2DFF8668"/>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18F5CFA"/>
    <w:rsid w:val="31ED4B4F"/>
    <w:rsid w:val="32DF7620"/>
    <w:rsid w:val="32FF63B9"/>
    <w:rsid w:val="337B4A88"/>
    <w:rsid w:val="33F72005"/>
    <w:rsid w:val="33FBCB78"/>
    <w:rsid w:val="34DD5DAC"/>
    <w:rsid w:val="3550DE05"/>
    <w:rsid w:val="3577F8C4"/>
    <w:rsid w:val="35D7F4C3"/>
    <w:rsid w:val="35EF70CF"/>
    <w:rsid w:val="35FD39A3"/>
    <w:rsid w:val="364C69DE"/>
    <w:rsid w:val="366670AA"/>
    <w:rsid w:val="36778D3B"/>
    <w:rsid w:val="36BF8ACF"/>
    <w:rsid w:val="36DD2BA8"/>
    <w:rsid w:val="36FD2E33"/>
    <w:rsid w:val="37B94197"/>
    <w:rsid w:val="37DD048E"/>
    <w:rsid w:val="37DF0196"/>
    <w:rsid w:val="37FBF383"/>
    <w:rsid w:val="37FF38AD"/>
    <w:rsid w:val="37FFDC5C"/>
    <w:rsid w:val="386D50A0"/>
    <w:rsid w:val="38A136E8"/>
    <w:rsid w:val="399A7AB5"/>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FB81F2"/>
    <w:rsid w:val="3D6EDDE6"/>
    <w:rsid w:val="3D6F9207"/>
    <w:rsid w:val="3D7ACC5A"/>
    <w:rsid w:val="3DAEDCF4"/>
    <w:rsid w:val="3DBFCAB1"/>
    <w:rsid w:val="3DDF4A61"/>
    <w:rsid w:val="3DE6316E"/>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1D1D67"/>
    <w:rsid w:val="43807E71"/>
    <w:rsid w:val="439433B3"/>
    <w:rsid w:val="43D014EA"/>
    <w:rsid w:val="43FB5897"/>
    <w:rsid w:val="44FEAFBE"/>
    <w:rsid w:val="453B455D"/>
    <w:rsid w:val="45412502"/>
    <w:rsid w:val="458C6EF9"/>
    <w:rsid w:val="462A6510"/>
    <w:rsid w:val="467F5995"/>
    <w:rsid w:val="468E3C2E"/>
    <w:rsid w:val="46FE5F2C"/>
    <w:rsid w:val="47102C0E"/>
    <w:rsid w:val="47DFD1A2"/>
    <w:rsid w:val="47FE693D"/>
    <w:rsid w:val="48F3D566"/>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784E20"/>
    <w:rsid w:val="50BC14E5"/>
    <w:rsid w:val="5105173F"/>
    <w:rsid w:val="519E11DF"/>
    <w:rsid w:val="51D5BA23"/>
    <w:rsid w:val="52DB2AD0"/>
    <w:rsid w:val="52FF4DF6"/>
    <w:rsid w:val="52FFEFD4"/>
    <w:rsid w:val="532B5AB3"/>
    <w:rsid w:val="5338342A"/>
    <w:rsid w:val="533F424B"/>
    <w:rsid w:val="53581F70"/>
    <w:rsid w:val="53610A67"/>
    <w:rsid w:val="5377B5E7"/>
    <w:rsid w:val="53AE64CF"/>
    <w:rsid w:val="53BC369A"/>
    <w:rsid w:val="53BFF61D"/>
    <w:rsid w:val="53D655B1"/>
    <w:rsid w:val="53ED1BF3"/>
    <w:rsid w:val="55DFC492"/>
    <w:rsid w:val="55EF533F"/>
    <w:rsid w:val="55FF1FB6"/>
    <w:rsid w:val="56061F4F"/>
    <w:rsid w:val="564A3BCB"/>
    <w:rsid w:val="56C23768"/>
    <w:rsid w:val="56EE5A47"/>
    <w:rsid w:val="56FF43E7"/>
    <w:rsid w:val="57A018CF"/>
    <w:rsid w:val="57BE54EE"/>
    <w:rsid w:val="57BF096E"/>
    <w:rsid w:val="57DF3A57"/>
    <w:rsid w:val="57E7ED16"/>
    <w:rsid w:val="57EB6168"/>
    <w:rsid w:val="57F79570"/>
    <w:rsid w:val="57FB51FA"/>
    <w:rsid w:val="57FBE13F"/>
    <w:rsid w:val="585679A6"/>
    <w:rsid w:val="58DF6201"/>
    <w:rsid w:val="59268A66"/>
    <w:rsid w:val="594F3010"/>
    <w:rsid w:val="59F769B1"/>
    <w:rsid w:val="59F794D0"/>
    <w:rsid w:val="5A5D0908"/>
    <w:rsid w:val="5A646385"/>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C381645"/>
    <w:rsid w:val="5C4F4E5F"/>
    <w:rsid w:val="5D6B0B0A"/>
    <w:rsid w:val="5D7BB8DF"/>
    <w:rsid w:val="5D7FF4B4"/>
    <w:rsid w:val="5D965CFE"/>
    <w:rsid w:val="5DB41D44"/>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A6BEF"/>
    <w:rsid w:val="643CCC49"/>
    <w:rsid w:val="644E4578"/>
    <w:rsid w:val="6478A990"/>
    <w:rsid w:val="65B3FA8C"/>
    <w:rsid w:val="65B9EEE5"/>
    <w:rsid w:val="65C90F3F"/>
    <w:rsid w:val="65FED3F0"/>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B4867"/>
    <w:rsid w:val="6E7EEFA0"/>
    <w:rsid w:val="6E7FD041"/>
    <w:rsid w:val="6E8F7B5B"/>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FF94"/>
    <w:rsid w:val="777F76EA"/>
    <w:rsid w:val="7786B625"/>
    <w:rsid w:val="77950DB7"/>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99" w:semiHidden="0" w:name="toc 1"/>
    <w:lsdException w:unhideWhenUsed="0" w:uiPriority="99" w:semiHidden="0" w:name="toc 2"/>
    <w:lsdException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unhideWhenUsed="0" w:uiPriority="99" w:semiHidden="0" w:name="header"/>
    <w:lsdException w:unhideWhenUsed="0" w:uiPriority="99" w:semiHidden="0" w:name="footer"/>
    <w:lsdException w:uiPriority="99" w:name="index heading"/>
    <w:lsdException w:qFormat="1" w:unhideWhenUsed="0" w:uiPriority="99" w:semiHidden="0" w:name="caption"/>
    <w:lsdException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19">
    <w:name w:val="Default Paragraph Font"/>
    <w:semiHidden/>
    <w:qFormat/>
    <w:uiPriority w:val="99"/>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48"/>
    <w:semiHidden/>
    <w:uiPriority w:val="99"/>
    <w:rPr>
      <w:b/>
      <w:bCs/>
    </w:rPr>
  </w:style>
  <w:style w:type="paragraph" w:styleId="6">
    <w:name w:val="annotation text"/>
    <w:basedOn w:val="1"/>
    <w:link w:val="47"/>
    <w:semiHidden/>
    <w:qFormat/>
    <w:uiPriority w:val="99"/>
    <w:pPr>
      <w:jc w:val="left"/>
    </w:pPr>
  </w:style>
  <w:style w:type="paragraph" w:styleId="7">
    <w:name w:val="caption"/>
    <w:basedOn w:val="1"/>
    <w:next w:val="1"/>
    <w:qFormat/>
    <w:uiPriority w:val="99"/>
    <w:rPr>
      <w:rFonts w:ascii="Arial" w:hAnsi="Arial" w:eastAsia="黑体"/>
      <w:sz w:val="20"/>
    </w:rPr>
  </w:style>
  <w:style w:type="paragraph" w:styleId="8">
    <w:name w:val="Document Map"/>
    <w:basedOn w:val="1"/>
    <w:link w:val="46"/>
    <w:semiHidden/>
    <w:qFormat/>
    <w:uiPriority w:val="99"/>
    <w:pPr>
      <w:shd w:val="clear" w:color="auto" w:fill="000080"/>
    </w:pPr>
  </w:style>
  <w:style w:type="paragraph" w:styleId="9">
    <w:name w:val="Body Text Indent"/>
    <w:basedOn w:val="1"/>
    <w:link w:val="30"/>
    <w:uiPriority w:val="99"/>
    <w:pPr>
      <w:spacing w:after="120"/>
      <w:ind w:left="420"/>
    </w:pPr>
    <w:rPr>
      <w:szCs w:val="21"/>
    </w:rPr>
  </w:style>
  <w:style w:type="paragraph" w:styleId="10">
    <w:name w:val="toc 3"/>
    <w:basedOn w:val="1"/>
    <w:next w:val="1"/>
    <w:uiPriority w:val="99"/>
    <w:pPr>
      <w:tabs>
        <w:tab w:val="left" w:pos="1680"/>
        <w:tab w:val="right" w:leader="dot" w:pos="8296"/>
      </w:tabs>
      <w:spacing w:line="400" w:lineRule="exact"/>
      <w:ind w:left="840" w:leftChars="400"/>
      <w:jc w:val="left"/>
    </w:pPr>
    <w:rPr>
      <w:rFonts w:ascii="Arial" w:hAnsi="Arial"/>
      <w:sz w:val="24"/>
      <w:szCs w:val="28"/>
    </w:rPr>
  </w:style>
  <w:style w:type="paragraph" w:styleId="11">
    <w:name w:val="Plain Text"/>
    <w:basedOn w:val="1"/>
    <w:link w:val="31"/>
    <w:uiPriority w:val="99"/>
    <w:pPr>
      <w:widowControl/>
      <w:spacing w:before="100" w:beforeAutospacing="1" w:after="100" w:afterAutospacing="1"/>
      <w:jc w:val="left"/>
    </w:pPr>
    <w:rPr>
      <w:rFonts w:ascii="宋体" w:hAnsi="宋体" w:cs="宋体"/>
      <w:kern w:val="0"/>
      <w:sz w:val="24"/>
    </w:rPr>
  </w:style>
  <w:style w:type="paragraph" w:styleId="12">
    <w:name w:val="Balloon Text"/>
    <w:basedOn w:val="1"/>
    <w:link w:val="49"/>
    <w:semiHidden/>
    <w:uiPriority w:val="99"/>
    <w:rPr>
      <w:sz w:val="18"/>
      <w:szCs w:val="18"/>
    </w:rPr>
  </w:style>
  <w:style w:type="paragraph" w:styleId="13">
    <w:name w:val="footer"/>
    <w:basedOn w:val="1"/>
    <w:link w:val="32"/>
    <w:uiPriority w:val="99"/>
    <w:pPr>
      <w:tabs>
        <w:tab w:val="center" w:pos="4153"/>
        <w:tab w:val="right" w:pos="8306"/>
      </w:tabs>
      <w:snapToGrid w:val="0"/>
      <w:jc w:val="left"/>
    </w:pPr>
    <w:rPr>
      <w:sz w:val="18"/>
      <w:szCs w:val="18"/>
    </w:rPr>
  </w:style>
  <w:style w:type="paragraph" w:styleId="14">
    <w:name w:val="header"/>
    <w:basedOn w:val="1"/>
    <w:link w:val="33"/>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99"/>
    <w:pPr>
      <w:tabs>
        <w:tab w:val="right" w:leader="dot" w:pos="8296"/>
      </w:tabs>
      <w:spacing w:line="400" w:lineRule="exact"/>
      <w:jc w:val="left"/>
    </w:pPr>
    <w:rPr>
      <w:rFonts w:ascii="Arial" w:hAnsi="Arial"/>
      <w:sz w:val="24"/>
      <w:szCs w:val="30"/>
    </w:rPr>
  </w:style>
  <w:style w:type="paragraph" w:styleId="16">
    <w:name w:val="table of figures"/>
    <w:basedOn w:val="1"/>
    <w:next w:val="1"/>
    <w:uiPriority w:val="99"/>
    <w:pPr>
      <w:ind w:left="200" w:leftChars="200" w:hanging="200" w:hangingChars="200"/>
    </w:pPr>
  </w:style>
  <w:style w:type="paragraph" w:styleId="17">
    <w:name w:val="toc 2"/>
    <w:basedOn w:val="1"/>
    <w:next w:val="1"/>
    <w:uiPriority w:val="99"/>
    <w:pPr>
      <w:tabs>
        <w:tab w:val="right" w:leader="dot" w:pos="8296"/>
      </w:tabs>
      <w:spacing w:line="400" w:lineRule="exact"/>
      <w:ind w:left="200" w:leftChars="200"/>
      <w:jc w:val="left"/>
    </w:pPr>
    <w:rPr>
      <w:rFonts w:ascii="Arial" w:hAnsi="Arial"/>
      <w:sz w:val="24"/>
      <w:szCs w:val="28"/>
    </w:rPr>
  </w:style>
  <w:style w:type="paragraph" w:styleId="18">
    <w:name w:val="Normal (Web)"/>
    <w:basedOn w:val="1"/>
    <w:uiPriority w:val="99"/>
    <w:pPr>
      <w:widowControl/>
      <w:spacing w:before="100" w:beforeAutospacing="1" w:after="100" w:afterAutospacing="1"/>
      <w:jc w:val="left"/>
    </w:pPr>
    <w:rPr>
      <w:rFonts w:ascii="宋体" w:hAnsi="宋体" w:cs="宋体"/>
      <w:kern w:val="0"/>
      <w:sz w:val="24"/>
    </w:rPr>
  </w:style>
  <w:style w:type="character" w:styleId="20">
    <w:name w:val="Strong"/>
    <w:basedOn w:val="19"/>
    <w:qFormat/>
    <w:uiPriority w:val="99"/>
    <w:rPr>
      <w:rFonts w:cs="Times New Roman"/>
      <w:b/>
      <w:bCs/>
    </w:rPr>
  </w:style>
  <w:style w:type="character" w:styleId="21">
    <w:name w:val="page number"/>
    <w:basedOn w:val="19"/>
    <w:qFormat/>
    <w:uiPriority w:val="99"/>
    <w:rPr>
      <w:rFonts w:cs="Times New Roman"/>
    </w:rPr>
  </w:style>
  <w:style w:type="character" w:styleId="22">
    <w:name w:val="FollowedHyperlink"/>
    <w:basedOn w:val="19"/>
    <w:unhideWhenUsed/>
    <w:qFormat/>
    <w:uiPriority w:val="99"/>
    <w:rPr>
      <w:color w:val="800080"/>
      <w:u w:val="single"/>
    </w:rPr>
  </w:style>
  <w:style w:type="character" w:styleId="23">
    <w:name w:val="Hyperlink"/>
    <w:basedOn w:val="19"/>
    <w:qFormat/>
    <w:uiPriority w:val="99"/>
    <w:rPr>
      <w:rFonts w:cs="Times New Roman"/>
      <w:color w:val="0000FF"/>
      <w:u w:val="single"/>
    </w:rPr>
  </w:style>
  <w:style w:type="character" w:styleId="24">
    <w:name w:val="annotation reference"/>
    <w:basedOn w:val="19"/>
    <w:semiHidden/>
    <w:qFormat/>
    <w:uiPriority w:val="99"/>
    <w:rPr>
      <w:rFonts w:cs="Times New Roman"/>
      <w:sz w:val="21"/>
      <w:szCs w:val="21"/>
    </w:rPr>
  </w:style>
  <w:style w:type="table" w:styleId="26">
    <w:name w:val="Table Grid"/>
    <w:basedOn w:val="25"/>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Heading 1 Char"/>
    <w:basedOn w:val="19"/>
    <w:link w:val="2"/>
    <w:qFormat/>
    <w:uiPriority w:val="9"/>
    <w:rPr>
      <w:b/>
      <w:bCs/>
      <w:kern w:val="44"/>
      <w:sz w:val="44"/>
      <w:szCs w:val="44"/>
    </w:rPr>
  </w:style>
  <w:style w:type="character" w:customStyle="1" w:styleId="28">
    <w:name w:val="Heading 2 Char"/>
    <w:basedOn w:val="19"/>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19"/>
    <w:link w:val="4"/>
    <w:semiHidden/>
    <w:qFormat/>
    <w:uiPriority w:val="9"/>
    <w:rPr>
      <w:b/>
      <w:bCs/>
      <w:sz w:val="32"/>
      <w:szCs w:val="32"/>
    </w:rPr>
  </w:style>
  <w:style w:type="character" w:customStyle="1" w:styleId="30">
    <w:name w:val="Body Text Indent Char"/>
    <w:basedOn w:val="19"/>
    <w:link w:val="9"/>
    <w:semiHidden/>
    <w:qFormat/>
    <w:uiPriority w:val="99"/>
    <w:rPr>
      <w:szCs w:val="24"/>
    </w:rPr>
  </w:style>
  <w:style w:type="character" w:customStyle="1" w:styleId="31">
    <w:name w:val="Plain Text Char"/>
    <w:basedOn w:val="19"/>
    <w:link w:val="11"/>
    <w:semiHidden/>
    <w:qFormat/>
    <w:uiPriority w:val="99"/>
    <w:rPr>
      <w:rFonts w:ascii="宋体" w:hAnsi="Courier New" w:cs="Courier New"/>
      <w:szCs w:val="21"/>
    </w:rPr>
  </w:style>
  <w:style w:type="character" w:customStyle="1" w:styleId="32">
    <w:name w:val="Footer Char"/>
    <w:basedOn w:val="19"/>
    <w:link w:val="13"/>
    <w:semiHidden/>
    <w:qFormat/>
    <w:uiPriority w:val="99"/>
    <w:rPr>
      <w:sz w:val="18"/>
      <w:szCs w:val="18"/>
    </w:rPr>
  </w:style>
  <w:style w:type="character" w:customStyle="1" w:styleId="33">
    <w:name w:val="Header Char"/>
    <w:basedOn w:val="19"/>
    <w:link w:val="14"/>
    <w:semiHidden/>
    <w:uiPriority w:val="99"/>
    <w:rPr>
      <w:sz w:val="18"/>
      <w:szCs w:val="18"/>
    </w:rPr>
  </w:style>
  <w:style w:type="paragraph" w:customStyle="1" w:styleId="34">
    <w:name w:val="宋体"/>
    <w:basedOn w:val="1"/>
    <w:uiPriority w:val="99"/>
    <w:pPr>
      <w:jc w:val="center"/>
    </w:pPr>
    <w:rPr>
      <w:b/>
      <w:sz w:val="30"/>
    </w:rPr>
  </w:style>
  <w:style w:type="paragraph" w:customStyle="1" w:styleId="35">
    <w:name w:val="Normal1"/>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uiPriority w:val="99"/>
    <w:pPr>
      <w:spacing w:line="360" w:lineRule="auto"/>
      <w:jc w:val="center"/>
    </w:pPr>
    <w:rPr>
      <w:rFonts w:ascii="Arial" w:hAnsi="Arial" w:cs="宋体"/>
      <w:sz w:val="24"/>
    </w:rPr>
  </w:style>
  <w:style w:type="paragraph" w:customStyle="1" w:styleId="37">
    <w:name w:val="表目录2"/>
    <w:basedOn w:val="1"/>
    <w:next w:val="1"/>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19"/>
    <w:qFormat/>
    <w:uiPriority w:val="99"/>
    <w:rPr>
      <w:rFonts w:ascii="Helvetica Neue" w:hAnsi="Helvetica Neue" w:eastAsia="Times New Roman" w:cs="Helvetica Neue"/>
      <w:sz w:val="24"/>
      <w:szCs w:val="24"/>
    </w:rPr>
  </w:style>
  <w:style w:type="character" w:customStyle="1" w:styleId="40">
    <w:name w:val="s1"/>
    <w:basedOn w:val="19"/>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19"/>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19"/>
    <w:link w:val="8"/>
    <w:semiHidden/>
    <w:qFormat/>
    <w:uiPriority w:val="99"/>
    <w:rPr>
      <w:sz w:val="0"/>
      <w:szCs w:val="0"/>
    </w:rPr>
  </w:style>
  <w:style w:type="character" w:customStyle="1" w:styleId="47">
    <w:name w:val="Comment Text Char"/>
    <w:basedOn w:val="19"/>
    <w:link w:val="6"/>
    <w:semiHidden/>
    <w:qFormat/>
    <w:uiPriority w:val="99"/>
    <w:rPr>
      <w:szCs w:val="24"/>
    </w:rPr>
  </w:style>
  <w:style w:type="character" w:customStyle="1" w:styleId="48">
    <w:name w:val="Comment Subject Char"/>
    <w:basedOn w:val="47"/>
    <w:link w:val="5"/>
    <w:semiHidden/>
    <w:qFormat/>
    <w:uiPriority w:val="99"/>
    <w:rPr>
      <w:b/>
      <w:bCs/>
    </w:rPr>
  </w:style>
  <w:style w:type="character" w:customStyle="1" w:styleId="49">
    <w:name w:val="Balloon Text Char"/>
    <w:basedOn w:val="19"/>
    <w:link w:val="12"/>
    <w:semiHidden/>
    <w:qFormat/>
    <w:uiPriority w:val="99"/>
    <w:rPr>
      <w:sz w:val="0"/>
      <w:szCs w:val="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1.bin"/><Relationship Id="rId98" Type="http://schemas.openxmlformats.org/officeDocument/2006/relationships/image" Target="media/image41.wmf"/><Relationship Id="rId97" Type="http://schemas.openxmlformats.org/officeDocument/2006/relationships/oleObject" Target="embeddings/oleObject30.bin"/><Relationship Id="rId96" Type="http://schemas.openxmlformats.org/officeDocument/2006/relationships/image" Target="media/image40.wmf"/><Relationship Id="rId95" Type="http://schemas.openxmlformats.org/officeDocument/2006/relationships/oleObject" Target="embeddings/oleObject29.bin"/><Relationship Id="rId94" Type="http://schemas.openxmlformats.org/officeDocument/2006/relationships/image" Target="media/image39.wmf"/><Relationship Id="rId93" Type="http://schemas.openxmlformats.org/officeDocument/2006/relationships/oleObject" Target="embeddings/oleObject28.bin"/><Relationship Id="rId92" Type="http://schemas.openxmlformats.org/officeDocument/2006/relationships/image" Target="media/image38.wmf"/><Relationship Id="rId91" Type="http://schemas.openxmlformats.org/officeDocument/2006/relationships/oleObject" Target="embeddings/oleObject27.bin"/><Relationship Id="rId90" Type="http://schemas.openxmlformats.org/officeDocument/2006/relationships/image" Target="media/image37.png"/><Relationship Id="rId9" Type="http://schemas.openxmlformats.org/officeDocument/2006/relationships/header" Target="header4.xml"/><Relationship Id="rId89" Type="http://schemas.openxmlformats.org/officeDocument/2006/relationships/image" Target="media/image36.emf"/><Relationship Id="rId88" Type="http://schemas.openxmlformats.org/officeDocument/2006/relationships/oleObject" Target="embeddings/oleObject26.bin"/><Relationship Id="rId87" Type="http://schemas.openxmlformats.org/officeDocument/2006/relationships/image" Target="media/image35.wmf"/><Relationship Id="rId86" Type="http://schemas.openxmlformats.org/officeDocument/2006/relationships/oleObject" Target="embeddings/oleObject25.bin"/><Relationship Id="rId85" Type="http://schemas.openxmlformats.org/officeDocument/2006/relationships/oleObject" Target="embeddings/oleObject24.bin"/><Relationship Id="rId84" Type="http://schemas.openxmlformats.org/officeDocument/2006/relationships/image" Target="media/image34.wmf"/><Relationship Id="rId83" Type="http://schemas.openxmlformats.org/officeDocument/2006/relationships/oleObject" Target="embeddings/oleObject23.bin"/><Relationship Id="rId82" Type="http://schemas.openxmlformats.org/officeDocument/2006/relationships/image" Target="media/image33.wmf"/><Relationship Id="rId81" Type="http://schemas.openxmlformats.org/officeDocument/2006/relationships/oleObject" Target="embeddings/oleObject22.bin"/><Relationship Id="rId80" Type="http://schemas.openxmlformats.org/officeDocument/2006/relationships/image" Target="media/image32.emf"/><Relationship Id="rId8" Type="http://schemas.openxmlformats.org/officeDocument/2006/relationships/footer" Target="footer3.xml"/><Relationship Id="rId79" Type="http://schemas.openxmlformats.org/officeDocument/2006/relationships/oleObject" Target="embeddings/oleObject21.bin"/><Relationship Id="rId78" Type="http://schemas.openxmlformats.org/officeDocument/2006/relationships/image" Target="media/image31.png"/><Relationship Id="rId77" Type="http://schemas.openxmlformats.org/officeDocument/2006/relationships/image" Target="media/image30.emf"/><Relationship Id="rId76" Type="http://schemas.openxmlformats.org/officeDocument/2006/relationships/oleObject" Target="embeddings/oleObject20.bin"/><Relationship Id="rId75" Type="http://schemas.openxmlformats.org/officeDocument/2006/relationships/image" Target="media/image29.emf"/><Relationship Id="rId74" Type="http://schemas.openxmlformats.org/officeDocument/2006/relationships/oleObject" Target="embeddings/oleObject19.bin"/><Relationship Id="rId73" Type="http://schemas.openxmlformats.org/officeDocument/2006/relationships/image" Target="media/image28.emf"/><Relationship Id="rId72" Type="http://schemas.openxmlformats.org/officeDocument/2006/relationships/oleObject" Target="embeddings/oleObject18.bin"/><Relationship Id="rId71" Type="http://schemas.openxmlformats.org/officeDocument/2006/relationships/image" Target="media/image27.png"/><Relationship Id="rId70" Type="http://schemas.openxmlformats.org/officeDocument/2006/relationships/image" Target="media/image26.png"/><Relationship Id="rId7" Type="http://schemas.openxmlformats.org/officeDocument/2006/relationships/header" Target="header3.xml"/><Relationship Id="rId69" Type="http://schemas.openxmlformats.org/officeDocument/2006/relationships/image" Target="media/image25.png"/><Relationship Id="rId68" Type="http://schemas.openxmlformats.org/officeDocument/2006/relationships/image" Target="media/image24.png"/><Relationship Id="rId67" Type="http://schemas.openxmlformats.org/officeDocument/2006/relationships/image" Target="media/image23.png"/><Relationship Id="rId66" Type="http://schemas.openxmlformats.org/officeDocument/2006/relationships/image" Target="media/image22.png"/><Relationship Id="rId65" Type="http://schemas.openxmlformats.org/officeDocument/2006/relationships/image" Target="media/image21.emf"/><Relationship Id="rId64" Type="http://schemas.openxmlformats.org/officeDocument/2006/relationships/oleObject" Target="embeddings/oleObject17.bin"/><Relationship Id="rId63" Type="http://schemas.openxmlformats.org/officeDocument/2006/relationships/image" Target="media/image20.wmf"/><Relationship Id="rId62" Type="http://schemas.openxmlformats.org/officeDocument/2006/relationships/oleObject" Target="embeddings/oleObject16.bin"/><Relationship Id="rId61" Type="http://schemas.openxmlformats.org/officeDocument/2006/relationships/image" Target="media/image19.wmf"/><Relationship Id="rId60" Type="http://schemas.openxmlformats.org/officeDocument/2006/relationships/oleObject" Target="embeddings/oleObject15.bin"/><Relationship Id="rId6" Type="http://schemas.openxmlformats.org/officeDocument/2006/relationships/footer" Target="footer2.xml"/><Relationship Id="rId59" Type="http://schemas.openxmlformats.org/officeDocument/2006/relationships/image" Target="media/image18.wmf"/><Relationship Id="rId58" Type="http://schemas.openxmlformats.org/officeDocument/2006/relationships/oleObject" Target="embeddings/oleObject14.bin"/><Relationship Id="rId57" Type="http://schemas.openxmlformats.org/officeDocument/2006/relationships/image" Target="media/image17.wmf"/><Relationship Id="rId56" Type="http://schemas.openxmlformats.org/officeDocument/2006/relationships/oleObject" Target="embeddings/oleObject13.bin"/><Relationship Id="rId55" Type="http://schemas.openxmlformats.org/officeDocument/2006/relationships/image" Target="media/image16.wmf"/><Relationship Id="rId54" Type="http://schemas.openxmlformats.org/officeDocument/2006/relationships/oleObject" Target="embeddings/oleObject12.bin"/><Relationship Id="rId53" Type="http://schemas.openxmlformats.org/officeDocument/2006/relationships/image" Target="media/image15.wmf"/><Relationship Id="rId52" Type="http://schemas.openxmlformats.org/officeDocument/2006/relationships/oleObject" Target="embeddings/oleObject11.bin"/><Relationship Id="rId51" Type="http://schemas.openxmlformats.org/officeDocument/2006/relationships/image" Target="media/image14.wmf"/><Relationship Id="rId50" Type="http://schemas.openxmlformats.org/officeDocument/2006/relationships/oleObject" Target="embeddings/oleObject10.bin"/><Relationship Id="rId5" Type="http://schemas.openxmlformats.org/officeDocument/2006/relationships/header" Target="header2.xml"/><Relationship Id="rId49" Type="http://schemas.openxmlformats.org/officeDocument/2006/relationships/image" Target="media/image13.wmf"/><Relationship Id="rId48" Type="http://schemas.openxmlformats.org/officeDocument/2006/relationships/oleObject" Target="embeddings/oleObject9.bin"/><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wmf"/><Relationship Id="rId43" Type="http://schemas.openxmlformats.org/officeDocument/2006/relationships/oleObject" Target="embeddings/oleObject8.bin"/><Relationship Id="rId42" Type="http://schemas.openxmlformats.org/officeDocument/2006/relationships/image" Target="media/image8.wmf"/><Relationship Id="rId41" Type="http://schemas.openxmlformats.org/officeDocument/2006/relationships/oleObject" Target="embeddings/oleObject7.bin"/><Relationship Id="rId40" Type="http://schemas.openxmlformats.org/officeDocument/2006/relationships/image" Target="media/image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6.wmf"/><Relationship Id="rId37" Type="http://schemas.openxmlformats.org/officeDocument/2006/relationships/oleObject" Target="embeddings/oleObject5.bin"/><Relationship Id="rId36" Type="http://schemas.openxmlformats.org/officeDocument/2006/relationships/image" Target="media/image5.wmf"/><Relationship Id="rId35" Type="http://schemas.openxmlformats.org/officeDocument/2006/relationships/oleObject" Target="embeddings/oleObject4.bin"/><Relationship Id="rId34" Type="http://schemas.openxmlformats.org/officeDocument/2006/relationships/image" Target="media/image4.wmf"/><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7" Type="http://schemas.openxmlformats.org/officeDocument/2006/relationships/fontTable" Target="fontTable.xml"/><Relationship Id="rId186" Type="http://schemas.openxmlformats.org/officeDocument/2006/relationships/numbering" Target="numbering.xml"/><Relationship Id="rId185" Type="http://schemas.openxmlformats.org/officeDocument/2006/relationships/customXml" Target="../customXml/item1.xml"/><Relationship Id="rId184" Type="http://schemas.openxmlformats.org/officeDocument/2006/relationships/image" Target="media/image82.wmf"/><Relationship Id="rId183" Type="http://schemas.openxmlformats.org/officeDocument/2006/relationships/oleObject" Target="embeddings/oleObject75.bin"/><Relationship Id="rId182" Type="http://schemas.openxmlformats.org/officeDocument/2006/relationships/image" Target="media/image81.png"/><Relationship Id="rId181" Type="http://schemas.openxmlformats.org/officeDocument/2006/relationships/image" Target="media/image80.wmf"/><Relationship Id="rId180" Type="http://schemas.openxmlformats.org/officeDocument/2006/relationships/oleObject" Target="embeddings/oleObject74.bin"/><Relationship Id="rId18" Type="http://schemas.openxmlformats.org/officeDocument/2006/relationships/footer" Target="footer8.xml"/><Relationship Id="rId179" Type="http://schemas.openxmlformats.org/officeDocument/2006/relationships/image" Target="media/image79.wmf"/><Relationship Id="rId178" Type="http://schemas.openxmlformats.org/officeDocument/2006/relationships/oleObject" Target="embeddings/oleObject73.bin"/><Relationship Id="rId177" Type="http://schemas.openxmlformats.org/officeDocument/2006/relationships/image" Target="media/image78.wmf"/><Relationship Id="rId176" Type="http://schemas.openxmlformats.org/officeDocument/2006/relationships/oleObject" Target="embeddings/oleObject72.bin"/><Relationship Id="rId175" Type="http://schemas.openxmlformats.org/officeDocument/2006/relationships/image" Target="media/image77.wmf"/><Relationship Id="rId174" Type="http://schemas.openxmlformats.org/officeDocument/2006/relationships/oleObject" Target="embeddings/oleObject71.bin"/><Relationship Id="rId173" Type="http://schemas.openxmlformats.org/officeDocument/2006/relationships/image" Target="media/image76.wmf"/><Relationship Id="rId172" Type="http://schemas.openxmlformats.org/officeDocument/2006/relationships/oleObject" Target="embeddings/oleObject70.bin"/><Relationship Id="rId171" Type="http://schemas.openxmlformats.org/officeDocument/2006/relationships/image" Target="media/image75.wmf"/><Relationship Id="rId170" Type="http://schemas.openxmlformats.org/officeDocument/2006/relationships/oleObject" Target="embeddings/oleObject69.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68.bin"/><Relationship Id="rId167" Type="http://schemas.openxmlformats.org/officeDocument/2006/relationships/image" Target="media/image73.png"/><Relationship Id="rId166" Type="http://schemas.openxmlformats.org/officeDocument/2006/relationships/image" Target="media/image72.wmf"/><Relationship Id="rId165" Type="http://schemas.openxmlformats.org/officeDocument/2006/relationships/oleObject" Target="embeddings/oleObject67.bin"/><Relationship Id="rId164" Type="http://schemas.openxmlformats.org/officeDocument/2006/relationships/image" Target="media/image71.png"/><Relationship Id="rId163" Type="http://schemas.openxmlformats.org/officeDocument/2006/relationships/image" Target="media/image70.wmf"/><Relationship Id="rId162" Type="http://schemas.openxmlformats.org/officeDocument/2006/relationships/oleObject" Target="embeddings/oleObject66.bin"/><Relationship Id="rId161" Type="http://schemas.openxmlformats.org/officeDocument/2006/relationships/image" Target="media/image69.wmf"/><Relationship Id="rId160" Type="http://schemas.openxmlformats.org/officeDocument/2006/relationships/oleObject" Target="embeddings/oleObject65.bin"/><Relationship Id="rId16" Type="http://schemas.openxmlformats.org/officeDocument/2006/relationships/footer" Target="footer7.xml"/><Relationship Id="rId159" Type="http://schemas.openxmlformats.org/officeDocument/2006/relationships/image" Target="media/image68.wmf"/><Relationship Id="rId158" Type="http://schemas.openxmlformats.org/officeDocument/2006/relationships/oleObject" Target="embeddings/oleObject64.bin"/><Relationship Id="rId157" Type="http://schemas.openxmlformats.org/officeDocument/2006/relationships/image" Target="media/image67.wmf"/><Relationship Id="rId156" Type="http://schemas.openxmlformats.org/officeDocument/2006/relationships/oleObject" Target="embeddings/oleObject63.bin"/><Relationship Id="rId155" Type="http://schemas.openxmlformats.org/officeDocument/2006/relationships/image" Target="media/image66.wmf"/><Relationship Id="rId154" Type="http://schemas.openxmlformats.org/officeDocument/2006/relationships/oleObject" Target="embeddings/oleObject62.bin"/><Relationship Id="rId153" Type="http://schemas.openxmlformats.org/officeDocument/2006/relationships/image" Target="media/image65.wmf"/><Relationship Id="rId152" Type="http://schemas.openxmlformats.org/officeDocument/2006/relationships/oleObject" Target="embeddings/oleObject61.bin"/><Relationship Id="rId151" Type="http://schemas.openxmlformats.org/officeDocument/2006/relationships/image" Target="media/image64.wmf"/><Relationship Id="rId150" Type="http://schemas.openxmlformats.org/officeDocument/2006/relationships/oleObject" Target="embeddings/oleObject60.bin"/><Relationship Id="rId15" Type="http://schemas.openxmlformats.org/officeDocument/2006/relationships/header" Target="header7.xml"/><Relationship Id="rId149" Type="http://schemas.openxmlformats.org/officeDocument/2006/relationships/image" Target="media/image63.wmf"/><Relationship Id="rId148" Type="http://schemas.openxmlformats.org/officeDocument/2006/relationships/oleObject" Target="embeddings/oleObject59.bin"/><Relationship Id="rId147" Type="http://schemas.openxmlformats.org/officeDocument/2006/relationships/image" Target="media/image62.wmf"/><Relationship Id="rId146" Type="http://schemas.openxmlformats.org/officeDocument/2006/relationships/oleObject" Target="embeddings/oleObject58.bin"/><Relationship Id="rId145" Type="http://schemas.openxmlformats.org/officeDocument/2006/relationships/image" Target="media/image61.wmf"/><Relationship Id="rId144" Type="http://schemas.openxmlformats.org/officeDocument/2006/relationships/oleObject" Target="embeddings/oleObject57.bin"/><Relationship Id="rId143" Type="http://schemas.openxmlformats.org/officeDocument/2006/relationships/image" Target="media/image60.wmf"/><Relationship Id="rId142" Type="http://schemas.openxmlformats.org/officeDocument/2006/relationships/oleObject" Target="embeddings/oleObject56.bin"/><Relationship Id="rId141" Type="http://schemas.openxmlformats.org/officeDocument/2006/relationships/image" Target="media/image59.wmf"/><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oleObject" Target="embeddings/oleObject54.bin"/><Relationship Id="rId138" Type="http://schemas.openxmlformats.org/officeDocument/2006/relationships/oleObject" Target="embeddings/oleObject53.bin"/><Relationship Id="rId137" Type="http://schemas.openxmlformats.org/officeDocument/2006/relationships/image" Target="media/image58.wmf"/><Relationship Id="rId136" Type="http://schemas.openxmlformats.org/officeDocument/2006/relationships/oleObject" Target="embeddings/oleObject52.bin"/><Relationship Id="rId135" Type="http://schemas.openxmlformats.org/officeDocument/2006/relationships/image" Target="media/image57.wmf"/><Relationship Id="rId134" Type="http://schemas.openxmlformats.org/officeDocument/2006/relationships/oleObject" Target="embeddings/oleObject51.bin"/><Relationship Id="rId133" Type="http://schemas.openxmlformats.org/officeDocument/2006/relationships/image" Target="media/image56.wmf"/><Relationship Id="rId132" Type="http://schemas.openxmlformats.org/officeDocument/2006/relationships/oleObject" Target="embeddings/oleObject50.bin"/><Relationship Id="rId131" Type="http://schemas.openxmlformats.org/officeDocument/2006/relationships/image" Target="media/image55.wmf"/><Relationship Id="rId130" Type="http://schemas.openxmlformats.org/officeDocument/2006/relationships/oleObject" Target="embeddings/oleObject49.bin"/><Relationship Id="rId13" Type="http://schemas.openxmlformats.org/officeDocument/2006/relationships/header" Target="header6.xml"/><Relationship Id="rId129" Type="http://schemas.openxmlformats.org/officeDocument/2006/relationships/oleObject" Target="embeddings/oleObject48.bin"/><Relationship Id="rId128" Type="http://schemas.openxmlformats.org/officeDocument/2006/relationships/oleObject" Target="embeddings/oleObject47.bin"/><Relationship Id="rId127" Type="http://schemas.openxmlformats.org/officeDocument/2006/relationships/image" Target="media/image54.wmf"/><Relationship Id="rId126" Type="http://schemas.openxmlformats.org/officeDocument/2006/relationships/oleObject" Target="embeddings/oleObject46.bin"/><Relationship Id="rId125" Type="http://schemas.openxmlformats.org/officeDocument/2006/relationships/image" Target="media/image53.wmf"/><Relationship Id="rId124" Type="http://schemas.openxmlformats.org/officeDocument/2006/relationships/oleObject" Target="embeddings/oleObject45.bin"/><Relationship Id="rId123" Type="http://schemas.openxmlformats.org/officeDocument/2006/relationships/oleObject" Target="embeddings/oleObject44.bin"/><Relationship Id="rId122" Type="http://schemas.openxmlformats.org/officeDocument/2006/relationships/image" Target="media/image52.wmf"/><Relationship Id="rId121" Type="http://schemas.openxmlformats.org/officeDocument/2006/relationships/oleObject" Target="embeddings/oleObject43.bin"/><Relationship Id="rId120" Type="http://schemas.openxmlformats.org/officeDocument/2006/relationships/oleObject" Target="embeddings/oleObject42.bin"/><Relationship Id="rId12" Type="http://schemas.openxmlformats.org/officeDocument/2006/relationships/footer" Target="footer5.xml"/><Relationship Id="rId119" Type="http://schemas.openxmlformats.org/officeDocument/2006/relationships/oleObject" Target="embeddings/oleObject41.bin"/><Relationship Id="rId118" Type="http://schemas.openxmlformats.org/officeDocument/2006/relationships/oleObject" Target="embeddings/oleObject40.bin"/><Relationship Id="rId117" Type="http://schemas.openxmlformats.org/officeDocument/2006/relationships/image" Target="media/image51.wmf"/><Relationship Id="rId116" Type="http://schemas.openxmlformats.org/officeDocument/2006/relationships/oleObject" Target="embeddings/oleObject39.bin"/><Relationship Id="rId115" Type="http://schemas.openxmlformats.org/officeDocument/2006/relationships/image" Target="media/image50.wmf"/><Relationship Id="rId114" Type="http://schemas.openxmlformats.org/officeDocument/2006/relationships/oleObject" Target="embeddings/oleObject38.bin"/><Relationship Id="rId113" Type="http://schemas.openxmlformats.org/officeDocument/2006/relationships/image" Target="media/image49.wmf"/><Relationship Id="rId112" Type="http://schemas.openxmlformats.org/officeDocument/2006/relationships/oleObject" Target="embeddings/oleObject37.bin"/><Relationship Id="rId111" Type="http://schemas.openxmlformats.org/officeDocument/2006/relationships/image" Target="media/image48.wmf"/><Relationship Id="rId110" Type="http://schemas.openxmlformats.org/officeDocument/2006/relationships/oleObject" Target="embeddings/oleObject36.bin"/><Relationship Id="rId11" Type="http://schemas.openxmlformats.org/officeDocument/2006/relationships/header" Target="header5.xml"/><Relationship Id="rId109" Type="http://schemas.openxmlformats.org/officeDocument/2006/relationships/image" Target="media/image47.png"/><Relationship Id="rId108" Type="http://schemas.openxmlformats.org/officeDocument/2006/relationships/image" Target="media/image46.wmf"/><Relationship Id="rId107" Type="http://schemas.openxmlformats.org/officeDocument/2006/relationships/oleObject" Target="embeddings/oleObject35.bin"/><Relationship Id="rId106" Type="http://schemas.openxmlformats.org/officeDocument/2006/relationships/image" Target="media/image45.wmf"/><Relationship Id="rId105" Type="http://schemas.openxmlformats.org/officeDocument/2006/relationships/oleObject" Target="embeddings/oleObject34.bin"/><Relationship Id="rId104" Type="http://schemas.openxmlformats.org/officeDocument/2006/relationships/image" Target="media/image44.wmf"/><Relationship Id="rId103" Type="http://schemas.openxmlformats.org/officeDocument/2006/relationships/oleObject" Target="embeddings/oleObject33.bin"/><Relationship Id="rId102" Type="http://schemas.openxmlformats.org/officeDocument/2006/relationships/image" Target="media/image43.wmf"/><Relationship Id="rId101" Type="http://schemas.openxmlformats.org/officeDocument/2006/relationships/oleObject" Target="embeddings/oleObject32.bin"/><Relationship Id="rId100" Type="http://schemas.openxmlformats.org/officeDocument/2006/relationships/image" Target="media/image42.w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4"/>
    <customShpInfo spid="_x0000_s2057"/>
    <customShpInfo spid="_x0000_s2056"/>
    <customShpInfo spid="_x0000_s2055"/>
    <customShpInfo spid="_x0000_s2053"/>
    <customShpInfo spid="_x0000_s2052"/>
    <customShpInfo spid="_x0000_s1026"/>
    <customShpInfo spid="_x0000_s1027"/>
    <customShpInfo spid="_x0000_s1028"/>
    <customShpInfo spid="_x0000_s1029"/>
    <customShpInfo spid="_x0000_s1030"/>
    <customShpInfo spid="_x0000_s103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0</TotalTime>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2019-02-06T16:33:00Z</dcterms:created>
  <dc:creator>anlei</dc:creator>
  <cp:lastModifiedBy>anlei</cp:lastModifiedBy>
  <dcterms:modified xsi:type="dcterms:W3CDTF">2019-04-02T16:23:13Z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