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ascii="Arial" w:hAnsi="Arial" w:cs="Arial"/>
        </w:rPr>
      </w:pPr>
      <w:bookmarkStart w:id="0" w:name="_Toc187122266"/>
      <w:r>
        <w:rPr>
          <w:rFonts w:ascii="Arial" w:hAnsi="Arial" w:cs="Arial"/>
          <w:b/>
          <w:sz w:val="52"/>
        </w:rPr>
        <w:object>
          <v:shape id="_x0000_i1025" o:spt="75" type="#_x0000_t75" style="height:63.75pt;width:54.75pt;" o:ole="t" fillcolor="#000011" filled="f" o:preferrelative="t" stroked="f" coordsize="21600,21600">
            <v:path/>
            <v:fill on="f" focussize="0,0"/>
            <v:stroke on="f" joinstyle="miter"/>
            <v:imagedata r:id="rId29" o:title=""/>
            <o:lock v:ext="edit" aspectratio="t"/>
            <w10:wrap type="none"/>
            <w10:anchorlock/>
          </v:shape>
          <o:OLEObject Type="Embed" ProgID="Word.Picture.8" ShapeID="_x0000_i1025" DrawAspect="Content" ObjectID="_1468075725" r:id="rId28">
            <o:LockedField>false</o:LockedField>
          </o:OLEObject>
        </w:object>
      </w:r>
    </w:p>
    <w:p>
      <w:pPr>
        <w:framePr w:hSpace="180" w:wrap="around" w:vAnchor="text" w:hAnchor="page" w:x="4141" w:y="151"/>
        <w:rPr>
          <w:rFonts w:ascii="Arial" w:hAnsi="Arial" w:cs="Arial"/>
        </w:rPr>
      </w:pPr>
      <w:bookmarkStart w:id="1" w:name="_1372054822"/>
      <w:bookmarkEnd w:id="1"/>
      <w:bookmarkStart w:id="2" w:name="_1039422180"/>
      <w:bookmarkEnd w:id="2"/>
      <w:bookmarkStart w:id="3" w:name="_1039426394"/>
      <w:bookmarkEnd w:id="3"/>
      <w:r>
        <w:rPr>
          <w:rFonts w:ascii="Arial" w:hAnsi="Arial" w:eastAsia="Times New Roman" w:cs="Arial"/>
        </w:rPr>
        <w:object>
          <v:shape id="_x0000_i1026" o:spt="75" type="#_x0000_t75" style="height:60pt;width:188.25pt;" o:ole="t" fillcolor="#000011" filled="f" o:preferrelative="t" stroked="f" coordsize="21600,21600">
            <v:path/>
            <v:fill on="f" focussize="0,0"/>
            <v:stroke on="f" joinstyle="miter"/>
            <v:imagedata r:id="rId31" o:title=""/>
            <o:lock v:ext="edit" aspectratio="t"/>
            <w10:wrap type="none"/>
            <w10:anchorlock/>
          </v:shape>
          <o:OLEObject Type="Embed" ProgID="Word.Picture.8" ShapeID="_x0000_i1026" DrawAspect="Content" ObjectID="_1468075726" r:id="rId30">
            <o:LockedField>false</o:LockedField>
          </o:OLEObject>
        </w:object>
      </w:r>
    </w:p>
    <w:p>
      <w:pPr>
        <w:widowControl/>
        <w:autoSpaceDE w:val="0"/>
        <w:autoSpaceDN w:val="0"/>
        <w:textAlignment w:val="bottom"/>
        <w:rPr>
          <w:rFonts w:ascii="Arial" w:hAnsi="Arial" w:cs="Arial"/>
        </w:rPr>
      </w:pPr>
    </w:p>
    <w:p>
      <w:pPr>
        <w:rPr>
          <w:rFonts w:ascii="Arial" w:hAnsi="Arial" w:cs="Arial"/>
          <w:b/>
          <w:sz w:val="52"/>
        </w:rPr>
      </w:pPr>
      <w:r>
        <w:rPr>
          <w:rFonts w:ascii="Arial" w:hAnsi="Arial" w:cs="Arial"/>
        </w:rPr>
        <w:tab/>
      </w:r>
      <w:r>
        <w:rPr>
          <w:rFonts w:ascii="Arial" w:hAnsi="Arial" w:cs="Arial"/>
        </w:rPr>
        <w:tab/>
      </w:r>
      <w:r>
        <w:rPr>
          <w:rFonts w:ascii="Arial" w:hAnsi="Arial" w:cs="Arial"/>
        </w:rPr>
        <w:tab/>
      </w:r>
      <w:r>
        <w:rPr>
          <w:rFonts w:ascii="Arial" w:hAnsi="Arial" w:cs="Arial"/>
        </w:rPr>
        <w:tab/>
      </w:r>
    </w:p>
    <w:p>
      <w:pPr>
        <w:rPr>
          <w:rFonts w:ascii="Arial" w:hAnsi="Arial" w:cs="Arial"/>
          <w:b/>
          <w:sz w:val="52"/>
        </w:rPr>
      </w:pPr>
    </w:p>
    <w:p>
      <w:pPr>
        <w:tabs>
          <w:tab w:val="left" w:pos="455"/>
          <w:tab w:val="center" w:pos="4156"/>
        </w:tabs>
        <w:jc w:val="left"/>
        <w:rPr>
          <w:rFonts w:ascii="Arial" w:hAnsi="Arial" w:cs="Arial"/>
          <w:b/>
          <w:sz w:val="52"/>
          <w:szCs w:val="52"/>
        </w:rPr>
      </w:pPr>
      <w:r>
        <w:rPr>
          <w:rFonts w:ascii="Arial" w:hAnsi="Arial" w:eastAsia="Times New Roman" w:cs="Arial"/>
          <w:b/>
          <w:sz w:val="52"/>
          <w:szCs w:val="52"/>
        </w:rPr>
        <w:tab/>
      </w:r>
      <w:r>
        <w:rPr>
          <w:rFonts w:ascii="Arial" w:hAnsi="Arial" w:cs="Arial"/>
          <w:b/>
          <w:sz w:val="52"/>
          <w:szCs w:val="52"/>
        </w:rPr>
        <w:tab/>
      </w:r>
      <w:r>
        <w:rPr>
          <w:rFonts w:hint="eastAsia" w:ascii="Arial" w:hAnsi="Arial" w:cs="Arial"/>
          <w:b/>
          <w:sz w:val="52"/>
          <w:szCs w:val="52"/>
        </w:rPr>
        <w:t>研</w:t>
      </w:r>
      <w:r>
        <w:rPr>
          <w:rFonts w:ascii="Arial" w:hAnsi="Arial" w:cs="Arial"/>
          <w:b/>
          <w:sz w:val="52"/>
          <w:szCs w:val="52"/>
        </w:rPr>
        <w:t xml:space="preserve"> </w:t>
      </w:r>
      <w:r>
        <w:rPr>
          <w:rFonts w:hint="eastAsia" w:ascii="Arial" w:hAnsi="Arial" w:cs="Arial"/>
          <w:b/>
          <w:sz w:val="52"/>
          <w:szCs w:val="52"/>
        </w:rPr>
        <w:t>究</w:t>
      </w:r>
      <w:r>
        <w:rPr>
          <w:rFonts w:ascii="Arial" w:hAnsi="Arial" w:cs="Arial"/>
          <w:b/>
          <w:sz w:val="52"/>
          <w:szCs w:val="52"/>
        </w:rPr>
        <w:t xml:space="preserve"> </w:t>
      </w:r>
      <w:r>
        <w:rPr>
          <w:rFonts w:hint="eastAsia" w:ascii="Arial" w:hAnsi="Arial" w:cs="Arial"/>
          <w:b/>
          <w:sz w:val="52"/>
          <w:szCs w:val="52"/>
        </w:rPr>
        <w:t>生</w:t>
      </w:r>
      <w:r>
        <w:rPr>
          <w:rFonts w:ascii="Arial" w:hAnsi="Arial" w:cs="Arial"/>
          <w:b/>
          <w:sz w:val="52"/>
          <w:szCs w:val="52"/>
        </w:rPr>
        <w:t xml:space="preserve"> </w:t>
      </w:r>
      <w:r>
        <w:rPr>
          <w:rFonts w:hint="eastAsia" w:ascii="Arial" w:hAnsi="Arial" w:cs="Arial"/>
          <w:b/>
          <w:sz w:val="52"/>
          <w:szCs w:val="52"/>
        </w:rPr>
        <w:t>毕</w:t>
      </w:r>
      <w:r>
        <w:rPr>
          <w:rFonts w:ascii="Arial" w:hAnsi="Arial" w:cs="Arial"/>
          <w:b/>
          <w:sz w:val="52"/>
          <w:szCs w:val="52"/>
        </w:rPr>
        <w:t xml:space="preserve"> </w:t>
      </w:r>
      <w:r>
        <w:rPr>
          <w:rFonts w:hint="eastAsia" w:ascii="Arial" w:hAnsi="Arial" w:cs="Arial"/>
          <w:b/>
          <w:sz w:val="52"/>
          <w:szCs w:val="52"/>
        </w:rPr>
        <w:t>业</w:t>
      </w:r>
      <w:r>
        <w:rPr>
          <w:rFonts w:ascii="Arial" w:hAnsi="Arial" w:cs="Arial"/>
          <w:b/>
          <w:sz w:val="52"/>
          <w:szCs w:val="52"/>
        </w:rPr>
        <w:t xml:space="preserve"> </w:t>
      </w:r>
      <w:r>
        <w:rPr>
          <w:rFonts w:hint="eastAsia" w:ascii="Arial" w:hAnsi="Arial" w:cs="Arial"/>
          <w:b/>
          <w:sz w:val="52"/>
          <w:szCs w:val="52"/>
        </w:rPr>
        <w:t>论</w:t>
      </w:r>
      <w:r>
        <w:rPr>
          <w:rFonts w:ascii="Arial" w:hAnsi="Arial" w:cs="Arial"/>
          <w:b/>
          <w:sz w:val="52"/>
          <w:szCs w:val="52"/>
        </w:rPr>
        <w:t xml:space="preserve"> </w:t>
      </w:r>
      <w:r>
        <w:rPr>
          <w:rFonts w:hint="eastAsia" w:ascii="Arial" w:hAnsi="Arial" w:cs="Arial"/>
          <w:b/>
          <w:sz w:val="52"/>
          <w:szCs w:val="52"/>
        </w:rPr>
        <w:t>文</w:t>
      </w:r>
    </w:p>
    <w:p>
      <w:pPr>
        <w:jc w:val="center"/>
        <w:rPr>
          <w:rFonts w:ascii="Arial" w:hAnsi="Arial" w:cs="Arial"/>
          <w:b/>
          <w:sz w:val="52"/>
          <w:szCs w:val="52"/>
        </w:rPr>
      </w:pPr>
      <w:bookmarkStart w:id="4" w:name="_Toc187761917"/>
      <w:bookmarkStart w:id="5" w:name="_Toc99977699"/>
      <w:bookmarkStart w:id="6" w:name="_Toc99618943"/>
      <w:bookmarkStart w:id="7" w:name="_Toc99619530"/>
      <w:bookmarkStart w:id="8" w:name="_Toc103965710"/>
      <w:bookmarkStart w:id="9" w:name="_Toc98910232"/>
      <w:bookmarkStart w:id="10" w:name="_Toc103965310"/>
      <w:bookmarkStart w:id="11" w:name="_Toc103965440"/>
      <w:bookmarkStart w:id="12" w:name="_Toc99767661"/>
      <w:bookmarkStart w:id="13" w:name="_Toc72055958"/>
      <w:bookmarkStart w:id="14" w:name="_Toc98994741"/>
      <w:bookmarkStart w:id="15" w:name="_Toc98909599"/>
      <w:r>
        <w:rPr>
          <w:rFonts w:hint="eastAsia" w:ascii="Arial" w:hAnsi="Arial" w:cs="Arial"/>
          <w:b/>
          <w:sz w:val="52"/>
          <w:szCs w:val="52"/>
        </w:rPr>
        <w:t>（申请工程硕士学位）</w:t>
      </w:r>
      <w:bookmarkEnd w:id="4"/>
      <w:bookmarkEnd w:id="5"/>
      <w:bookmarkEnd w:id="6"/>
      <w:bookmarkEnd w:id="7"/>
      <w:bookmarkEnd w:id="8"/>
      <w:bookmarkEnd w:id="9"/>
      <w:bookmarkEnd w:id="10"/>
      <w:bookmarkEnd w:id="11"/>
      <w:bookmarkEnd w:id="12"/>
      <w:bookmarkEnd w:id="13"/>
      <w:bookmarkEnd w:id="14"/>
      <w:bookmarkEnd w:id="15"/>
    </w:p>
    <w:p>
      <w:pPr>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p>
      <w:pPr>
        <w:ind w:left="1080"/>
        <w:rPr>
          <w:rFonts w:ascii="Arial" w:hAnsi="Arial" w:cs="Arial"/>
          <w:b/>
          <w:spacing w:val="20"/>
          <w:sz w:val="24"/>
        </w:rPr>
      </w:pPr>
    </w:p>
    <w:tbl>
      <w:tblPr>
        <w:tblStyle w:val="25"/>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PrEx>
        <w:trPr>
          <w:jc w:val="center"/>
        </w:trPr>
        <w:tc>
          <w:tcPr>
            <w:tcW w:w="2599" w:type="dxa"/>
            <w:vAlign w:val="center"/>
          </w:tcPr>
          <w:p>
            <w:pPr>
              <w:rPr>
                <w:rFonts w:ascii="Arial" w:hAnsi="Arial" w:cs="Arial"/>
                <w:b/>
                <w:sz w:val="24"/>
              </w:rPr>
            </w:pPr>
            <w:r>
              <w:rPr>
                <w:rFonts w:hint="eastAsia" w:ascii="Arial" w:hAnsi="Arial" w:cs="Arial"/>
                <w:b/>
                <w:sz w:val="32"/>
              </w:rPr>
              <w:t>论文题目</w:t>
            </w:r>
          </w:p>
        </w:tc>
        <w:tc>
          <w:tcPr>
            <w:tcW w:w="5268" w:type="dxa"/>
            <w:vAlign w:val="center"/>
          </w:tcPr>
          <w:p>
            <w:pPr>
              <w:ind w:left="1"/>
              <w:jc w:val="center"/>
              <w:rPr>
                <w:rFonts w:ascii="Arial" w:hAnsi="Arial" w:cs="Arial"/>
                <w:sz w:val="32"/>
              </w:rPr>
            </w:pPr>
            <w:r>
              <mc:AlternateContent>
                <mc:Choice Requires="wps">
                  <w:drawing>
                    <wp:anchor distT="0" distB="0" distL="114300" distR="114300" simplePos="0" relativeHeight="251656192"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2" name="直线 2"/>
                      <wp:cNvGraphicFramePr/>
                      <a:graphic xmlns:a="http://schemas.openxmlformats.org/drawingml/2006/main">
                        <a:graphicData uri="http://schemas.microsoft.com/office/word/2010/wordprocessingShape">
                          <wps:wsp>
                            <wps:cNvSp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margin-left:-4.55pt;margin-top:24.9pt;height:0pt;width:252pt;z-index:251656192;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MqhsWdYAAAAIAQAA&#10;DwAAAAAAAAABACAAAAA4AAAAZHJzL2Rvd25yZXYueG1sUEsBAhQAFAAAAAgAh07iQDszbFvMAQAA&#10;jQMAAA4AAAAAAAAAAQAgAAAAOwEAAGRycy9lMm9Eb2MueG1sUEsFBgAAAAAGAAYAWQEAAHkFAAAA&#10;AA==&#10;">
                      <v:fill on="f" focussize="0,0"/>
                      <v:stroke color="#000000" joinstyle="round"/>
                      <v:imagedata o:title=""/>
                      <o:lock v:ext="edit" aspectratio="f"/>
                    </v:line>
                  </w:pict>
                </mc:Fallback>
              </mc:AlternateContent>
            </w:r>
            <w:r>
              <mc:AlternateContent>
                <mc:Choice Requires="wps">
                  <w:drawing>
                    <wp:anchor distT="0" distB="0" distL="114300" distR="114300" simplePos="0" relativeHeight="251655168"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 name="直线 3"/>
                      <wp:cNvGraphicFramePr/>
                      <a:graphic xmlns:a="http://schemas.openxmlformats.org/drawingml/2006/main">
                        <a:graphicData uri="http://schemas.microsoft.com/office/word/2010/wordprocessingShape">
                          <wps:wsp>
                            <wps:cNvSp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4.55pt;margin-top:25.4pt;height:0pt;width:252pt;z-index:251655168;mso-width-relative:page;mso-height-relative:page;" filled="f" stroked="t" coordsize="21600,21600" o:gfxdata="UEsFBgAAAAAAAAAAAAAAAAAAAAAAAFBLAwQKAAAAAACHTuJAAAAAAAAAAAAAAAAABAAAAGRycy9Q&#10;SwMEFAAAAAgAh07iQNuB1O/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24HU79YAAAAIAQAA&#10;DwAAAAAAAAABACAAAAA4AAAAZHJzL2Rvd25yZXYueG1sUEsBAhQAFAAAAAgAh07iQNzahcjMAQAA&#10;jQMAAA4AAAAAAAAAAQAgAAAAOwEAAGRycy9lMm9Eb2MueG1sUEsFBgAAAAAGAAYAWQEAAHkFAAAA&#10;AA==&#10;">
                      <v:fill on="f" focussize="0,0"/>
                      <v:stroke color="#000000" joinstyle="round"/>
                      <v:imagedata o:title=""/>
                      <o:lock v:ext="edit" aspectratio="f"/>
                    </v:line>
                  </w:pict>
                </mc:Fallback>
              </mc:AlternateContent>
            </w:r>
            <w:r>
              <w:rPr>
                <w:rFonts w:hint="eastAsia" w:ascii="Arial" w:hAnsi="Arial" w:cs="Arial"/>
                <w:sz w:val="32"/>
              </w:rPr>
              <w:t>基于深度学习的信息抽取服务的设</w:t>
            </w:r>
          </w:p>
          <w:p>
            <w:pPr>
              <w:ind w:left="1"/>
              <w:jc w:val="center"/>
              <w:rPr>
                <w:rFonts w:ascii="Arial" w:hAnsi="Arial" w:cs="Arial"/>
                <w:sz w:val="32"/>
              </w:rPr>
            </w:pPr>
            <w: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7" name="直线 4"/>
                      <wp:cNvGraphicFramePr/>
                      <a:graphic xmlns:a="http://schemas.openxmlformats.org/drawingml/2006/main">
                        <a:graphicData uri="http://schemas.microsoft.com/office/word/2010/wordprocessingShape">
                          <wps:wsp>
                            <wps:cNvSp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4.55pt;margin-top:25.65pt;height:0pt;width:252pt;z-index:251660288;mso-width-relative:page;mso-height-relative:page;" filled="f" stroked="t" coordsize="21600,21600" o:gfxdata="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H789LTWAAAACAEA&#10;AA8AAAAAAAAAAQAgAAAAOAAAAGRycy9kb3ducmV2LnhtbFBLAQIUABQAAAAIAIdO4kDVS/tdzQEA&#10;AI0DAAAOAAAAAAAAAAEAIAAAADsBAABkcnMvZTJvRG9jLnhtbFBLBQYAAAAABgAGAFkBAAB6BQAA&#10;AAA=&#10;">
                      <v:fill on="f" focussize="0,0"/>
                      <v:stroke color="#000000" joinstyle="round"/>
                      <v:imagedata o:title=""/>
                      <o:lock v:ext="edit" aspectratio="f"/>
                    </v:line>
                  </w:pict>
                </mc:Fallback>
              </mc:AlternateContent>
            </w:r>
            <w:r>
              <w:rPr>
                <w:rFonts w:hint="eastAsia" w:ascii="Arial" w:hAnsi="Arial" w:cs="Arial"/>
                <w:sz w:val="32"/>
              </w:rPr>
              <w:t>计与实现</w:t>
            </w:r>
          </w:p>
        </w:tc>
      </w:tr>
      <w:tr>
        <w:tblPrEx>
          <w:tblLayout w:type="fixed"/>
        </w:tblPrEx>
        <w:trPr>
          <w:jc w:val="center"/>
        </w:trPr>
        <w:tc>
          <w:tcPr>
            <w:tcW w:w="2599" w:type="dxa"/>
            <w:vAlign w:val="center"/>
          </w:tcPr>
          <w:p>
            <w:pPr>
              <w:rPr>
                <w:rFonts w:ascii="Arial" w:hAnsi="Arial" w:cs="Arial"/>
                <w:b/>
                <w:sz w:val="24"/>
              </w:rPr>
            </w:pPr>
            <w:r>
              <w:rPr>
                <w:rFonts w:hint="eastAsia" w:ascii="Arial" w:hAnsi="Arial" w:cs="Arial"/>
                <w:b/>
                <w:sz w:val="32"/>
              </w:rPr>
              <w:t>作者姓名</w:t>
            </w:r>
          </w:p>
        </w:tc>
        <w:tc>
          <w:tcPr>
            <w:tcW w:w="5268" w:type="dxa"/>
            <w:vAlign w:val="center"/>
          </w:tcPr>
          <w:p>
            <w:pPr>
              <w:ind w:left="1"/>
              <w:jc w:val="center"/>
              <w:rPr>
                <w:rFonts w:ascii="Arial" w:hAnsi="Arial" w:cs="Arial"/>
                <w:b/>
                <w:sz w:val="24"/>
              </w:rPr>
            </w:pPr>
            <w:r>
              <mc:AlternateContent>
                <mc:Choice Requires="wps">
                  <w:drawing>
                    <wp:anchor distT="0" distB="0" distL="114300" distR="114300" simplePos="0" relativeHeight="251657216"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3" name="直线 5"/>
                      <wp:cNvGraphicFramePr/>
                      <a:graphic xmlns:a="http://schemas.openxmlformats.org/drawingml/2006/main">
                        <a:graphicData uri="http://schemas.microsoft.com/office/word/2010/wordprocessingShape">
                          <wps:wsp>
                            <wps:cNvSp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5" o:spid="_x0000_s1026" o:spt="20" style="position:absolute;left:0pt;margin-left:-4.55pt;margin-top:24.45pt;height:0pt;width:252pt;z-index:251657216;mso-width-relative:page;mso-height-relative:page;" filled="f" stroked="t" coordsize="21600,21600" o:gfxdata="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ptBp/tYAAAAIAQAA&#10;DwAAAAAAAAABACAAAAA4AAAAZHJzL2Rvd25yZXYueG1sUEsBAhQAFAAAAAgAh07iQDZtjXLMAQAA&#10;jQMAAA4AAAAAAAAAAQAgAAAAOwEAAGRycy9lMm9Eb2MueG1sUEsFBgAAAAAGAAYAWQEAAHkFAAAA&#10;AA==&#10;">
                      <v:fill on="f" focussize="0,0"/>
                      <v:stroke color="#000000" joinstyle="round"/>
                      <v:imagedata o:title=""/>
                      <o:lock v:ext="edit" aspectratio="f"/>
                    </v:line>
                  </w:pict>
                </mc:Fallback>
              </mc:AlternateContent>
            </w:r>
            <w:r>
              <w:rPr>
                <w:rFonts w:hint="eastAsia" w:ascii="Arial" w:hAnsi="Arial" w:cs="Arial"/>
                <w:sz w:val="32"/>
              </w:rPr>
              <w:t>安</w:t>
            </w:r>
            <w:r>
              <w:rPr>
                <w:rFonts w:ascii="Arial" w:hAnsi="Arial" w:cs="Arial"/>
                <w:sz w:val="32"/>
              </w:rPr>
              <w:t xml:space="preserve"> </w:t>
            </w:r>
            <w:r>
              <w:rPr>
                <w:rFonts w:hint="eastAsia" w:ascii="Arial" w:hAnsi="Arial" w:cs="Arial"/>
                <w:sz w:val="32"/>
              </w:rPr>
              <w:t>磊</w:t>
            </w:r>
          </w:p>
        </w:tc>
      </w:tr>
      <w:tr>
        <w:tblPrEx>
          <w:tblLayout w:type="fixed"/>
        </w:tblPrEx>
        <w:trPr>
          <w:jc w:val="center"/>
        </w:trPr>
        <w:tc>
          <w:tcPr>
            <w:tcW w:w="2599" w:type="dxa"/>
            <w:vAlign w:val="center"/>
          </w:tcPr>
          <w:p>
            <w:pPr>
              <w:ind w:left="1" w:hanging="1"/>
              <w:rPr>
                <w:rFonts w:ascii="Arial" w:hAnsi="Arial" w:cs="Arial"/>
                <w:b/>
                <w:sz w:val="24"/>
              </w:rPr>
            </w:pPr>
            <w:r>
              <w:rPr>
                <w:rFonts w:hint="eastAsia" w:ascii="Arial" w:hAnsi="Arial" w:cs="Arial"/>
                <w:b/>
                <w:sz w:val="32"/>
              </w:rPr>
              <w:t>学科、专业名称</w:t>
            </w:r>
          </w:p>
        </w:tc>
        <w:tc>
          <w:tcPr>
            <w:tcW w:w="5268" w:type="dxa"/>
            <w:vAlign w:val="center"/>
          </w:tcPr>
          <w:p>
            <w:pPr>
              <w:jc w:val="center"/>
              <w:rPr>
                <w:rFonts w:ascii="Arial" w:hAnsi="Arial" w:cs="Arial"/>
                <w:b/>
                <w:sz w:val="24"/>
              </w:rPr>
            </w:pPr>
            <w: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4" name="直线 6"/>
                      <wp:cNvGraphicFramePr/>
                      <a:graphic xmlns:a="http://schemas.openxmlformats.org/drawingml/2006/main">
                        <a:graphicData uri="http://schemas.microsoft.com/office/word/2010/wordprocessingShape">
                          <wps:wsp>
                            <wps:cNvSp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6" o:spid="_x0000_s1026" o:spt="20" style="position:absolute;left:0pt;margin-left:-4.55pt;margin-top:25pt;height:0pt;width:252pt;z-index:251658240;mso-width-relative:page;mso-height-relative:page;" filled="f" stroked="t" coordsize="21600,21600" o:gfxdata="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HAt1ZbWAAAACAEA&#10;AA8AAAAAAAAAAQAgAAAAOAAAAGRycy9kb3ducmV2LnhtbFBLAQIUABQAAAAIAIdO4kCwYVnpzQEA&#10;AI0DAAAOAAAAAAAAAAEAIAAAADsBAABkcnMvZTJvRG9jLnhtbFBLBQYAAAAABgAGAFkBAAB6BQAA&#10;AAA=&#10;">
                      <v:fill on="f" focussize="0,0"/>
                      <v:stroke color="#000000" joinstyle="round"/>
                      <v:imagedata o:title=""/>
                      <o:lock v:ext="edit" aspectratio="f"/>
                    </v:line>
                  </w:pict>
                </mc:Fallback>
              </mc:AlternateContent>
            </w:r>
            <w:r>
              <w:rPr>
                <w:rFonts w:hint="eastAsia" w:ascii="Arial" w:hAnsi="Arial" w:cs="Arial"/>
                <w:sz w:val="32"/>
              </w:rPr>
              <w:t>工程硕士</w:t>
            </w:r>
            <w:r>
              <w:rPr>
                <w:rFonts w:ascii="Arial" w:hAnsi="Arial" w:cs="Arial"/>
                <w:sz w:val="32"/>
              </w:rPr>
              <w:t>(</w:t>
            </w:r>
            <w:r>
              <w:rPr>
                <w:rFonts w:hint="eastAsia" w:ascii="Arial" w:hAnsi="Arial" w:cs="Arial"/>
                <w:sz w:val="32"/>
              </w:rPr>
              <w:t>软件工程方向</w:t>
            </w:r>
            <w:r>
              <w:rPr>
                <w:rFonts w:ascii="Arial" w:hAnsi="Arial" w:cs="Arial"/>
                <w:sz w:val="32"/>
              </w:rPr>
              <w:t>)</w:t>
            </w:r>
          </w:p>
        </w:tc>
      </w:tr>
      <w:tr>
        <w:tblPrEx>
          <w:tblLayout w:type="fixed"/>
        </w:tblPrEx>
        <w:trPr>
          <w:jc w:val="center"/>
        </w:trPr>
        <w:tc>
          <w:tcPr>
            <w:tcW w:w="2599" w:type="dxa"/>
            <w:vAlign w:val="center"/>
          </w:tcPr>
          <w:p>
            <w:pPr>
              <w:rPr>
                <w:rFonts w:ascii="Arial" w:hAnsi="Arial" w:cs="Arial"/>
                <w:b/>
                <w:sz w:val="24"/>
              </w:rPr>
            </w:pPr>
            <w:r>
              <w:rPr>
                <w:rFonts w:hint="eastAsia" w:ascii="Arial" w:hAnsi="Arial" w:cs="Arial"/>
                <w:b/>
                <w:sz w:val="32"/>
              </w:rPr>
              <w:t>研究方向</w:t>
            </w:r>
          </w:p>
        </w:tc>
        <w:tc>
          <w:tcPr>
            <w:tcW w:w="5268" w:type="dxa"/>
            <w:vAlign w:val="center"/>
          </w:tcPr>
          <w:p>
            <w:pPr>
              <w:ind w:left="1"/>
              <w:jc w:val="center"/>
              <w:rPr>
                <w:rFonts w:ascii="Arial" w:hAnsi="Arial" w:cs="Arial"/>
                <w:b/>
                <w:sz w:val="24"/>
              </w:rPr>
            </w:pPr>
            <w: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5" name="直线 7"/>
                      <wp:cNvGraphicFramePr/>
                      <a:graphic xmlns:a="http://schemas.openxmlformats.org/drawingml/2006/main">
                        <a:graphicData uri="http://schemas.microsoft.com/office/word/2010/wordprocessingShape">
                          <wps:wsp>
                            <wps:cNvSp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7" o:spid="_x0000_s1026" o:spt="20" style="position:absolute;left:0pt;margin-left:-4.55pt;margin-top:24.9pt;height:0pt;width:252pt;z-index:251658240;mso-width-relative:page;mso-height-relative:page;" filled="f" stroked="t" coordsize="21600,21600" o:gfxdata="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MqhsWdYAAAAIAQAA&#10;DwAAAAAAAAABACAAAAA4AAAAZHJzL2Rvd25yZXYueG1sUEsBAhQAFAAAAAgAh07iQLm4L47MAQAA&#10;jQMAAA4AAAAAAAAAAQAgAAAAOwEAAGRycy9lMm9Eb2MueG1sUEsFBgAAAAAGAAYAWQEAAHkFAAAA&#10;AA==&#10;">
                      <v:fill on="f" focussize="0,0"/>
                      <v:stroke color="#000000" joinstyle="round"/>
                      <v:imagedata o:title=""/>
                      <o:lock v:ext="edit" aspectratio="f"/>
                    </v:line>
                  </w:pict>
                </mc:Fallback>
              </mc:AlternateContent>
            </w:r>
            <w:r>
              <w:rPr>
                <w:rFonts w:hint="eastAsia" w:ascii="Arial" w:hAnsi="Arial" w:cs="Arial"/>
                <w:sz w:val="32"/>
              </w:rPr>
              <w:t>软件工程</w:t>
            </w:r>
          </w:p>
        </w:tc>
      </w:tr>
      <w:tr>
        <w:tblPrEx>
          <w:tblLayout w:type="fixed"/>
        </w:tblPrEx>
        <w:trPr>
          <w:jc w:val="center"/>
        </w:trPr>
        <w:tc>
          <w:tcPr>
            <w:tcW w:w="2599" w:type="dxa"/>
            <w:vAlign w:val="center"/>
          </w:tcPr>
          <w:p>
            <w:pPr>
              <w:rPr>
                <w:rFonts w:ascii="Arial" w:hAnsi="Arial" w:cs="Arial"/>
                <w:b/>
                <w:sz w:val="24"/>
              </w:rPr>
            </w:pPr>
            <w:r>
              <w:rPr>
                <w:rFonts w:hint="eastAsia" w:ascii="Arial" w:hAnsi="Arial" w:cs="Arial"/>
                <w:b/>
                <w:sz w:val="32"/>
              </w:rPr>
              <w:t>指导教师</w:t>
            </w:r>
          </w:p>
        </w:tc>
        <w:tc>
          <w:tcPr>
            <w:tcW w:w="5268" w:type="dxa"/>
            <w:vAlign w:val="center"/>
          </w:tcPr>
          <w:p>
            <w:pPr>
              <w:ind w:left="1"/>
              <w:jc w:val="center"/>
              <w:rPr>
                <w:rFonts w:ascii="Arial" w:hAnsi="Arial" w:cs="Arial"/>
                <w:sz w:val="32"/>
              </w:rPr>
            </w:pPr>
            <w:r>
              <mc:AlternateContent>
                <mc:Choice Requires="wps">
                  <w:drawing>
                    <wp:anchor distT="0" distB="0" distL="114300" distR="114300" simplePos="0" relativeHeight="251659264"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6" name="直线 8"/>
                      <wp:cNvGraphicFramePr/>
                      <a:graphic xmlns:a="http://schemas.openxmlformats.org/drawingml/2006/main">
                        <a:graphicData uri="http://schemas.microsoft.com/office/word/2010/wordprocessingShape">
                          <wps:wsp>
                            <wps:cNvSp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8" o:spid="_x0000_s1026" o:spt="20" style="position:absolute;left:0pt;margin-left:-5.2pt;margin-top:25.45pt;height:0pt;width:252pt;z-index:251659264;mso-width-relative:page;mso-height-relative:page;" filled="f" stroked="t" coordsize="21600,21600" o:gfxdata="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WAAAAZHJzL1BLAQIUABQAAAAIAIdO4kDLh/K01wAAAAkB&#10;AAAPAAAAAAAAAAEAIAAAADgAAABkcnMvZG93bnJldi54bWxQSwECFAAUAAAACACHTuJAqt2bus0B&#10;AACNAwAADgAAAAAAAAABACAAAAA8AQAAZHJzL2Uyb0RvYy54bWxQSwUGAAAAAAYABgBZAQAAewUA&#10;AAAA&#10;">
                      <v:fill on="f" focussize="0,0"/>
                      <v:stroke color="#000000" joinstyle="round"/>
                      <v:imagedata o:title=""/>
                      <o:lock v:ext="edit" aspectratio="f"/>
                    </v:line>
                  </w:pict>
                </mc:Fallback>
              </mc:AlternateContent>
            </w:r>
            <w:r>
              <w:rPr>
                <w:rFonts w:hint="eastAsia" w:ascii="Arial" w:hAnsi="Arial" w:cs="Arial"/>
                <w:sz w:val="32"/>
              </w:rPr>
              <w:t>伏晓　副教授</w:t>
            </w:r>
          </w:p>
        </w:tc>
      </w:tr>
    </w:tbl>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rPr>
          <w:rFonts w:ascii="Arial" w:hAnsi="Arial" w:cs="Arial"/>
          <w:sz w:val="24"/>
        </w:rPr>
      </w:pPr>
    </w:p>
    <w:p>
      <w:pPr>
        <w:jc w:val="center"/>
        <w:rPr>
          <w:rFonts w:ascii="Arial" w:hAnsi="Arial" w:eastAsia="Times New Roman" w:cs="Arial"/>
          <w:b/>
          <w:sz w:val="28"/>
          <w:szCs w:val="28"/>
        </w:rPr>
      </w:pPr>
      <w:r>
        <w:rPr>
          <w:rFonts w:ascii="Arial" w:hAnsi="Arial" w:eastAsia="Times New Roman" w:cs="Arial"/>
          <w:b/>
          <w:sz w:val="28"/>
          <w:szCs w:val="28"/>
        </w:rPr>
        <w:t>2019</w:t>
      </w:r>
      <w:r>
        <w:rPr>
          <w:rFonts w:hint="eastAsia" w:ascii="宋体" w:hAnsi="宋体" w:cs="宋体"/>
          <w:b/>
          <w:sz w:val="28"/>
          <w:szCs w:val="28"/>
        </w:rPr>
        <w:t>年</w:t>
      </w:r>
      <w:r>
        <w:rPr>
          <w:rFonts w:ascii="Arial" w:hAnsi="Arial" w:eastAsia="Times New Roman" w:cs="Arial"/>
          <w:b/>
          <w:sz w:val="28"/>
          <w:szCs w:val="28"/>
        </w:rPr>
        <w:t xml:space="preserve"> 04 </w:t>
      </w:r>
      <w:r>
        <w:rPr>
          <w:rFonts w:hint="eastAsia" w:ascii="宋体" w:hAnsi="宋体" w:cs="宋体"/>
          <w:b/>
          <w:sz w:val="28"/>
          <w:szCs w:val="28"/>
        </w:rPr>
        <w:t>月</w:t>
      </w:r>
      <w:r>
        <w:rPr>
          <w:rFonts w:ascii="Arial" w:hAnsi="Arial" w:eastAsia="Times New Roman" w:cs="Arial"/>
          <w:b/>
          <w:sz w:val="28"/>
          <w:szCs w:val="28"/>
        </w:rPr>
        <w:t xml:space="preserve"> 11 </w:t>
      </w:r>
      <w:r>
        <w:rPr>
          <w:rFonts w:hint="eastAsia" w:ascii="宋体" w:hAnsi="宋体" w:cs="宋体"/>
          <w:b/>
          <w:sz w:val="28"/>
          <w:szCs w:val="28"/>
        </w:rPr>
        <w:t>日</w:t>
      </w:r>
    </w:p>
    <w:p>
      <w:pPr>
        <w:rPr>
          <w:rFonts w:ascii="Arial" w:hAnsi="Arial" w:cs="Arial"/>
        </w:rPr>
      </w:pPr>
      <w:r>
        <w:rPr>
          <w:rFonts w:ascii="Arial" w:hAnsi="Arial" w:eastAsia="Times New Roman" w:cs="Arial"/>
          <w:b/>
          <w:sz w:val="28"/>
        </w:rPr>
        <w:br w:type="page"/>
      </w: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b/>
          <w:sz w:val="30"/>
        </w:rPr>
      </w:pPr>
      <w:r>
        <w:rPr>
          <w:rFonts w:hint="eastAsia" w:ascii="Arial" w:hAnsi="Arial" w:cs="Arial"/>
          <w:b/>
          <w:sz w:val="30"/>
        </w:rPr>
        <w:t>学</w:t>
      </w:r>
      <w:r>
        <w:rPr>
          <w:rFonts w:ascii="Arial" w:hAnsi="Arial" w:cs="Arial"/>
          <w:b/>
          <w:sz w:val="30"/>
        </w:rPr>
        <w:t xml:space="preserve">        </w:t>
      </w:r>
      <w:r>
        <w:rPr>
          <w:rFonts w:hint="eastAsia" w:ascii="Arial" w:hAnsi="Arial" w:cs="Arial"/>
          <w:b/>
          <w:sz w:val="30"/>
        </w:rPr>
        <w:t>号：</w:t>
      </w:r>
      <w:r>
        <w:rPr>
          <w:rFonts w:ascii="Arial" w:hAnsi="Arial" w:cs="Arial"/>
          <w:b/>
          <w:sz w:val="30"/>
        </w:rPr>
        <w:t xml:space="preserve"> MF1732001</w:t>
      </w:r>
    </w:p>
    <w:p>
      <w:pPr>
        <w:rPr>
          <w:rFonts w:ascii="Arial" w:hAnsi="Arial" w:cs="Arial"/>
          <w:b/>
          <w:sz w:val="30"/>
        </w:rPr>
      </w:pPr>
      <w:r>
        <w:rPr>
          <w:rFonts w:hint="eastAsia" w:ascii="Arial" w:hAnsi="Arial" w:cs="Arial"/>
          <w:b/>
          <w:sz w:val="30"/>
        </w:rPr>
        <w:t>论文答辩日期：</w:t>
      </w:r>
      <w:r>
        <w:rPr>
          <w:rFonts w:ascii="Arial" w:hAnsi="Arial" w:cs="Arial"/>
          <w:b/>
          <w:sz w:val="30"/>
        </w:rPr>
        <w:t xml:space="preserve">      </w:t>
      </w:r>
      <w:r>
        <w:rPr>
          <w:rFonts w:hint="eastAsia" w:ascii="Arial" w:hAnsi="Arial" w:cs="Arial"/>
          <w:b/>
          <w:sz w:val="30"/>
        </w:rPr>
        <w:t>年</w:t>
      </w:r>
      <w:r>
        <w:rPr>
          <w:rFonts w:ascii="Arial" w:hAnsi="Arial" w:cs="Arial"/>
          <w:b/>
          <w:sz w:val="30"/>
        </w:rPr>
        <w:t xml:space="preserve">  </w:t>
      </w:r>
      <w:r>
        <w:rPr>
          <w:rFonts w:hint="eastAsia" w:ascii="Arial" w:hAnsi="Arial" w:cs="Arial"/>
          <w:b/>
          <w:sz w:val="30"/>
        </w:rPr>
        <w:t>月</w:t>
      </w:r>
      <w:r>
        <w:rPr>
          <w:rFonts w:ascii="Arial" w:hAnsi="Arial" w:cs="Arial"/>
          <w:b/>
          <w:sz w:val="30"/>
        </w:rPr>
        <w:t xml:space="preserve">  </w:t>
      </w:r>
      <w:r>
        <w:rPr>
          <w:rFonts w:hint="eastAsia" w:ascii="Arial" w:hAnsi="Arial" w:cs="Arial"/>
          <w:b/>
          <w:sz w:val="30"/>
        </w:rPr>
        <w:t>日</w:t>
      </w:r>
    </w:p>
    <w:p>
      <w:pPr>
        <w:rPr>
          <w:rFonts w:ascii="Arial" w:hAnsi="Arial" w:cs="Arial"/>
          <w:b/>
          <w:sz w:val="30"/>
        </w:rPr>
      </w:pPr>
      <w:r>
        <w:rPr>
          <w:rFonts w:hint="eastAsia" w:ascii="Arial" w:hAnsi="Arial" w:cs="Arial"/>
          <w:b/>
          <w:sz w:val="30"/>
        </w:rPr>
        <w:t>指</w:t>
      </w:r>
      <w:r>
        <w:rPr>
          <w:rFonts w:ascii="Arial" w:hAnsi="Arial" w:cs="Arial"/>
          <w:b/>
          <w:sz w:val="30"/>
        </w:rPr>
        <w:t xml:space="preserve"> </w:t>
      </w:r>
      <w:r>
        <w:rPr>
          <w:rFonts w:hint="eastAsia" w:ascii="Arial" w:hAnsi="Arial" w:cs="Arial"/>
          <w:b/>
          <w:sz w:val="30"/>
        </w:rPr>
        <w:t>导</w:t>
      </w:r>
      <w:r>
        <w:rPr>
          <w:rFonts w:ascii="Arial" w:hAnsi="Arial" w:cs="Arial"/>
          <w:b/>
          <w:sz w:val="30"/>
        </w:rPr>
        <w:t xml:space="preserve"> </w:t>
      </w:r>
      <w:r>
        <w:rPr>
          <w:rFonts w:hint="eastAsia" w:ascii="Arial" w:hAnsi="Arial" w:cs="Arial"/>
          <w:b/>
          <w:sz w:val="30"/>
        </w:rPr>
        <w:t>教</w:t>
      </w:r>
      <w:r>
        <w:rPr>
          <w:rFonts w:ascii="Arial" w:hAnsi="Arial" w:cs="Arial"/>
          <w:b/>
          <w:sz w:val="30"/>
        </w:rPr>
        <w:t xml:space="preserve"> </w:t>
      </w:r>
      <w:r>
        <w:rPr>
          <w:rFonts w:hint="eastAsia" w:ascii="Arial" w:hAnsi="Arial" w:cs="Arial"/>
          <w:b/>
          <w:sz w:val="30"/>
        </w:rPr>
        <w:t>师：</w:t>
      </w:r>
      <w:r>
        <w:rPr>
          <w:rFonts w:ascii="Arial" w:hAnsi="Arial" w:cs="Arial"/>
          <w:b/>
          <w:sz w:val="30"/>
        </w:rPr>
        <w:t xml:space="preserve">          </w:t>
      </w:r>
    </w:p>
    <w:p>
      <w:pPr>
        <w:rPr>
          <w:rFonts w:ascii="Arial" w:hAnsi="Arial" w:cs="Arial"/>
          <w:b/>
          <w:sz w:val="32"/>
          <w:szCs w:val="32"/>
        </w:rPr>
      </w:pPr>
      <w:r>
        <w:rPr>
          <w:rFonts w:ascii="Arial" w:hAnsi="Arial" w:eastAsia="Times New Roman" w:cs="Arial"/>
          <w:b/>
          <w:sz w:val="32"/>
          <w:szCs w:val="32"/>
        </w:rPr>
        <w:br w:type="page"/>
      </w:r>
    </w:p>
    <w:p>
      <w:pPr>
        <w:rPr>
          <w:rFonts w:ascii="Arial" w:hAnsi="Arial" w:cs="Arial"/>
          <w:b/>
          <w:sz w:val="32"/>
          <w:szCs w:val="32"/>
        </w:rPr>
      </w:pPr>
    </w:p>
    <w:p>
      <w:pPr>
        <w:rPr>
          <w:rFonts w:ascii="Arial" w:hAnsi="Arial" w:cs="Arial"/>
          <w:b/>
          <w:sz w:val="32"/>
          <w:szCs w:val="32"/>
        </w:rPr>
      </w:pPr>
    </w:p>
    <w:p>
      <w:pPr>
        <w:jc w:val="center"/>
        <w:rPr>
          <w:rFonts w:ascii="Arial" w:hAnsi="Arial" w:cs="Arial"/>
          <w:b/>
          <w:sz w:val="44"/>
          <w:szCs w:val="44"/>
        </w:rPr>
      </w:pPr>
      <w:r>
        <w:rPr>
          <w:rFonts w:hint="eastAsia" w:ascii="Arial" w:hAnsi="Arial" w:cs="Arial"/>
          <w:b/>
          <w:sz w:val="44"/>
          <w:szCs w:val="44"/>
        </w:rPr>
        <w:t>基于深度学习的信息抽取服务的</w:t>
      </w:r>
    </w:p>
    <w:p>
      <w:pPr>
        <w:jc w:val="center"/>
        <w:rPr>
          <w:rFonts w:ascii="Arial" w:hAnsi="Arial" w:cs="Arial"/>
          <w:b/>
          <w:sz w:val="44"/>
          <w:szCs w:val="44"/>
        </w:rPr>
      </w:pPr>
      <w:r>
        <w:rPr>
          <w:rFonts w:hint="eastAsia" w:ascii="Arial" w:hAnsi="Arial" w:cs="Arial"/>
          <w:b/>
          <w:sz w:val="44"/>
          <w:szCs w:val="44"/>
        </w:rPr>
        <w:t>设计与实现</w:t>
      </w:r>
    </w:p>
    <w:p>
      <w:pPr>
        <w:rPr>
          <w:rFonts w:ascii="Arial" w:hAnsi="Arial" w:cs="Arial"/>
          <w:b/>
          <w:sz w:val="30"/>
        </w:rPr>
      </w:pPr>
    </w:p>
    <w:p>
      <w:pPr>
        <w:rPr>
          <w:rFonts w:ascii="Arial" w:hAnsi="Arial" w:cs="Arial"/>
          <w:b/>
          <w:sz w:val="30"/>
        </w:rPr>
      </w:pPr>
    </w:p>
    <w:tbl>
      <w:tblPr>
        <w:tblStyle w:val="25"/>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PrEx>
        <w:trPr>
          <w:jc w:val="center"/>
        </w:trPr>
        <w:tc>
          <w:tcPr>
            <w:tcW w:w="1633" w:type="dxa"/>
          </w:tcPr>
          <w:p>
            <w:pPr>
              <w:ind w:left="1"/>
              <w:jc w:val="center"/>
              <w:rPr>
                <w:rFonts w:ascii="Arial" w:hAnsi="Arial" w:cs="Arial"/>
                <w:b/>
                <w:sz w:val="30"/>
              </w:rPr>
            </w:pPr>
            <w:r>
              <w:rPr>
                <w:rFonts w:hint="eastAsia" w:ascii="Arial" w:hAnsi="Arial" w:cs="Arial"/>
                <w:b/>
                <w:sz w:val="30"/>
              </w:rPr>
              <w:t>作</w:t>
            </w:r>
            <w:r>
              <w:rPr>
                <w:rFonts w:ascii="Arial" w:hAnsi="Arial" w:cs="Arial"/>
                <w:b/>
                <w:sz w:val="30"/>
              </w:rPr>
              <w:t xml:space="preserve">    </w:t>
            </w:r>
            <w:r>
              <w:rPr>
                <w:rFonts w:hint="eastAsia" w:ascii="Arial" w:hAnsi="Arial" w:cs="Arial"/>
                <w:b/>
                <w:sz w:val="30"/>
              </w:rPr>
              <w:t>者</w:t>
            </w:r>
            <w:r>
              <w:rPr>
                <w:rFonts w:ascii="Arial" w:hAnsi="Arial" w:cs="Arial"/>
                <w:b/>
                <w:sz w:val="30"/>
              </w:rPr>
              <w:t>:</w:t>
            </w:r>
          </w:p>
        </w:tc>
        <w:tc>
          <w:tcPr>
            <w:tcW w:w="4690" w:type="dxa"/>
          </w:tcPr>
          <w:p>
            <w:pPr>
              <w:jc w:val="center"/>
              <w:rPr>
                <w:rFonts w:ascii="Arial" w:hAnsi="Arial" w:cs="Arial"/>
                <w:b/>
                <w:sz w:val="30"/>
              </w:rPr>
            </w:pPr>
            <w:r>
              <w:rPr>
                <w:rFonts w:hint="eastAsia" w:ascii="Arial" w:hAnsi="Arial" w:cs="Arial"/>
                <w:b/>
                <w:sz w:val="30"/>
              </w:rPr>
              <w:t>安磊</w:t>
            </w:r>
          </w:p>
        </w:tc>
      </w:tr>
      <w:tr>
        <w:tblPrEx>
          <w:tblLayout w:type="fixed"/>
        </w:tblPrEx>
        <w:trPr>
          <w:jc w:val="center"/>
        </w:trPr>
        <w:tc>
          <w:tcPr>
            <w:tcW w:w="1633" w:type="dxa"/>
          </w:tcPr>
          <w:p>
            <w:pPr>
              <w:pStyle w:val="34"/>
              <w:ind w:left="1"/>
              <w:rPr>
                <w:rFonts w:ascii="Arial" w:hAnsi="Arial" w:cs="Arial"/>
              </w:rPr>
            </w:pPr>
            <w:r>
              <w:rPr>
                <w:rFonts w:hint="eastAsia" w:ascii="Arial" w:hAnsi="Arial" w:cs="Arial"/>
              </w:rPr>
              <w:t>指导教师</w:t>
            </w:r>
            <w:r>
              <w:rPr>
                <w:rFonts w:ascii="Arial" w:hAnsi="Arial" w:cs="Arial"/>
              </w:rPr>
              <w:t>:</w:t>
            </w:r>
          </w:p>
        </w:tc>
        <w:tc>
          <w:tcPr>
            <w:tcW w:w="4690" w:type="dxa"/>
          </w:tcPr>
          <w:p>
            <w:pPr>
              <w:ind w:left="-31" w:leftChars="-15"/>
              <w:jc w:val="center"/>
              <w:rPr>
                <w:rFonts w:ascii="Arial" w:hAnsi="Arial" w:cs="Arial"/>
                <w:b/>
                <w:sz w:val="30"/>
              </w:rPr>
            </w:pPr>
            <w:r>
              <w:rPr>
                <w:rFonts w:hint="eastAsia" w:ascii="Arial" w:hAnsi="Arial" w:cs="Arial"/>
                <w:b/>
                <w:sz w:val="30"/>
              </w:rPr>
              <w:t>　伏晓　副教授</w:t>
            </w:r>
          </w:p>
        </w:tc>
      </w:tr>
    </w:tbl>
    <w:p>
      <w:pPr>
        <w:rPr>
          <w:rFonts w:ascii="Arial" w:hAnsi="Arial" w:cs="Arial"/>
          <w:b/>
          <w:sz w:val="30"/>
        </w:rPr>
      </w:pPr>
    </w:p>
    <w:p>
      <w:pPr>
        <w:rPr>
          <w:rFonts w:ascii="Arial" w:hAnsi="Arial" w:cs="Arial"/>
          <w:b/>
          <w:sz w:val="30"/>
        </w:rPr>
      </w:pPr>
    </w:p>
    <w:p>
      <w:pPr>
        <w:rPr>
          <w:rFonts w:ascii="Arial" w:hAnsi="Arial" w:cs="Arial"/>
          <w:b/>
          <w:sz w:val="30"/>
        </w:rPr>
      </w:pPr>
    </w:p>
    <w:tbl>
      <w:tblPr>
        <w:tblStyle w:val="25"/>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tcPr>
          <w:p>
            <w:pPr>
              <w:ind w:left="1"/>
              <w:jc w:val="center"/>
              <w:rPr>
                <w:rFonts w:ascii="Arial" w:hAnsi="Arial" w:cs="Arial"/>
                <w:b/>
                <w:sz w:val="30"/>
              </w:rPr>
            </w:pPr>
            <w:r>
              <w:rPr>
                <w:rFonts w:hint="eastAsia" w:ascii="Arial" w:hAnsi="Arial" w:cs="Arial"/>
                <w:b/>
                <w:sz w:val="30"/>
              </w:rPr>
              <w:t>南京大学研究生毕业论文</w:t>
            </w:r>
          </w:p>
        </w:tc>
      </w:tr>
      <w:tr>
        <w:tblPrEx>
          <w:tblLayout w:type="fixed"/>
        </w:tblPrEx>
        <w:trPr>
          <w:jc w:val="center"/>
        </w:trPr>
        <w:tc>
          <w:tcPr>
            <w:tcW w:w="3960" w:type="dxa"/>
          </w:tcPr>
          <w:p>
            <w:pPr>
              <w:ind w:left="1" w:hanging="1"/>
              <w:jc w:val="center"/>
              <w:rPr>
                <w:rFonts w:ascii="Arial" w:hAnsi="Arial" w:cs="Arial"/>
                <w:b/>
                <w:sz w:val="30"/>
              </w:rPr>
            </w:pPr>
            <w:r>
              <w:rPr>
                <w:rFonts w:ascii="Arial" w:hAnsi="Arial" w:cs="Arial"/>
                <w:b/>
                <w:sz w:val="30"/>
              </w:rPr>
              <w:t>(</w:t>
            </w:r>
            <w:r>
              <w:rPr>
                <w:rFonts w:hint="eastAsia" w:ascii="Arial" w:hAnsi="Arial" w:cs="Arial"/>
                <w:b/>
                <w:sz w:val="30"/>
              </w:rPr>
              <w:t>申请工程硕士学位</w:t>
            </w:r>
            <w:r>
              <w:rPr>
                <w:rFonts w:ascii="Arial" w:hAnsi="Arial" w:cs="Arial"/>
                <w:b/>
                <w:sz w:val="30"/>
              </w:rPr>
              <w:t>)</w:t>
            </w:r>
          </w:p>
        </w:tc>
      </w:tr>
    </w:tbl>
    <w:p>
      <w:pPr>
        <w:rPr>
          <w:rFonts w:ascii="Arial" w:hAnsi="Arial" w:cs="Arial"/>
          <w:b/>
          <w:sz w:val="30"/>
        </w:rPr>
      </w:pPr>
    </w:p>
    <w:p>
      <w:pPr>
        <w:rPr>
          <w:rFonts w:ascii="Arial" w:hAnsi="Arial" w:cs="Arial"/>
          <w:b/>
          <w:sz w:val="30"/>
        </w:rPr>
      </w:pPr>
    </w:p>
    <w:p>
      <w:pPr>
        <w:rPr>
          <w:rFonts w:ascii="Arial" w:hAnsi="Arial" w:cs="Arial"/>
          <w:b/>
          <w:sz w:val="30"/>
        </w:rPr>
      </w:pPr>
    </w:p>
    <w:p>
      <w:pPr>
        <w:rPr>
          <w:rFonts w:ascii="Arial" w:hAnsi="Arial" w:cs="Arial"/>
          <w:b/>
          <w:sz w:val="30"/>
        </w:rPr>
      </w:pPr>
    </w:p>
    <w:tbl>
      <w:tblPr>
        <w:tblStyle w:val="25"/>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Layout w:type="fixed"/>
        </w:tblPrEx>
        <w:trPr>
          <w:jc w:val="center"/>
        </w:trPr>
        <w:tc>
          <w:tcPr>
            <w:tcW w:w="3960" w:type="dxa"/>
          </w:tcPr>
          <w:p>
            <w:pPr>
              <w:ind w:left="1"/>
              <w:jc w:val="center"/>
              <w:rPr>
                <w:rFonts w:ascii="Arial" w:hAnsi="Arial" w:cs="Arial"/>
                <w:b/>
                <w:sz w:val="30"/>
              </w:rPr>
            </w:pPr>
            <w:r>
              <w:rPr>
                <w:rFonts w:hint="eastAsia" w:ascii="Arial" w:hAnsi="Arial" w:cs="Arial"/>
                <w:b/>
                <w:sz w:val="30"/>
              </w:rPr>
              <w:t>南京大学软件学院</w:t>
            </w:r>
          </w:p>
        </w:tc>
      </w:tr>
      <w:tr>
        <w:tblPrEx>
          <w:tblLayout w:type="fixed"/>
        </w:tblPrEx>
        <w:trPr>
          <w:jc w:val="center"/>
        </w:trPr>
        <w:tc>
          <w:tcPr>
            <w:tcW w:w="3960" w:type="dxa"/>
          </w:tcPr>
          <w:p>
            <w:pPr>
              <w:ind w:left="1"/>
              <w:jc w:val="center"/>
              <w:rPr>
                <w:rFonts w:ascii="Arial" w:hAnsi="Arial" w:cs="Arial"/>
                <w:b/>
                <w:sz w:val="30"/>
                <w:szCs w:val="30"/>
              </w:rPr>
            </w:pPr>
            <w:r>
              <w:rPr>
                <w:rFonts w:ascii="Arial" w:hAnsi="Arial" w:cs="Arial"/>
                <w:b/>
                <w:sz w:val="30"/>
                <w:szCs w:val="30"/>
              </w:rPr>
              <w:t>2019</w:t>
            </w:r>
            <w:r>
              <w:rPr>
                <w:rFonts w:hint="eastAsia" w:ascii="Arial" w:hAnsi="Arial" w:cs="Arial"/>
                <w:b/>
                <w:sz w:val="30"/>
                <w:szCs w:val="30"/>
              </w:rPr>
              <w:t>年</w:t>
            </w:r>
            <w:r>
              <w:rPr>
                <w:rFonts w:ascii="Arial" w:hAnsi="Arial" w:cs="Arial"/>
                <w:b/>
                <w:sz w:val="30"/>
                <w:szCs w:val="30"/>
              </w:rPr>
              <w:t>04</w:t>
            </w:r>
            <w:r>
              <w:rPr>
                <w:rFonts w:hint="eastAsia" w:ascii="Arial" w:hAnsi="Arial" w:cs="Arial"/>
                <w:b/>
                <w:sz w:val="30"/>
                <w:szCs w:val="30"/>
              </w:rPr>
              <w:t>月</w:t>
            </w:r>
          </w:p>
        </w:tc>
      </w:tr>
    </w:tbl>
    <w:p>
      <w:pPr>
        <w:rPr>
          <w:rFonts w:ascii="Arial" w:hAnsi="Arial" w:eastAsia="Times New Roman" w:cs="Arial"/>
          <w:b/>
          <w:sz w:val="30"/>
        </w:rPr>
      </w:pPr>
    </w:p>
    <w:p>
      <w:pPr>
        <w:jc w:val="center"/>
        <w:rPr>
          <w:rFonts w:ascii="Arial" w:hAnsi="Arial" w:eastAsia="Times New Roman" w:cs="Arial"/>
          <w:b/>
          <w:sz w:val="48"/>
          <w:szCs w:val="48"/>
        </w:rPr>
      </w:pPr>
      <w:r>
        <w:rPr>
          <w:rFonts w:ascii="Arial" w:hAnsi="Arial" w:eastAsia="Times New Roman" w:cs="Arial"/>
          <w:b/>
          <w:sz w:val="30"/>
        </w:rPr>
        <w:br w:type="page"/>
      </w:r>
    </w:p>
    <w:p>
      <w:pPr>
        <w:jc w:val="center"/>
        <w:rPr>
          <w:rFonts w:ascii="Arial" w:hAnsi="Arial" w:eastAsia="Times New Roman" w:cs="Arial"/>
          <w:b/>
          <w:sz w:val="48"/>
          <w:szCs w:val="48"/>
        </w:rPr>
      </w:pPr>
      <w:r>
        <w:rPr>
          <w:rFonts w:ascii="Arial" w:hAnsi="Arial" w:eastAsia="Times New Roman" w:cs="Arial"/>
          <w:b/>
          <w:sz w:val="48"/>
          <w:szCs w:val="48"/>
        </w:rPr>
        <w:t>The Design and Implementation of Information Extraction Service  Based on Deep Learning</w:t>
      </w:r>
    </w:p>
    <w:p>
      <w:pPr>
        <w:rPr>
          <w:rFonts w:ascii="Arial" w:hAnsi="Arial" w:cs="Arial"/>
        </w:rPr>
      </w:pPr>
    </w:p>
    <w:p>
      <w:pPr>
        <w:jc w:val="center"/>
        <w:rPr>
          <w:rFonts w:ascii="Arial" w:hAnsi="Arial" w:cs="Arial"/>
        </w:rPr>
      </w:pPr>
    </w:p>
    <w:p>
      <w:pPr>
        <w:jc w:val="center"/>
        <w:rPr>
          <w:rFonts w:ascii="Arial" w:hAnsi="Arial" w:cs="Arial"/>
        </w:rPr>
      </w:pPr>
    </w:p>
    <w:p>
      <w:pPr>
        <w:jc w:val="center"/>
        <w:rPr>
          <w:rFonts w:ascii="Arial" w:hAnsi="Arial" w:cs="Arial"/>
          <w:b/>
          <w:sz w:val="44"/>
          <w:szCs w:val="44"/>
        </w:rPr>
      </w:pPr>
      <w:r>
        <w:rPr>
          <w:rFonts w:ascii="Arial" w:hAnsi="Arial" w:cs="Arial"/>
          <w:b/>
          <w:sz w:val="44"/>
          <w:szCs w:val="44"/>
        </w:rPr>
        <w:t>An, Lei</w:t>
      </w:r>
    </w:p>
    <w:p>
      <w:pPr>
        <w:jc w:val="center"/>
        <w:rPr>
          <w:rFonts w:ascii="Arial" w:hAnsi="Arial" w:cs="Arial"/>
          <w:b/>
          <w:sz w:val="48"/>
          <w:szCs w:val="48"/>
        </w:rPr>
      </w:pPr>
    </w:p>
    <w:p>
      <w:pPr>
        <w:jc w:val="center"/>
        <w:rPr>
          <w:rFonts w:ascii="Arial" w:hAnsi="Arial" w:cs="Arial"/>
          <w:b/>
          <w:sz w:val="32"/>
          <w:szCs w:val="32"/>
        </w:rPr>
      </w:pPr>
      <w:bookmarkStart w:id="16" w:name="_Toc135835153"/>
      <w:bookmarkStart w:id="17" w:name="_Toc135932745"/>
      <w:bookmarkStart w:id="18" w:name="_Toc135971810"/>
      <w:bookmarkStart w:id="19" w:name="_Toc135932824"/>
      <w:bookmarkStart w:id="20" w:name="_Toc135971882"/>
      <w:bookmarkStart w:id="21" w:name="_Toc135932653"/>
      <w:bookmarkStart w:id="22" w:name="_Toc135932910"/>
      <w:r>
        <w:rPr>
          <w:rFonts w:ascii="Arial" w:hAnsi="Arial" w:cs="Arial"/>
          <w:b/>
          <w:sz w:val="32"/>
          <w:szCs w:val="32"/>
        </w:rPr>
        <w:t>Submitted in partial fulfillment of the requirements for the degree of Master</w:t>
      </w:r>
      <w:bookmarkEnd w:id="16"/>
      <w:r>
        <w:rPr>
          <w:rFonts w:ascii="Arial" w:hAnsi="Arial" w:cs="Arial"/>
          <w:b/>
          <w:sz w:val="32"/>
          <w:szCs w:val="32"/>
        </w:rPr>
        <w:t xml:space="preserve"> of Engineering</w:t>
      </w:r>
      <w:bookmarkEnd w:id="17"/>
      <w:bookmarkEnd w:id="18"/>
      <w:bookmarkEnd w:id="19"/>
      <w:bookmarkEnd w:id="20"/>
      <w:bookmarkEnd w:id="21"/>
      <w:bookmarkEnd w:id="22"/>
    </w:p>
    <w:p>
      <w:pPr>
        <w:jc w:val="center"/>
        <w:rPr>
          <w:rFonts w:ascii="Arial" w:hAnsi="Arial" w:cs="Arial"/>
          <w:b/>
          <w:sz w:val="48"/>
          <w:szCs w:val="48"/>
        </w:rPr>
      </w:pPr>
    </w:p>
    <w:p>
      <w:pPr>
        <w:jc w:val="center"/>
        <w:rPr>
          <w:rFonts w:ascii="Arial" w:hAnsi="Arial" w:cs="Arial"/>
          <w:sz w:val="30"/>
          <w:szCs w:val="30"/>
        </w:rPr>
      </w:pPr>
      <w:r>
        <w:rPr>
          <w:rFonts w:ascii="Arial" w:hAnsi="Arial" w:cs="Arial"/>
          <w:sz w:val="30"/>
          <w:szCs w:val="30"/>
        </w:rPr>
        <w:t>Supervised by</w:t>
      </w:r>
    </w:p>
    <w:p>
      <w:pPr>
        <w:jc w:val="center"/>
        <w:rPr>
          <w:rFonts w:ascii="Arial" w:hAnsi="Arial" w:cs="Arial"/>
          <w:b/>
          <w:sz w:val="30"/>
          <w:szCs w:val="30"/>
        </w:rPr>
      </w:pPr>
      <w:r>
        <w:rPr>
          <w:rFonts w:ascii="Arial" w:hAnsi="Arial" w:cs="Arial"/>
          <w:sz w:val="30"/>
          <w:szCs w:val="30"/>
        </w:rPr>
        <w:t>Associate Professor</w:t>
      </w:r>
      <w:r>
        <w:rPr>
          <w:rFonts w:ascii="Arial" w:hAnsi="Arial" w:cs="Arial"/>
          <w:b/>
          <w:sz w:val="30"/>
          <w:szCs w:val="30"/>
        </w:rPr>
        <w:t xml:space="preserve"> Fu, Xiao</w:t>
      </w: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b/>
          <w:sz w:val="28"/>
          <w:szCs w:val="28"/>
        </w:rPr>
      </w:pPr>
    </w:p>
    <w:p>
      <w:pPr>
        <w:jc w:val="center"/>
        <w:rPr>
          <w:rFonts w:ascii="Arial" w:hAnsi="Arial" w:cs="Arial"/>
          <w:sz w:val="28"/>
          <w:szCs w:val="28"/>
        </w:rPr>
      </w:pPr>
      <w:r>
        <w:rPr>
          <w:rFonts w:ascii="Arial" w:hAnsi="Arial" w:cs="Arial"/>
          <w:sz w:val="28"/>
          <w:szCs w:val="28"/>
        </w:rPr>
        <w:t>Software Institute</w:t>
      </w:r>
    </w:p>
    <w:p>
      <w:pPr>
        <w:jc w:val="center"/>
        <w:rPr>
          <w:rFonts w:ascii="Arial" w:hAnsi="Arial" w:cs="Arial"/>
          <w:b/>
          <w:sz w:val="28"/>
          <w:szCs w:val="28"/>
        </w:rPr>
      </w:pPr>
      <w:r>
        <w:rPr>
          <w:rFonts w:ascii="Arial" w:hAnsi="Arial" w:cs="Arial"/>
          <w:b/>
          <w:sz w:val="28"/>
          <w:szCs w:val="28"/>
        </w:rPr>
        <w:t>NANJING UNIVERSITY</w:t>
      </w:r>
    </w:p>
    <w:p>
      <w:pPr>
        <w:jc w:val="center"/>
        <w:rPr>
          <w:rFonts w:ascii="Arial" w:hAnsi="Arial" w:cs="Arial"/>
          <w:sz w:val="28"/>
          <w:szCs w:val="28"/>
        </w:rPr>
      </w:pPr>
      <w:r>
        <w:rPr>
          <w:rFonts w:ascii="Arial" w:hAnsi="Arial" w:cs="Arial"/>
          <w:sz w:val="28"/>
          <w:szCs w:val="28"/>
        </w:rPr>
        <w:t>Nanjing, China</w:t>
      </w:r>
    </w:p>
    <w:p>
      <w:pPr>
        <w:jc w:val="center"/>
        <w:rPr>
          <w:rFonts w:ascii="Arial" w:hAnsi="Arial" w:cs="Arial"/>
        </w:rPr>
      </w:pPr>
      <w:r>
        <w:rPr>
          <w:rFonts w:ascii="Arial" w:hAnsi="Arial" w:cs="Arial"/>
          <w:sz w:val="28"/>
          <w:szCs w:val="28"/>
        </w:rPr>
        <w:t>Apr, 2019</w:t>
      </w:r>
    </w:p>
    <w:p>
      <w:pPr>
        <w:jc w:val="center"/>
        <w:rPr>
          <w:rFonts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ascii="Arial" w:hAnsi="Arial" w:eastAsia="黑体" w:cs="Arial"/>
          <w:b w:val="0"/>
        </w:rPr>
      </w:pPr>
      <w:bookmarkStart w:id="23" w:name="_Toc514163438"/>
      <w:bookmarkStart w:id="24" w:name="_Toc187764274"/>
      <w:bookmarkStart w:id="25" w:name="_Toc187761918"/>
      <w:r>
        <w:rPr>
          <w:rFonts w:hint="eastAsia" w:ascii="Arial" w:hAnsi="Arial" w:eastAsia="黑体" w:cs="Arial"/>
          <w:b w:val="0"/>
        </w:rPr>
        <w:t>摘</w:t>
      </w:r>
      <w:r>
        <w:rPr>
          <w:rFonts w:ascii="Arial" w:hAnsi="Arial" w:eastAsia="黑体" w:cs="Arial"/>
          <w:b w:val="0"/>
        </w:rPr>
        <w:t xml:space="preserve">  </w:t>
      </w:r>
      <w:r>
        <w:rPr>
          <w:rFonts w:hint="eastAsia" w:ascii="Arial" w:hAnsi="Arial" w:eastAsia="黑体" w:cs="Arial"/>
          <w:b w:val="0"/>
        </w:rPr>
        <w:t>要</w:t>
      </w:r>
      <w:bookmarkEnd w:id="0"/>
      <w:bookmarkEnd w:id="23"/>
      <w:bookmarkEnd w:id="24"/>
      <w:bookmarkEnd w:id="25"/>
    </w:p>
    <w:p>
      <w:pPr>
        <w:pStyle w:val="11"/>
        <w:spacing w:before="0" w:beforeLines="0" w:beforeAutospacing="0" w:after="0" w:afterAutospacing="0" w:line="360" w:lineRule="auto"/>
        <w:ind w:firstLine="480" w:firstLineChars="200"/>
        <w:rPr>
          <w:rFonts w:ascii="Arial" w:hAnsi="Arial" w:cs="Arial"/>
        </w:rPr>
      </w:pPr>
      <w:r>
        <w:rPr>
          <w:rFonts w:hint="eastAsia"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11"/>
        <w:spacing w:before="0" w:beforeLines="0" w:beforeAutospacing="0" w:after="0" w:afterAutospacing="0" w:line="360" w:lineRule="auto"/>
        <w:ind w:firstLine="480" w:firstLineChars="200"/>
        <w:rPr>
          <w:rFonts w:ascii="Arial" w:hAnsi="Arial" w:cs="Arial"/>
        </w:rPr>
      </w:pPr>
      <w:r>
        <w:rPr>
          <w:rFonts w:hint="eastAsia" w:ascii="Arial" w:hAnsi="Arial" w:cs="Arial"/>
        </w:rPr>
        <w:t>面对上文所述的问题，一个能够提供高质量数据的信息抽取服务就显得十分重要。本文以从非结构化文本中进行信息抽取为背景，以构建知识图谱时所需的三元组作为目标，实现从非结构化数据到知识图谱三元组的数据处理与转换。</w:t>
      </w:r>
    </w:p>
    <w:p>
      <w:pPr>
        <w:pStyle w:val="11"/>
        <w:spacing w:before="0" w:beforeLines="0" w:beforeAutospacing="0" w:after="0" w:afterAutospacing="0" w:line="360" w:lineRule="auto"/>
        <w:ind w:firstLine="480" w:firstLineChars="200"/>
        <w:rPr>
          <w:rFonts w:ascii="Arial" w:hAnsi="Arial" w:cs="Arial"/>
        </w:rPr>
      </w:pPr>
      <w:r>
        <w:rPr>
          <w:rFonts w:hint="eastAsia" w:ascii="Arial" w:hAnsi="Arial" w:cs="Arial"/>
        </w:rPr>
        <w:t>本文从模型设计和具体的使用场景出发，选择了两种不同的命名实体识别模型和一种关系抽取模型进行组合，并将模型封装在</w:t>
      </w:r>
      <w:r>
        <w:rPr>
          <w:rFonts w:ascii="Arial" w:hAnsi="Arial" w:cs="Arial"/>
        </w:rPr>
        <w:t>Docker</w:t>
      </w:r>
      <w:r>
        <w:rPr>
          <w:rFonts w:hint="eastAsia" w:ascii="Arial" w:hAnsi="Arial" w:cs="Arial"/>
        </w:rPr>
        <w:t>容器中，部署到</w:t>
      </w:r>
      <w:r>
        <w:rPr>
          <w:rFonts w:ascii="Arial" w:hAnsi="Arial" w:cs="Arial"/>
        </w:rPr>
        <w:t>Kubernetes</w:t>
      </w:r>
      <w:r>
        <w:rPr>
          <w:rFonts w:hint="eastAsia" w:ascii="Arial" w:hAnsi="Arial" w:cs="Arial"/>
        </w:rPr>
        <w:t>集群上构建一个信息抽取服务系统。</w:t>
      </w:r>
    </w:p>
    <w:p>
      <w:pPr>
        <w:pStyle w:val="11"/>
        <w:spacing w:before="0" w:beforeLines="0" w:beforeAutospacing="0" w:after="0" w:afterAutospacing="0" w:line="360" w:lineRule="auto"/>
        <w:ind w:firstLine="480" w:firstLineChars="200"/>
        <w:rPr>
          <w:rFonts w:ascii="Arial" w:hAnsi="Arial" w:cs="Arial"/>
          <w:bCs/>
        </w:rPr>
      </w:pPr>
      <w:r>
        <w:rPr>
          <w:rFonts w:hint="eastAsia" w:ascii="Arial" w:hAnsi="Arial" w:cs="Arial"/>
        </w:rPr>
        <w:t>本文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11"/>
        <w:numPr>
          <w:ins w:id="0" w:author="" w:date=""/>
        </w:numPr>
        <w:spacing w:before="0" w:beforeLines="0" w:beforeAutospacing="0" w:after="0" w:afterAutospacing="0" w:line="360" w:lineRule="auto"/>
        <w:ind w:firstLine="0" w:firstLineChars="0"/>
        <w:rPr>
          <w:rFonts w:ascii="Arial" w:hAnsi="Arial" w:cs="Arial"/>
          <w:b/>
        </w:rPr>
      </w:pPr>
    </w:p>
    <w:p>
      <w:pPr>
        <w:pStyle w:val="11"/>
        <w:numPr>
          <w:ins w:id="1" w:author="" w:date=""/>
        </w:numPr>
        <w:spacing w:before="0" w:beforeLines="0" w:beforeAutospacing="0" w:after="0" w:afterAutospacing="0" w:line="360" w:lineRule="auto"/>
        <w:ind w:firstLine="0" w:firstLineChars="0"/>
        <w:rPr>
          <w:rFonts w:ascii="Arial" w:hAnsi="Arial" w:cs="Arial"/>
          <w:b/>
        </w:rPr>
      </w:pPr>
    </w:p>
    <w:p>
      <w:pPr>
        <w:pStyle w:val="11"/>
        <w:numPr>
          <w:ins w:id="2" w:author="" w:date=""/>
        </w:numPr>
        <w:spacing w:before="0" w:beforeLines="0" w:beforeAutospacing="0" w:after="0" w:afterAutospacing="0" w:line="360" w:lineRule="auto"/>
        <w:ind w:firstLine="0" w:firstLineChars="0"/>
        <w:rPr>
          <w:rFonts w:ascii="Arial" w:hAnsi="Arial" w:cs="Arial"/>
          <w:b/>
        </w:rPr>
      </w:pPr>
    </w:p>
    <w:p>
      <w:pPr>
        <w:pStyle w:val="11"/>
        <w:spacing w:before="0" w:beforeLines="0" w:beforeAutospacing="0" w:after="0" w:afterAutospacing="0" w:line="360" w:lineRule="auto"/>
        <w:rPr>
          <w:rFonts w:hint="default" w:ascii="Arial" w:hAnsi="Arial" w:eastAsia="宋体" w:cs="Arial"/>
          <w:lang w:val="en-US" w:eastAsia="zh-CN"/>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eastAsia" w:ascii="Arial" w:hAnsi="Arial" w:cs="Arial"/>
          <w:b/>
        </w:rPr>
        <w:t>关键词</w:t>
      </w:r>
      <w:r>
        <w:rPr>
          <w:rFonts w:hint="eastAsia" w:ascii="Arial" w:hAnsi="Arial" w:cs="Arial"/>
        </w:rPr>
        <w:t>：命名实体识别，关系抽取，深度学习</w:t>
      </w:r>
      <w:r>
        <w:rPr>
          <w:rFonts w:hint="eastAsia" w:ascii="Arial" w:hAnsi="Arial" w:cs="Arial"/>
          <w:lang w:eastAsia="zh-CN"/>
        </w:rPr>
        <w:t>，</w:t>
      </w:r>
      <w:r>
        <w:rPr>
          <w:rFonts w:hint="eastAsia" w:ascii="Arial" w:hAnsi="Arial" w:cs="Arial"/>
          <w:lang w:val="en-US" w:eastAsia="zh-CN"/>
        </w:rPr>
        <w:t>信息抽取服务</w:t>
      </w:r>
    </w:p>
    <w:p>
      <w:pPr>
        <w:pStyle w:val="2"/>
        <w:jc w:val="center"/>
        <w:rPr>
          <w:rFonts w:ascii="Arial" w:hAnsi="Arial" w:cs="Arial"/>
        </w:rPr>
      </w:pPr>
      <w:bookmarkStart w:id="26" w:name="_Toc136892941"/>
      <w:bookmarkStart w:id="27" w:name="_Toc136892875"/>
      <w:bookmarkStart w:id="28" w:name="_Toc136854959"/>
      <w:bookmarkStart w:id="29" w:name="_Toc136854867"/>
      <w:bookmarkStart w:id="30" w:name="_Toc137200754"/>
      <w:bookmarkStart w:id="31" w:name="_Toc187764275"/>
      <w:bookmarkStart w:id="32" w:name="_Toc136947298"/>
      <w:bookmarkStart w:id="33" w:name="_Toc187761919"/>
      <w:bookmarkStart w:id="34" w:name="_Toc137201221"/>
      <w:bookmarkStart w:id="35" w:name="_Toc136892744"/>
      <w:bookmarkStart w:id="36" w:name="_Toc187122267"/>
      <w:bookmarkStart w:id="37" w:name="_Toc514163439"/>
      <w:r>
        <w:rPr>
          <w:rFonts w:ascii="Arial" w:hAnsi="Arial" w:cs="Arial"/>
        </w:rPr>
        <w:t>Abstract</w:t>
      </w:r>
      <w:bookmarkEnd w:id="26"/>
      <w:bookmarkEnd w:id="27"/>
      <w:bookmarkEnd w:id="28"/>
      <w:bookmarkEnd w:id="29"/>
      <w:bookmarkEnd w:id="30"/>
      <w:bookmarkEnd w:id="31"/>
      <w:bookmarkEnd w:id="32"/>
      <w:bookmarkEnd w:id="33"/>
      <w:bookmarkEnd w:id="34"/>
      <w:bookmarkEnd w:id="35"/>
      <w:bookmarkEnd w:id="36"/>
      <w:bookmarkEnd w:id="37"/>
    </w:p>
    <w:p>
      <w:pPr>
        <w:spacing w:line="360" w:lineRule="auto"/>
        <w:ind w:firstLine="420" w:firstLineChars="200"/>
        <w:rPr>
          <w:rFonts w:ascii="Arial" w:hAnsi="Arial" w:cs="Arial"/>
          <w:sz w:val="21"/>
          <w:szCs w:val="21"/>
        </w:rPr>
      </w:pPr>
      <w:r>
        <w:rPr>
          <w:rFonts w:ascii="Arial" w:hAnsi="Arial" w:cs="Arial"/>
          <w:sz w:val="21"/>
          <w:szCs w:val="21"/>
        </w:rPr>
        <w:t>With the rapid development of artificial intelligence, more and more algorithm were applied.Natural Language Processing has always been the focus of many people as an important branch in the field of artificial intelligence,</w:t>
      </w:r>
      <w:r>
        <w:rPr>
          <w:rFonts w:hint="eastAsia" w:ascii="Arial" w:hAnsi="Arial" w:cs="Arial"/>
          <w:sz w:val="21"/>
          <w:szCs w:val="21"/>
          <w:lang w:val="en-US" w:eastAsia="zh-CN"/>
        </w:rPr>
        <w:t xml:space="preserve"> </w:t>
      </w:r>
      <w:r>
        <w:rPr>
          <w:rFonts w:ascii="Arial" w:hAnsi="Arial" w:cs="Arial"/>
          <w:sz w:val="21"/>
          <w:szCs w:val="21"/>
        </w:rPr>
        <w:t>and Knowledge Graph is an important research direction in Natural Language Processing.</w:t>
      </w:r>
      <w:r>
        <w:rPr>
          <w:rFonts w:hint="eastAsia" w:ascii="Arial" w:hAnsi="Arial" w:cs="Arial"/>
          <w:sz w:val="21"/>
          <w:szCs w:val="21"/>
          <w:lang w:val="en-US" w:eastAsia="zh-CN"/>
        </w:rPr>
        <w:t xml:space="preserve"> </w:t>
      </w:r>
      <w:r>
        <w:rPr>
          <w:rFonts w:ascii="Arial" w:hAnsi="Arial" w:cs="Arial"/>
          <w:sz w:val="21"/>
          <w:szCs w:val="21"/>
        </w:rPr>
        <w:t>The data sources for constructing Knowledge Graph include structured text and unstructured text.</w:t>
      </w:r>
      <w:r>
        <w:rPr>
          <w:rFonts w:hint="eastAsia" w:ascii="Arial" w:hAnsi="Arial" w:cs="Arial"/>
          <w:sz w:val="21"/>
          <w:szCs w:val="21"/>
          <w:lang w:val="en-US" w:eastAsia="zh-CN"/>
        </w:rPr>
        <w:t xml:space="preserve"> </w:t>
      </w:r>
      <w:r>
        <w:rPr>
          <w:rFonts w:ascii="Arial" w:hAnsi="Arial" w:cs="Arial"/>
          <w:sz w:val="21"/>
          <w:szCs w:val="21"/>
        </w:rPr>
        <w:t>As an unstructured text that is one of the important data sources for constructing Knowledge Graphs,</w:t>
      </w:r>
      <w:r>
        <w:rPr>
          <w:rFonts w:hint="eastAsia" w:ascii="Arial" w:hAnsi="Arial" w:cs="Arial"/>
          <w:sz w:val="21"/>
          <w:szCs w:val="21"/>
          <w:lang w:val="en-US" w:eastAsia="zh-CN"/>
        </w:rPr>
        <w:t xml:space="preserve"> </w:t>
      </w:r>
      <w:r>
        <w:rPr>
          <w:rFonts w:ascii="Arial" w:hAnsi="Arial" w:cs="Arial"/>
          <w:sz w:val="21"/>
          <w:szCs w:val="21"/>
        </w:rPr>
        <w:t>how to extract high quality information from it becomes a research hot spot.</w:t>
      </w:r>
    </w:p>
    <w:p>
      <w:pPr>
        <w:spacing w:line="360" w:lineRule="auto"/>
        <w:ind w:firstLine="420" w:firstLineChars="200"/>
        <w:rPr>
          <w:rFonts w:ascii="Arial" w:hAnsi="Arial" w:cs="Arial"/>
          <w:sz w:val="21"/>
          <w:szCs w:val="21"/>
        </w:rPr>
      </w:pPr>
      <w:r>
        <w:rPr>
          <w:rFonts w:ascii="Arial" w:hAnsi="Arial" w:cs="Arial"/>
          <w:sz w:val="21"/>
          <w:szCs w:val="21"/>
        </w:rPr>
        <w:t>In the face of the problems described above,</w:t>
      </w:r>
      <w:r>
        <w:rPr>
          <w:rFonts w:hint="eastAsia" w:ascii="Arial" w:hAnsi="Arial" w:cs="Arial"/>
          <w:sz w:val="21"/>
          <w:szCs w:val="21"/>
          <w:lang w:val="en-US" w:eastAsia="zh-CN"/>
        </w:rPr>
        <w:t xml:space="preserve"> </w:t>
      </w:r>
      <w:r>
        <w:rPr>
          <w:rFonts w:ascii="Arial" w:hAnsi="Arial" w:cs="Arial"/>
          <w:sz w:val="21"/>
          <w:szCs w:val="21"/>
        </w:rPr>
        <w:t>an information extraction service that provides high quality data is very important.</w:t>
      </w:r>
      <w:r>
        <w:rPr>
          <w:rFonts w:hint="eastAsia" w:ascii="Arial" w:hAnsi="Arial" w:cs="Arial"/>
          <w:sz w:val="21"/>
          <w:szCs w:val="21"/>
          <w:lang w:val="en-US" w:eastAsia="zh-CN"/>
        </w:rPr>
        <w:t xml:space="preserve"> </w:t>
      </w:r>
      <w:r>
        <w:rPr>
          <w:rFonts w:ascii="Arial" w:hAnsi="Arial" w:cs="Arial"/>
          <w:sz w:val="21"/>
          <w:szCs w:val="21"/>
        </w:rPr>
        <w:t>Based on the background of information extraction from unstructured texts,</w:t>
      </w:r>
      <w:r>
        <w:rPr>
          <w:rFonts w:hint="eastAsia" w:ascii="Arial" w:hAnsi="Arial" w:cs="Arial"/>
          <w:sz w:val="21"/>
          <w:szCs w:val="21"/>
          <w:lang w:val="en-US" w:eastAsia="zh-CN"/>
        </w:rPr>
        <w:t xml:space="preserve"> </w:t>
      </w:r>
      <w:r>
        <w:rPr>
          <w:rFonts w:ascii="Arial" w:hAnsi="Arial" w:cs="Arial"/>
          <w:sz w:val="21"/>
          <w:szCs w:val="21"/>
        </w:rPr>
        <w:t>this thesis aims to construct data graphs form the unstructured data to the Knowledge Graph triples.</w:t>
      </w:r>
    </w:p>
    <w:p>
      <w:pPr>
        <w:spacing w:line="360" w:lineRule="auto"/>
        <w:ind w:firstLine="420" w:firstLineChars="200"/>
        <w:rPr>
          <w:rFonts w:ascii="Arial" w:hAnsi="Arial" w:cs="Arial"/>
          <w:sz w:val="21"/>
          <w:szCs w:val="21"/>
        </w:rPr>
      </w:pPr>
      <w:r>
        <w:rPr>
          <w:rFonts w:hint="eastAsia" w:ascii="Arial" w:hAnsi="Arial" w:cs="Arial"/>
          <w:sz w:val="21"/>
          <w:szCs w:val="21"/>
          <w:lang w:val="en-US" w:eastAsia="zh-CN"/>
        </w:rPr>
        <w:t xml:space="preserve"> Based on</w:t>
      </w:r>
      <w:r>
        <w:rPr>
          <w:rFonts w:ascii="Arial" w:hAnsi="Arial" w:cs="Arial"/>
          <w:sz w:val="21"/>
          <w:szCs w:val="21"/>
        </w:rPr>
        <w:t xml:space="preserve"> the model design and specific usage scenarios</w:t>
      </w:r>
      <w:r>
        <w:rPr>
          <w:rFonts w:hint="eastAsia" w:ascii="Arial" w:hAnsi="Arial" w:cs="Arial"/>
          <w:sz w:val="21"/>
          <w:szCs w:val="21"/>
          <w:lang w:val="en-US" w:eastAsia="zh-CN"/>
        </w:rPr>
        <w:t>, the</w:t>
      </w:r>
      <w:r>
        <w:rPr>
          <w:rFonts w:ascii="Arial" w:hAnsi="Arial" w:cs="Arial"/>
          <w:sz w:val="21"/>
          <w:szCs w:val="21"/>
        </w:rPr>
        <w:t xml:space="preserve"> thesis combine two different Named Entity Recognition models and one Relation Extraction model,</w:t>
      </w:r>
      <w:r>
        <w:rPr>
          <w:rFonts w:hint="eastAsia" w:ascii="Arial" w:hAnsi="Arial" w:cs="Arial"/>
          <w:sz w:val="21"/>
          <w:szCs w:val="21"/>
          <w:lang w:val="en-US" w:eastAsia="zh-CN"/>
        </w:rPr>
        <w:t xml:space="preserve"> </w:t>
      </w:r>
      <w:r>
        <w:rPr>
          <w:rFonts w:ascii="Arial" w:hAnsi="Arial" w:cs="Arial"/>
          <w:sz w:val="21"/>
          <w:szCs w:val="21"/>
        </w:rPr>
        <w:t>package the models in a Docker container and deploy to the Kubernetes cluster to build an information extraction service system.</w:t>
      </w:r>
    </w:p>
    <w:p>
      <w:pPr>
        <w:spacing w:line="360" w:lineRule="auto"/>
        <w:ind w:firstLine="420" w:firstLineChars="200"/>
        <w:rPr>
          <w:rFonts w:ascii="Arial" w:hAnsi="Arial" w:cs="Arial"/>
          <w:sz w:val="21"/>
          <w:szCs w:val="21"/>
        </w:rPr>
      </w:pPr>
      <w:r>
        <w:rPr>
          <w:rFonts w:ascii="Arial" w:hAnsi="Arial" w:cs="Arial"/>
          <w:sz w:val="21"/>
          <w:szCs w:val="21"/>
        </w:rPr>
        <w:t>The thesis firstly introduces the research background of information extraction`s two sub-task Named Entity Recognition and Relation Extraction,explain some main work of this thesis.</w:t>
      </w:r>
      <w:r>
        <w:rPr>
          <w:rFonts w:hint="eastAsia" w:ascii="Arial" w:hAnsi="Arial" w:cs="Arial"/>
          <w:sz w:val="21"/>
          <w:szCs w:val="21"/>
          <w:lang w:val="en-US" w:eastAsia="zh-CN"/>
        </w:rPr>
        <w:t xml:space="preserve"> </w:t>
      </w:r>
      <w:r>
        <w:rPr>
          <w:rFonts w:ascii="Arial" w:hAnsi="Arial" w:cs="Arial"/>
          <w:sz w:val="21"/>
          <w:szCs w:val="21"/>
        </w:rPr>
        <w:t>Then,</w:t>
      </w:r>
      <w:r>
        <w:rPr>
          <w:rFonts w:hint="eastAsia" w:ascii="Arial" w:hAnsi="Arial" w:cs="Arial"/>
          <w:sz w:val="21"/>
          <w:szCs w:val="21"/>
          <w:lang w:val="en-US" w:eastAsia="zh-CN"/>
        </w:rPr>
        <w:t xml:space="preserve"> </w:t>
      </w:r>
      <w:r>
        <w:rPr>
          <w:rFonts w:ascii="Arial" w:hAnsi="Arial" w:cs="Arial"/>
          <w:sz w:val="21"/>
          <w:szCs w:val="21"/>
        </w:rPr>
        <w:t>the thesis briefly introduces and explains some technologies used in the implementation of information extraction service.</w:t>
      </w:r>
      <w:r>
        <w:rPr>
          <w:rFonts w:hint="eastAsia" w:ascii="Arial" w:hAnsi="Arial" w:cs="Arial"/>
          <w:sz w:val="21"/>
          <w:szCs w:val="21"/>
          <w:lang w:val="en-US" w:eastAsia="zh-CN"/>
        </w:rPr>
        <w:t xml:space="preserve"> </w:t>
      </w:r>
      <w:r>
        <w:rPr>
          <w:rFonts w:ascii="Arial" w:hAnsi="Arial" w:cs="Arial"/>
          <w:sz w:val="21"/>
          <w:szCs w:val="21"/>
        </w:rPr>
        <w:t>After that,</w:t>
      </w:r>
      <w:r>
        <w:rPr>
          <w:rFonts w:hint="eastAsia" w:ascii="Arial" w:hAnsi="Arial" w:cs="Arial"/>
          <w:sz w:val="21"/>
          <w:szCs w:val="21"/>
          <w:lang w:val="en-US" w:eastAsia="zh-CN"/>
        </w:rPr>
        <w:t xml:space="preserve"> </w:t>
      </w:r>
      <w:r>
        <w:rPr>
          <w:rFonts w:ascii="Arial" w:hAnsi="Arial" w:cs="Arial"/>
          <w:sz w:val="21"/>
          <w:szCs w:val="21"/>
        </w:rPr>
        <w:t>the thesis describes the requirements analysis,</w:t>
      </w:r>
      <w:r>
        <w:rPr>
          <w:rFonts w:hint="eastAsia" w:ascii="Arial" w:hAnsi="Arial" w:cs="Arial"/>
          <w:sz w:val="21"/>
          <w:szCs w:val="21"/>
          <w:lang w:val="en-US" w:eastAsia="zh-CN"/>
        </w:rPr>
        <w:t xml:space="preserve"> </w:t>
      </w:r>
      <w:r>
        <w:rPr>
          <w:rFonts w:ascii="Arial" w:hAnsi="Arial" w:cs="Arial"/>
          <w:sz w:val="21"/>
          <w:szCs w:val="21"/>
        </w:rPr>
        <w:t>including detailed requirements analysis,</w:t>
      </w:r>
      <w:r>
        <w:rPr>
          <w:rFonts w:hint="eastAsia" w:ascii="Arial" w:hAnsi="Arial" w:cs="Arial"/>
          <w:sz w:val="21"/>
          <w:szCs w:val="21"/>
          <w:lang w:val="en-US" w:eastAsia="zh-CN"/>
        </w:rPr>
        <w:t xml:space="preserve"> </w:t>
      </w:r>
      <w:r>
        <w:rPr>
          <w:rFonts w:ascii="Arial" w:hAnsi="Arial" w:cs="Arial"/>
          <w:sz w:val="21"/>
          <w:szCs w:val="21"/>
        </w:rPr>
        <w:t>project architecture analysis and detailed analysis of model design.</w:t>
      </w:r>
      <w:r>
        <w:rPr>
          <w:rFonts w:hint="eastAsia" w:ascii="Arial" w:hAnsi="Arial" w:cs="Arial"/>
          <w:sz w:val="21"/>
          <w:szCs w:val="21"/>
          <w:lang w:val="en-US" w:eastAsia="zh-CN"/>
        </w:rPr>
        <w:t xml:space="preserve"> </w:t>
      </w:r>
      <w:r>
        <w:rPr>
          <w:rFonts w:ascii="Arial" w:hAnsi="Arial" w:cs="Arial"/>
          <w:sz w:val="21"/>
          <w:szCs w:val="21"/>
        </w:rPr>
        <w:t>Next,</w:t>
      </w:r>
      <w:r>
        <w:rPr>
          <w:rFonts w:hint="eastAsia" w:ascii="Arial" w:hAnsi="Arial" w:cs="Arial"/>
          <w:sz w:val="21"/>
          <w:szCs w:val="21"/>
          <w:lang w:val="en-US" w:eastAsia="zh-CN"/>
        </w:rPr>
        <w:t xml:space="preserve"> </w:t>
      </w:r>
      <w:r>
        <w:rPr>
          <w:rFonts w:ascii="Arial" w:hAnsi="Arial" w:cs="Arial"/>
          <w:sz w:val="21"/>
          <w:szCs w:val="21"/>
        </w:rPr>
        <w:t>the thesis introduces the specific implementation process of each module,</w:t>
      </w:r>
      <w:r>
        <w:rPr>
          <w:rFonts w:hint="eastAsia" w:ascii="Arial" w:hAnsi="Arial" w:cs="Arial"/>
          <w:sz w:val="21"/>
          <w:szCs w:val="21"/>
          <w:lang w:val="en-US" w:eastAsia="zh-CN"/>
        </w:rPr>
        <w:t xml:space="preserve"> </w:t>
      </w:r>
      <w:r>
        <w:rPr>
          <w:rFonts w:ascii="Arial" w:hAnsi="Arial" w:cs="Arial"/>
          <w:sz w:val="21"/>
          <w:szCs w:val="21"/>
        </w:rPr>
        <w:t>conduct experimental analysis on all models and deploy information extraction service.</w:t>
      </w:r>
      <w:r>
        <w:rPr>
          <w:rFonts w:hint="eastAsia" w:ascii="Arial" w:hAnsi="Arial" w:cs="Arial"/>
          <w:sz w:val="21"/>
          <w:szCs w:val="21"/>
          <w:lang w:val="en-US" w:eastAsia="zh-CN"/>
        </w:rPr>
        <w:t xml:space="preserve"> </w:t>
      </w:r>
      <w:r>
        <w:rPr>
          <w:rFonts w:ascii="Arial" w:hAnsi="Arial" w:cs="Arial"/>
          <w:sz w:val="21"/>
          <w:szCs w:val="21"/>
        </w:rPr>
        <w:t>Finally,</w:t>
      </w:r>
      <w:r>
        <w:rPr>
          <w:rFonts w:hint="eastAsia" w:ascii="Arial" w:hAnsi="Arial" w:cs="Arial"/>
          <w:sz w:val="21"/>
          <w:szCs w:val="21"/>
          <w:lang w:val="en-US" w:eastAsia="zh-CN"/>
        </w:rPr>
        <w:t xml:space="preserve"> </w:t>
      </w:r>
      <w:r>
        <w:rPr>
          <w:rFonts w:ascii="Arial" w:hAnsi="Arial" w:cs="Arial"/>
          <w:sz w:val="21"/>
          <w:szCs w:val="21"/>
        </w:rPr>
        <w:t>the thesis summaries the entire project,</w:t>
      </w:r>
      <w:r>
        <w:rPr>
          <w:rFonts w:hint="eastAsia" w:ascii="Arial" w:hAnsi="Arial" w:cs="Arial"/>
          <w:sz w:val="21"/>
          <w:szCs w:val="21"/>
          <w:lang w:val="en-US" w:eastAsia="zh-CN"/>
        </w:rPr>
        <w:t xml:space="preserve"> </w:t>
      </w:r>
      <w:r>
        <w:rPr>
          <w:rFonts w:ascii="Arial" w:hAnsi="Arial" w:cs="Arial"/>
          <w:sz w:val="21"/>
          <w:szCs w:val="21"/>
        </w:rPr>
        <w:t>plans and forecasts the future research work.</w:t>
      </w:r>
    </w:p>
    <w:p>
      <w:pPr>
        <w:spacing w:line="360" w:lineRule="auto"/>
        <w:ind w:firstLine="420"/>
        <w:rPr>
          <w:rFonts w:ascii="Arial" w:hAnsi="Arial" w:cs="Arial"/>
          <w:sz w:val="21"/>
          <w:szCs w:val="21"/>
        </w:rPr>
      </w:pPr>
    </w:p>
    <w:p>
      <w:pPr>
        <w:spacing w:line="360" w:lineRule="auto"/>
        <w:jc w:val="left"/>
        <w:rPr>
          <w:rFonts w:hint="default" w:ascii="Arial" w:hAnsi="Arial" w:cs="Arial"/>
          <w:sz w:val="21"/>
          <w:szCs w:val="21"/>
          <w:lang w:val="en-US" w:eastAsia="zh-CN"/>
        </w:rPr>
        <w:sectPr>
          <w:headerReference r:id="rId7" w:type="default"/>
          <w:footerReference r:id="rId8" w:type="default"/>
          <w:pgSz w:w="11906" w:h="16838"/>
          <w:pgMar w:top="1440" w:right="1800" w:bottom="1440" w:left="1800" w:header="851" w:footer="992" w:gutter="0"/>
          <w:pgNumType w:fmt="upperRoman"/>
          <w:cols w:space="720" w:num="1"/>
          <w:docGrid w:type="lines" w:linePitch="312" w:charSpace="0"/>
        </w:sectPr>
      </w:pPr>
      <w:r>
        <w:rPr>
          <w:rFonts w:ascii="Arial" w:hAnsi="Arial" w:cs="Arial"/>
          <w:b/>
          <w:sz w:val="21"/>
          <w:szCs w:val="21"/>
        </w:rPr>
        <w:t>Keywords:</w:t>
      </w:r>
      <w:r>
        <w:rPr>
          <w:rFonts w:hint="eastAsia" w:ascii="Arial" w:hAnsi="Arial" w:cs="Arial"/>
          <w:b/>
          <w:sz w:val="21"/>
          <w:szCs w:val="21"/>
          <w:lang w:val="en-US" w:eastAsia="zh-CN"/>
        </w:rPr>
        <w:t xml:space="preserve"> </w:t>
      </w:r>
      <w:r>
        <w:rPr>
          <w:rFonts w:ascii="Arial" w:hAnsi="Arial" w:cs="Arial"/>
          <w:sz w:val="21"/>
          <w:szCs w:val="21"/>
        </w:rPr>
        <w:t>Named Entity Recognition, Relation Extraction,</w:t>
      </w:r>
      <w:bookmarkStart w:id="38" w:name="_Toc187764276"/>
      <w:bookmarkStart w:id="39" w:name="_Toc187761920"/>
      <w:bookmarkStart w:id="40" w:name="_Toc187122268"/>
      <w:bookmarkStart w:id="41" w:name="_Toc185215582"/>
      <w:bookmarkStart w:id="42" w:name="_Toc185213482"/>
      <w:bookmarkStart w:id="43" w:name="_Toc185215092"/>
      <w:r>
        <w:rPr>
          <w:rFonts w:ascii="Arial" w:hAnsi="Arial" w:cs="Arial"/>
          <w:sz w:val="21"/>
          <w:szCs w:val="21"/>
        </w:rPr>
        <w:t xml:space="preserve"> Deep Learning</w:t>
      </w:r>
      <w:bookmarkEnd w:id="38"/>
      <w:bookmarkEnd w:id="39"/>
      <w:bookmarkEnd w:id="40"/>
      <w:bookmarkEnd w:id="41"/>
      <w:bookmarkEnd w:id="42"/>
      <w:bookmarkEnd w:id="43"/>
      <w:bookmarkStart w:id="44" w:name="_Toc28089_WPSOffice_Type3"/>
      <w:r>
        <w:rPr>
          <w:rFonts w:ascii="Arial" w:hAnsi="Arial" w:cs="Arial"/>
          <w:sz w:val="21"/>
          <w:szCs w:val="21"/>
        </w:rPr>
        <w:t>, Information Extraction</w:t>
      </w:r>
      <w:r>
        <w:rPr>
          <w:rFonts w:hint="eastAsia" w:ascii="Arial" w:hAnsi="Arial" w:cs="Arial"/>
          <w:sz w:val="21"/>
          <w:szCs w:val="21"/>
          <w:lang w:val="en-US" w:eastAsia="zh-CN"/>
        </w:rPr>
        <w:t xml:space="preserve"> Service</w:t>
      </w:r>
    </w:p>
    <w:p>
      <w:pPr>
        <w:spacing w:line="360" w:lineRule="auto"/>
        <w:jc w:val="center"/>
      </w:pPr>
      <w:r>
        <w:rPr>
          <w:rFonts w:hint="eastAsia" w:ascii="黑体" w:hAnsi="黑体" w:eastAsia="黑体" w:cs="黑体"/>
          <w:sz w:val="44"/>
          <w:szCs w:val="44"/>
        </w:rPr>
        <w:t>目</w:t>
      </w:r>
      <w:r>
        <w:rPr>
          <w:rFonts w:hint="eastAsia" w:ascii="黑体" w:hAnsi="黑体" w:eastAsia="黑体" w:cs="黑体"/>
          <w:sz w:val="44"/>
          <w:szCs w:val="44"/>
          <w:lang w:val="en-US" w:eastAsia="zh-CN"/>
        </w:rPr>
        <w:t xml:space="preserve">  </w:t>
      </w:r>
      <w:r>
        <w:rPr>
          <w:rFonts w:hint="eastAsia" w:ascii="黑体" w:hAnsi="黑体" w:eastAsia="黑体" w:cs="黑体"/>
          <w:sz w:val="44"/>
          <w:szCs w:val="44"/>
        </w:rPr>
        <w:t>录</w:t>
      </w:r>
    </w:p>
    <w:p>
      <w:pPr>
        <w:pStyle w:val="15"/>
        <w:rPr>
          <w:rFonts w:ascii="等线" w:hAnsi="等线" w:eastAsia="等线"/>
          <w:color w:val="auto"/>
          <w:sz w:val="21"/>
          <w:szCs w:val="22"/>
          <w:u w:val="none"/>
        </w:rPr>
      </w:pPr>
      <w:r>
        <w:rPr>
          <w:rStyle w:val="23"/>
          <w:color w:val="auto"/>
          <w:u w:val="none"/>
        </w:rPr>
        <w:fldChar w:fldCharType="begin"/>
      </w:r>
      <w:r>
        <w:rPr>
          <w:rStyle w:val="23"/>
          <w:color w:val="auto"/>
          <w:u w:val="none"/>
        </w:rPr>
        <w:instrText xml:space="preserve"> </w:instrText>
      </w:r>
      <w:r>
        <w:rPr>
          <w:color w:val="auto"/>
          <w:u w:val="none"/>
        </w:rPr>
        <w:instrText xml:space="preserve">HYPERLINK \l "_Toc514760210"</w:instrText>
      </w:r>
      <w:r>
        <w:rPr>
          <w:rStyle w:val="23"/>
          <w:color w:val="auto"/>
          <w:u w:val="none"/>
        </w:rPr>
        <w:instrText xml:space="preserve"> </w:instrText>
      </w:r>
      <w:r>
        <w:rPr>
          <w:rStyle w:val="23"/>
          <w:color w:val="auto"/>
          <w:u w:val="none"/>
        </w:rPr>
        <w:fldChar w:fldCharType="separate"/>
      </w:r>
      <w:r>
        <w:rPr>
          <w:rStyle w:val="23"/>
          <w:rFonts w:ascii="黑体" w:eastAsia="黑体"/>
          <w:color w:val="auto"/>
          <w:u w:val="none"/>
        </w:rPr>
        <w:t>摘  要</w:t>
      </w:r>
      <w:r>
        <w:rPr>
          <w:color w:val="auto"/>
          <w:u w:val="none"/>
        </w:rPr>
        <w:tab/>
      </w:r>
      <w:r>
        <w:rPr>
          <w:color w:val="auto"/>
          <w:u w:val="none"/>
        </w:rPr>
        <w:fldChar w:fldCharType="begin"/>
      </w:r>
      <w:r>
        <w:rPr>
          <w:color w:val="auto"/>
          <w:u w:val="none"/>
        </w:rPr>
        <w:instrText xml:space="preserve"> PAGEREF _Toc514760210 \h </w:instrText>
      </w:r>
      <w:r>
        <w:rPr>
          <w:color w:val="auto"/>
          <w:u w:val="none"/>
        </w:rPr>
        <w:fldChar w:fldCharType="separate"/>
      </w:r>
      <w:r>
        <w:rPr>
          <w:color w:val="auto"/>
          <w:u w:val="none"/>
        </w:rPr>
        <w:t>I</w:t>
      </w:r>
      <w:r>
        <w:rPr>
          <w:color w:val="auto"/>
          <w:u w:val="none"/>
        </w:rPr>
        <w:fldChar w:fldCharType="end"/>
      </w:r>
      <w:r>
        <w:rPr>
          <w:rStyle w:val="23"/>
          <w:color w:val="auto"/>
          <w:u w:val="none"/>
        </w:rPr>
        <w:fldChar w:fldCharType="end"/>
      </w:r>
    </w:p>
    <w:p>
      <w:pPr>
        <w:pStyle w:val="15"/>
        <w:rPr>
          <w:rStyle w:val="23"/>
          <w:color w:val="auto"/>
          <w:u w:val="none"/>
        </w:rPr>
      </w:pPr>
      <w:r>
        <w:rPr>
          <w:rStyle w:val="23"/>
          <w:color w:val="auto"/>
          <w:u w:val="none"/>
        </w:rPr>
        <w:fldChar w:fldCharType="begin"/>
      </w:r>
      <w:r>
        <w:rPr>
          <w:rStyle w:val="23"/>
          <w:color w:val="auto"/>
          <w:u w:val="none"/>
        </w:rPr>
        <w:instrText xml:space="preserve"> </w:instrText>
      </w:r>
      <w:r>
        <w:rPr>
          <w:color w:val="auto"/>
          <w:u w:val="none"/>
        </w:rPr>
        <w:instrText xml:space="preserve">HYPERLINK \l "_Toc514760211"</w:instrText>
      </w:r>
      <w:r>
        <w:rPr>
          <w:rStyle w:val="23"/>
          <w:color w:val="auto"/>
          <w:u w:val="none"/>
        </w:rPr>
        <w:instrText xml:space="preserve"> </w:instrText>
      </w:r>
      <w:r>
        <w:rPr>
          <w:rStyle w:val="23"/>
          <w:color w:val="auto"/>
          <w:u w:val="none"/>
        </w:rPr>
        <w:fldChar w:fldCharType="separate"/>
      </w:r>
      <w:r>
        <w:rPr>
          <w:rStyle w:val="23"/>
          <w:rFonts w:cs="Arial"/>
          <w:color w:val="auto"/>
          <w:u w:val="none"/>
        </w:rPr>
        <w:t>Abstract</w:t>
      </w:r>
      <w:r>
        <w:rPr>
          <w:color w:val="auto"/>
          <w:u w:val="none"/>
        </w:rPr>
        <w:tab/>
      </w:r>
      <w:r>
        <w:rPr>
          <w:color w:val="auto"/>
          <w:u w:val="none"/>
        </w:rPr>
        <w:fldChar w:fldCharType="begin"/>
      </w:r>
      <w:r>
        <w:rPr>
          <w:color w:val="auto"/>
          <w:u w:val="none"/>
        </w:rPr>
        <w:instrText xml:space="preserve"> PAGEREF _Toc514760211 \h </w:instrText>
      </w:r>
      <w:r>
        <w:rPr>
          <w:color w:val="auto"/>
          <w:u w:val="none"/>
        </w:rPr>
        <w:fldChar w:fldCharType="separate"/>
      </w:r>
      <w:r>
        <w:rPr>
          <w:color w:val="auto"/>
          <w:u w:val="none"/>
        </w:rPr>
        <w:t>II</w:t>
      </w:r>
      <w:r>
        <w:rPr>
          <w:color w:val="auto"/>
          <w:u w:val="none"/>
        </w:rPr>
        <w:fldChar w:fldCharType="end"/>
      </w:r>
      <w:r>
        <w:rPr>
          <w:rStyle w:val="23"/>
          <w:color w:val="auto"/>
          <w:u w:val="none"/>
        </w:rPr>
        <w:fldChar w:fldCharType="end"/>
      </w:r>
    </w:p>
    <w:p>
      <w:pPr>
        <w:pStyle w:val="15"/>
        <w:rPr>
          <w:color w:val="auto"/>
          <w:u w:val="none"/>
        </w:rPr>
      </w:pPr>
      <w:r>
        <w:rPr>
          <w:rStyle w:val="23"/>
          <w:color w:val="auto"/>
          <w:u w:val="none"/>
        </w:rPr>
        <w:fldChar w:fldCharType="begin"/>
      </w:r>
      <w:r>
        <w:rPr>
          <w:rStyle w:val="23"/>
          <w:color w:val="auto"/>
          <w:u w:val="none"/>
        </w:rPr>
        <w:instrText xml:space="preserve"> </w:instrText>
      </w:r>
      <w:r>
        <w:rPr>
          <w:color w:val="auto"/>
          <w:u w:val="none"/>
        </w:rPr>
        <w:instrText xml:space="preserve">HYPERLINK \l "_Toc4147716"</w:instrText>
      </w:r>
      <w:r>
        <w:rPr>
          <w:rStyle w:val="23"/>
          <w:color w:val="auto"/>
          <w:u w:val="none"/>
        </w:rPr>
        <w:instrText xml:space="preserve"> </w:instrText>
      </w:r>
      <w:r>
        <w:rPr>
          <w:rStyle w:val="23"/>
          <w:color w:val="auto"/>
          <w:u w:val="none"/>
        </w:rPr>
        <w:fldChar w:fldCharType="separate"/>
      </w:r>
      <w:r>
        <w:rPr>
          <w:rStyle w:val="22"/>
          <w:rFonts w:ascii="黑体" w:eastAsia="黑体"/>
          <w:color w:val="auto"/>
          <w:u w:val="none"/>
        </w:rPr>
        <w:t>目  录</w:t>
      </w:r>
      <w:r>
        <w:rPr>
          <w:color w:val="auto"/>
          <w:u w:val="none"/>
        </w:rPr>
        <w:tab/>
      </w:r>
      <w:r>
        <w:fldChar w:fldCharType="begin"/>
      </w:r>
      <w:r>
        <w:instrText xml:space="preserve"> PAGEREF _Toc3559723 \h </w:instrText>
      </w:r>
      <w:r>
        <w:fldChar w:fldCharType="separate"/>
      </w:r>
      <w:r>
        <w:t>III</w:t>
      </w:r>
      <w:r>
        <w:fldChar w:fldCharType="end"/>
      </w:r>
      <w:r>
        <w:rPr>
          <w:rStyle w:val="23"/>
          <w:color w:val="auto"/>
          <w:u w:val="none"/>
        </w:rPr>
        <w:fldChar w:fldCharType="end"/>
      </w:r>
    </w:p>
    <w:p>
      <w:pPr>
        <w:pStyle w:val="15"/>
        <w:rPr>
          <w:rFonts w:ascii="等线" w:hAnsi="等线" w:eastAsia="等线"/>
          <w:color w:val="auto"/>
          <w:sz w:val="21"/>
          <w:szCs w:val="22"/>
          <w:u w:val="none"/>
        </w:rPr>
      </w:pPr>
      <w:r>
        <w:rPr>
          <w:rStyle w:val="23"/>
          <w:color w:val="auto"/>
          <w:u w:val="none"/>
        </w:rPr>
        <w:fldChar w:fldCharType="begin"/>
      </w:r>
      <w:r>
        <w:rPr>
          <w:rStyle w:val="23"/>
          <w:color w:val="auto"/>
          <w:u w:val="none"/>
        </w:rPr>
        <w:instrText xml:space="preserve"> </w:instrText>
      </w:r>
      <w:r>
        <w:rPr>
          <w:color w:val="auto"/>
          <w:u w:val="none"/>
        </w:rPr>
        <w:instrText xml:space="preserve">HYPERLINK \l "_Toc514760212"</w:instrText>
      </w:r>
      <w:r>
        <w:rPr>
          <w:rStyle w:val="23"/>
          <w:color w:val="auto"/>
          <w:u w:val="none"/>
        </w:rPr>
        <w:instrText xml:space="preserve"> </w:instrText>
      </w:r>
      <w:r>
        <w:rPr>
          <w:rStyle w:val="23"/>
          <w:color w:val="auto"/>
          <w:u w:val="none"/>
        </w:rPr>
        <w:fldChar w:fldCharType="separate"/>
      </w:r>
      <w:r>
        <w:rPr>
          <w:rStyle w:val="23"/>
          <w:rFonts w:ascii="黑体" w:eastAsia="黑体"/>
          <w:color w:val="auto"/>
          <w:u w:val="none"/>
        </w:rPr>
        <w:t>图目录</w:t>
      </w:r>
      <w:r>
        <w:rPr>
          <w:color w:val="auto"/>
          <w:u w:val="none"/>
        </w:rPr>
        <w:tab/>
      </w:r>
      <w:r>
        <w:fldChar w:fldCharType="begin"/>
      </w:r>
      <w:r>
        <w:instrText xml:space="preserve"> PAGEREF _Toc386209372 \h </w:instrText>
      </w:r>
      <w:r>
        <w:fldChar w:fldCharType="separate"/>
      </w:r>
      <w:r>
        <w:t>VI</w:t>
      </w:r>
      <w:r>
        <w:fldChar w:fldCharType="end"/>
      </w:r>
      <w:r>
        <w:rPr>
          <w:rStyle w:val="23"/>
          <w:color w:val="auto"/>
          <w:u w:val="none"/>
        </w:rPr>
        <w:fldChar w:fldCharType="end"/>
      </w:r>
    </w:p>
    <w:p>
      <w:pPr>
        <w:pStyle w:val="15"/>
        <w:rPr>
          <w:rFonts w:hint="default" w:ascii="Arial" w:hAnsi="Arial" w:eastAsia="宋体" w:cs="Arial"/>
          <w:sz w:val="24"/>
          <w:szCs w:val="24"/>
          <w:u w:val="none"/>
        </w:rPr>
      </w:pPr>
      <w:r>
        <w:rPr>
          <w:rStyle w:val="23"/>
          <w:color w:val="auto"/>
          <w:u w:val="none"/>
        </w:rPr>
        <w:fldChar w:fldCharType="begin"/>
      </w:r>
      <w:r>
        <w:rPr>
          <w:rStyle w:val="23"/>
          <w:color w:val="auto"/>
          <w:u w:val="none"/>
        </w:rPr>
        <w:instrText xml:space="preserve"> </w:instrText>
      </w:r>
      <w:r>
        <w:rPr>
          <w:color w:val="auto"/>
          <w:u w:val="none"/>
        </w:rPr>
        <w:instrText xml:space="preserve">HYPERLINK \l "_Toc514760213"</w:instrText>
      </w:r>
      <w:r>
        <w:rPr>
          <w:rStyle w:val="23"/>
          <w:color w:val="auto"/>
          <w:u w:val="none"/>
        </w:rPr>
        <w:instrText xml:space="preserve"> </w:instrText>
      </w:r>
      <w:r>
        <w:rPr>
          <w:rStyle w:val="23"/>
          <w:color w:val="auto"/>
          <w:u w:val="none"/>
        </w:rPr>
        <w:fldChar w:fldCharType="separate"/>
      </w:r>
      <w:r>
        <w:rPr>
          <w:rStyle w:val="23"/>
          <w:rFonts w:ascii="黑体" w:eastAsia="黑体"/>
          <w:color w:val="auto"/>
          <w:u w:val="none"/>
        </w:rPr>
        <w:t>表目录</w:t>
      </w:r>
      <w:r>
        <w:rPr>
          <w:color w:val="auto"/>
          <w:u w:val="none"/>
        </w:rPr>
        <w:tab/>
      </w:r>
      <w:r>
        <w:fldChar w:fldCharType="begin"/>
      </w:r>
      <w:r>
        <w:instrText xml:space="preserve"> PAGEREF _Toc514760213 \h </w:instrText>
      </w:r>
      <w:r>
        <w:fldChar w:fldCharType="separate"/>
      </w:r>
      <w:r>
        <w:t>VIII</w:t>
      </w:r>
      <w:r>
        <w:fldChar w:fldCharType="end"/>
      </w:r>
      <w:r>
        <w:rPr>
          <w:rStyle w:val="23"/>
          <w:color w:val="auto"/>
          <w:u w:val="none"/>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eastAsia="宋体" w:cs="Arial"/>
          <w:sz w:val="24"/>
          <w:szCs w:val="24"/>
        </w:rPr>
        <w:fldChar w:fldCharType="begin"/>
      </w:r>
      <w:r>
        <w:rPr>
          <w:rFonts w:hint="default" w:ascii="Arial" w:hAnsi="Arial" w:eastAsia="宋体" w:cs="Arial"/>
          <w:sz w:val="24"/>
          <w:szCs w:val="24"/>
        </w:rPr>
        <w:instrText xml:space="preserve"> HYPERLINK \l "_Toc17655_WPSOffice_Level1" </w:instrText>
      </w:r>
      <w:r>
        <w:rPr>
          <w:rFonts w:hint="default" w:ascii="Arial" w:hAnsi="Arial" w:eastAsia="宋体" w:cs="Arial"/>
          <w:sz w:val="24"/>
          <w:szCs w:val="24"/>
        </w:rPr>
        <w:fldChar w:fldCharType="separate"/>
      </w:r>
      <w:r>
        <w:rPr>
          <w:rFonts w:hint="eastAsia" w:ascii="黑体" w:hAnsi="黑体" w:eastAsia="黑体" w:cs="黑体"/>
          <w:sz w:val="24"/>
          <w:szCs w:val="24"/>
        </w:rPr>
        <w:t>第一章  绪论</w:t>
      </w:r>
      <w:r>
        <w:rPr>
          <w:rFonts w:hint="default" w:ascii="Arial" w:hAnsi="Arial" w:eastAsia="宋体" w:cs="Arial"/>
          <w:sz w:val="24"/>
          <w:szCs w:val="24"/>
        </w:rPr>
        <w:tab/>
      </w:r>
      <w:bookmarkStart w:id="45" w:name="_Toc17655_WPSOffice_Level1Page"/>
      <w:r>
        <w:rPr>
          <w:rFonts w:hint="default" w:ascii="Arial" w:hAnsi="Arial" w:eastAsia="宋体" w:cs="Arial"/>
          <w:sz w:val="24"/>
          <w:szCs w:val="24"/>
        </w:rPr>
        <w:t>6</w:t>
      </w:r>
      <w:bookmarkEnd w:id="45"/>
      <w:r>
        <w:rPr>
          <w:rFonts w:hint="default" w:ascii="Arial" w:hAnsi="Arial" w:eastAsia="宋体"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"_Toc28089_WPSOffice_Level2" </w:instrText>
      </w:r>
      <w:r>
        <w:rPr>
          <w:rFonts w:hint="default" w:ascii="Arial" w:hAnsi="Arial" w:cs="Arial"/>
          <w:sz w:val="24"/>
          <w:szCs w:val="24"/>
        </w:rPr>
        <w:fldChar w:fldCharType="separate"/>
      </w:r>
      <w:r>
        <w:rPr>
          <w:rFonts w:hint="default" w:ascii="Arial" w:hAnsi="Arial" w:eastAsia="宋体" w:cs="Arial"/>
          <w:sz w:val="24"/>
          <w:szCs w:val="24"/>
        </w:rPr>
        <w:t>1.1 项目背景</w:t>
      </w:r>
      <w:r>
        <w:rPr>
          <w:rFonts w:hint="default" w:ascii="Arial" w:hAnsi="Arial" w:cs="Arial"/>
          <w:sz w:val="24"/>
          <w:szCs w:val="24"/>
        </w:rPr>
        <w:tab/>
      </w:r>
      <w:bookmarkStart w:id="46" w:name="_Toc28089_WPSOffice_Level2Page"/>
      <w:r>
        <w:rPr>
          <w:rFonts w:hint="default" w:ascii="Arial" w:hAnsi="Arial" w:cs="Arial"/>
          <w:sz w:val="24"/>
          <w:szCs w:val="24"/>
        </w:rPr>
        <w:t>6</w:t>
      </w:r>
      <w:bookmarkEnd w:id="46"/>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"_Toc17655_WPSOffice_Level2" </w:instrText>
      </w:r>
      <w:r>
        <w:rPr>
          <w:rFonts w:hint="default" w:ascii="Arial" w:hAnsi="Arial" w:cs="Arial"/>
          <w:sz w:val="24"/>
          <w:szCs w:val="24"/>
        </w:rPr>
        <w:fldChar w:fldCharType="separate"/>
      </w:r>
      <w:r>
        <w:rPr>
          <w:rFonts w:hint="default" w:ascii="Arial" w:hAnsi="Arial" w:eastAsia="宋体" w:cs="Arial"/>
          <w:sz w:val="24"/>
          <w:szCs w:val="24"/>
        </w:rPr>
        <w:t>1.2 国内外研究现状</w:t>
      </w:r>
      <w:r>
        <w:rPr>
          <w:rFonts w:hint="default" w:ascii="Arial" w:hAnsi="Arial" w:cs="Arial"/>
          <w:sz w:val="24"/>
          <w:szCs w:val="24"/>
        </w:rPr>
        <w:tab/>
      </w:r>
      <w:bookmarkStart w:id="47" w:name="_Toc17655_WPSOffice_Level2Page"/>
      <w:r>
        <w:rPr>
          <w:rFonts w:hint="default" w:ascii="Arial" w:hAnsi="Arial" w:cs="Arial"/>
          <w:sz w:val="24"/>
          <w:szCs w:val="24"/>
        </w:rPr>
        <w:t>7</w:t>
      </w:r>
      <w:bookmarkEnd w:id="47"/>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"_Toc28089_WPSOffice_Level3" </w:instrText>
      </w:r>
      <w:r>
        <w:rPr>
          <w:rFonts w:hint="default" w:ascii="Arial" w:hAnsi="Arial" w:cs="Arial"/>
          <w:sz w:val="24"/>
          <w:szCs w:val="24"/>
        </w:rPr>
        <w:fldChar w:fldCharType="separate"/>
      </w:r>
      <w:r>
        <w:rPr>
          <w:rFonts w:hint="default" w:ascii="Arial" w:hAnsi="Arial" w:eastAsia="宋体" w:cs="Arial"/>
          <w:sz w:val="24"/>
          <w:szCs w:val="24"/>
        </w:rPr>
        <w:t>1.2.1 命名实体识别研究现状</w:t>
      </w:r>
      <w:r>
        <w:rPr>
          <w:rFonts w:hint="default" w:ascii="Arial" w:hAnsi="Arial" w:cs="Arial"/>
          <w:sz w:val="24"/>
          <w:szCs w:val="24"/>
        </w:rPr>
        <w:tab/>
      </w:r>
      <w:bookmarkStart w:id="48" w:name="_Toc28089_WPSOffice_Level3Page"/>
      <w:r>
        <w:rPr>
          <w:rFonts w:hint="default" w:ascii="Arial" w:hAnsi="Arial" w:cs="Arial"/>
          <w:sz w:val="24"/>
          <w:szCs w:val="24"/>
        </w:rPr>
        <w:t>7</w:t>
      </w:r>
      <w:bookmarkEnd w:id="48"/>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"_Toc17655_WPSOffice_Level3" </w:instrText>
      </w:r>
      <w:r>
        <w:rPr>
          <w:rFonts w:hint="default" w:ascii="Arial" w:hAnsi="Arial" w:cs="Arial"/>
          <w:sz w:val="24"/>
          <w:szCs w:val="24"/>
        </w:rPr>
        <w:fldChar w:fldCharType="separate"/>
      </w:r>
      <w:r>
        <w:rPr>
          <w:rFonts w:hint="default" w:ascii="Arial" w:hAnsi="Arial" w:eastAsia="宋体" w:cs="Arial"/>
          <w:sz w:val="24"/>
          <w:szCs w:val="24"/>
        </w:rPr>
        <w:t>1.2.2 关系抽取研究现状</w:t>
      </w:r>
      <w:r>
        <w:rPr>
          <w:rFonts w:hint="default" w:ascii="Arial" w:hAnsi="Arial" w:cs="Arial"/>
          <w:sz w:val="24"/>
          <w:szCs w:val="24"/>
        </w:rPr>
        <w:tab/>
      </w:r>
      <w:bookmarkStart w:id="49" w:name="_Toc17655_WPSOffice_Level3Page"/>
      <w:r>
        <w:rPr>
          <w:rFonts w:hint="default" w:ascii="Arial" w:hAnsi="Arial" w:cs="Arial"/>
          <w:sz w:val="24"/>
          <w:szCs w:val="24"/>
        </w:rPr>
        <w:t>10</w:t>
      </w:r>
      <w:bookmarkEnd w:id="49"/>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"_Toc9624_WPSOffice_Level2" </w:instrText>
      </w:r>
      <w:r>
        <w:rPr>
          <w:rFonts w:hint="default" w:ascii="Arial" w:hAnsi="Arial" w:cs="Arial"/>
          <w:sz w:val="24"/>
          <w:szCs w:val="24"/>
        </w:rPr>
        <w:fldChar w:fldCharType="separate"/>
      </w:r>
      <w:r>
        <w:rPr>
          <w:rFonts w:hint="default" w:ascii="Arial" w:hAnsi="Arial" w:eastAsia="宋体" w:cs="Arial"/>
          <w:sz w:val="24"/>
          <w:szCs w:val="24"/>
        </w:rPr>
        <w:t>1.3 本文主要的工作</w:t>
      </w:r>
      <w:r>
        <w:rPr>
          <w:rFonts w:hint="default" w:ascii="Arial" w:hAnsi="Arial" w:cs="Arial"/>
          <w:sz w:val="24"/>
          <w:szCs w:val="24"/>
        </w:rPr>
        <w:tab/>
      </w:r>
      <w:bookmarkStart w:id="50" w:name="_Toc9624_WPSOffice_Level2Page"/>
      <w:r>
        <w:rPr>
          <w:rFonts w:hint="default" w:ascii="Arial" w:hAnsi="Arial" w:cs="Arial"/>
          <w:sz w:val="24"/>
          <w:szCs w:val="24"/>
        </w:rPr>
        <w:t>11</w:t>
      </w:r>
      <w:bookmarkEnd w:id="50"/>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"_Toc15190_WPSOffice_Level2" </w:instrText>
      </w:r>
      <w:r>
        <w:rPr>
          <w:rFonts w:hint="default" w:ascii="Arial" w:hAnsi="Arial" w:cs="Arial"/>
          <w:sz w:val="24"/>
          <w:szCs w:val="24"/>
        </w:rPr>
        <w:fldChar w:fldCharType="separate"/>
      </w:r>
      <w:r>
        <w:rPr>
          <w:rFonts w:hint="default" w:ascii="Arial" w:hAnsi="Arial" w:eastAsia="宋体" w:cs="Arial"/>
          <w:sz w:val="24"/>
          <w:szCs w:val="24"/>
        </w:rPr>
        <w:t>1.4 本文的组织结构</w:t>
      </w:r>
      <w:r>
        <w:rPr>
          <w:rFonts w:hint="default" w:ascii="Arial" w:hAnsi="Arial" w:cs="Arial"/>
          <w:sz w:val="24"/>
          <w:szCs w:val="24"/>
        </w:rPr>
        <w:tab/>
      </w:r>
      <w:bookmarkStart w:id="51" w:name="_Toc15190_WPSOffice_Level2Page"/>
      <w:r>
        <w:rPr>
          <w:rFonts w:hint="default" w:ascii="Arial" w:hAnsi="Arial" w:cs="Arial"/>
          <w:sz w:val="24"/>
          <w:szCs w:val="24"/>
        </w:rPr>
        <w:t>12</w:t>
      </w:r>
      <w:bookmarkEnd w:id="51"/>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"_Toc9624_WPSOffice_Level1" </w:instrText>
      </w:r>
      <w:r>
        <w:rPr>
          <w:rFonts w:hint="default" w:ascii="Arial" w:hAnsi="Arial" w:cs="Arial"/>
          <w:sz w:val="24"/>
          <w:szCs w:val="24"/>
        </w:rPr>
        <w:fldChar w:fldCharType="separate"/>
      </w:r>
      <w:r>
        <w:rPr>
          <w:rFonts w:hint="eastAsia" w:ascii="黑体" w:hAnsi="黑体" w:eastAsia="黑体" w:cs="黑体"/>
          <w:sz w:val="24"/>
          <w:szCs w:val="24"/>
        </w:rPr>
        <w:t>第二章  技术综述</w:t>
      </w:r>
      <w:r>
        <w:rPr>
          <w:rFonts w:hint="default" w:ascii="Arial" w:hAnsi="Arial" w:cs="Arial"/>
          <w:sz w:val="24"/>
          <w:szCs w:val="24"/>
        </w:rPr>
        <w:tab/>
      </w:r>
      <w:bookmarkStart w:id="52" w:name="_Toc9624_WPSOffice_Level1Page"/>
      <w:r>
        <w:rPr>
          <w:rFonts w:hint="default" w:ascii="Arial" w:hAnsi="Arial" w:cs="Arial"/>
          <w:sz w:val="24"/>
          <w:szCs w:val="24"/>
        </w:rPr>
        <w:t>13</w:t>
      </w:r>
      <w:bookmarkEnd w:id="52"/>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"_Toc16540_WPSOffice_Level2"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 xml:space="preserve"> 词向量</w:t>
      </w:r>
      <w:r>
        <w:rPr>
          <w:rFonts w:hint="default" w:ascii="Arial" w:hAnsi="Arial" w:cs="Arial"/>
          <w:sz w:val="24"/>
          <w:szCs w:val="24"/>
        </w:rPr>
        <w:tab/>
      </w:r>
      <w:bookmarkStart w:id="53" w:name="_Toc16540_WPSOffice_Level2Page"/>
      <w:r>
        <w:rPr>
          <w:rFonts w:hint="default" w:ascii="Arial" w:hAnsi="Arial" w:cs="Arial"/>
          <w:sz w:val="24"/>
          <w:szCs w:val="24"/>
        </w:rPr>
        <w:t>13</w:t>
      </w:r>
      <w:bookmarkEnd w:id="53"/>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"_Toc9624_WPSOffice_Level3"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.1 基于矩阵的分布表示</w:t>
      </w:r>
      <w:r>
        <w:rPr>
          <w:rFonts w:hint="default" w:ascii="Arial" w:hAnsi="Arial" w:cs="Arial"/>
          <w:sz w:val="24"/>
          <w:szCs w:val="24"/>
        </w:rPr>
        <w:tab/>
      </w:r>
      <w:bookmarkStart w:id="54" w:name="_Toc9624_WPSOffice_Level3Page"/>
      <w:r>
        <w:rPr>
          <w:rFonts w:hint="default" w:ascii="Arial" w:hAnsi="Arial" w:cs="Arial"/>
          <w:sz w:val="24"/>
          <w:szCs w:val="24"/>
        </w:rPr>
        <w:t>14</w:t>
      </w:r>
      <w:bookmarkEnd w:id="54"/>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.2 基于神经网络的分布表示</w:t>
      </w:r>
      <w:r>
        <w:rPr>
          <w:rFonts w:hint="default" w:ascii="Arial" w:hAnsi="Arial" w:cs="Arial"/>
          <w:sz w:val="24"/>
          <w:szCs w:val="24"/>
        </w:rPr>
        <w:tab/>
      </w:r>
      <w:bookmarkStart w:id="55" w:name="_Toc15190_WPSOffice_Level3Page"/>
      <w:r>
        <w:rPr>
          <w:rFonts w:hint="default" w:ascii="Arial" w:hAnsi="Arial" w:cs="Arial"/>
          <w:sz w:val="24"/>
          <w:szCs w:val="24"/>
        </w:rPr>
        <w:t>14</w:t>
      </w:r>
      <w:bookmarkEnd w:id="55"/>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"_Toc21295_WPSOffice_Level3"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1</w:t>
      </w:r>
      <w:r>
        <w:rPr>
          <w:rFonts w:hint="default" w:ascii="Arial" w:hAnsi="Arial" w:eastAsia="宋体" w:cs="Arial"/>
          <w:sz w:val="24"/>
          <w:szCs w:val="24"/>
        </w:rPr>
        <w:t>.3 词向量的使用</w:t>
      </w:r>
      <w:r>
        <w:rPr>
          <w:rFonts w:hint="default" w:ascii="Arial" w:hAnsi="Arial" w:cs="Arial"/>
          <w:sz w:val="24"/>
          <w:szCs w:val="24"/>
        </w:rPr>
        <w:tab/>
      </w:r>
      <w:bookmarkStart w:id="56" w:name="_Toc21295_WPSOffice_Level3Page"/>
      <w:r>
        <w:rPr>
          <w:rFonts w:hint="default" w:ascii="Arial" w:hAnsi="Arial" w:cs="Arial"/>
          <w:sz w:val="24"/>
          <w:szCs w:val="24"/>
        </w:rPr>
        <w:t>15</w:t>
      </w:r>
      <w:bookmarkEnd w:id="56"/>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2</w:t>
      </w:r>
      <w:r>
        <w:rPr>
          <w:rFonts w:hint="default" w:ascii="Arial" w:hAnsi="Arial" w:eastAsia="宋体" w:cs="Arial"/>
          <w:sz w:val="24"/>
          <w:szCs w:val="24"/>
        </w:rPr>
        <w:t xml:space="preserve"> BERT模型</w:t>
      </w:r>
      <w:r>
        <w:rPr>
          <w:rFonts w:hint="default" w:ascii="Arial" w:hAnsi="Arial" w:cs="Arial"/>
          <w:sz w:val="24"/>
          <w:szCs w:val="24"/>
        </w:rPr>
        <w:tab/>
      </w:r>
      <w:bookmarkStart w:id="57" w:name="_Toc22745_WPSOffice_Level2Page"/>
      <w:r>
        <w:rPr>
          <w:rFonts w:hint="default" w:ascii="Arial" w:hAnsi="Arial" w:cs="Arial"/>
          <w:sz w:val="24"/>
          <w:szCs w:val="24"/>
        </w:rPr>
        <w:t>16</w:t>
      </w:r>
      <w:bookmarkEnd w:id="57"/>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 xml:space="preserve"> 双向长短时记忆模型</w:t>
      </w:r>
      <w:r>
        <w:rPr>
          <w:rFonts w:hint="default" w:ascii="Arial" w:hAnsi="Arial" w:cs="Arial"/>
          <w:sz w:val="24"/>
          <w:szCs w:val="24"/>
        </w:rPr>
        <w:tab/>
      </w:r>
      <w:bookmarkStart w:id="58" w:name="_Toc12355_WPSOffice_Level2Page"/>
      <w:r>
        <w:rPr>
          <w:rFonts w:hint="default" w:ascii="Arial" w:hAnsi="Arial" w:cs="Arial"/>
          <w:sz w:val="24"/>
          <w:szCs w:val="24"/>
        </w:rPr>
        <w:t>17</w:t>
      </w:r>
      <w:bookmarkEnd w:id="58"/>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.1 循环神经网络</w:t>
      </w:r>
      <w:r>
        <w:rPr>
          <w:rFonts w:hint="default" w:ascii="Arial" w:hAnsi="Arial" w:cs="Arial"/>
          <w:sz w:val="24"/>
          <w:szCs w:val="24"/>
        </w:rPr>
        <w:tab/>
      </w:r>
      <w:bookmarkStart w:id="59" w:name="_Toc22745_WPSOffice_Level3Page"/>
      <w:r>
        <w:rPr>
          <w:rFonts w:hint="default" w:ascii="Arial" w:hAnsi="Arial" w:cs="Arial"/>
          <w:sz w:val="24"/>
          <w:szCs w:val="24"/>
        </w:rPr>
        <w:t>17</w:t>
      </w:r>
      <w:bookmarkEnd w:id="59"/>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.2 长短时记忆模型</w:t>
      </w:r>
      <w:r>
        <w:rPr>
          <w:rFonts w:hint="default" w:ascii="Arial" w:hAnsi="Arial" w:cs="Arial"/>
          <w:sz w:val="24"/>
          <w:szCs w:val="24"/>
        </w:rPr>
        <w:tab/>
      </w:r>
      <w:bookmarkStart w:id="60" w:name="_Toc12355_WPSOffice_Level3Page"/>
      <w:r>
        <w:rPr>
          <w:rFonts w:hint="default" w:ascii="Arial" w:hAnsi="Arial" w:cs="Arial"/>
          <w:sz w:val="24"/>
          <w:szCs w:val="24"/>
        </w:rPr>
        <w:t>18</w:t>
      </w:r>
      <w:bookmarkEnd w:id="60"/>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3</w:t>
      </w:r>
      <w:r>
        <w:rPr>
          <w:rFonts w:hint="default" w:ascii="Arial" w:hAnsi="Arial" w:eastAsia="宋体" w:cs="Arial"/>
          <w:sz w:val="24"/>
          <w:szCs w:val="24"/>
        </w:rPr>
        <w:t>.3 双向长短时记忆模型</w:t>
      </w:r>
      <w:r>
        <w:rPr>
          <w:rFonts w:hint="default" w:ascii="Arial" w:hAnsi="Arial" w:cs="Arial"/>
          <w:sz w:val="24"/>
          <w:szCs w:val="24"/>
        </w:rPr>
        <w:tab/>
      </w:r>
      <w:bookmarkStart w:id="61" w:name="_Toc17551_WPSOffice_Level3Page"/>
      <w:r>
        <w:rPr>
          <w:rFonts w:hint="default" w:ascii="Arial" w:hAnsi="Arial" w:cs="Arial"/>
          <w:sz w:val="24"/>
          <w:szCs w:val="24"/>
        </w:rPr>
        <w:t>19</w:t>
      </w:r>
      <w:bookmarkEnd w:id="61"/>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4</w:t>
      </w:r>
      <w:r>
        <w:rPr>
          <w:rFonts w:hint="default" w:ascii="Arial" w:hAnsi="Arial" w:eastAsia="宋体" w:cs="Arial"/>
          <w:sz w:val="24"/>
          <w:szCs w:val="24"/>
        </w:rPr>
        <w:t xml:space="preserve"> 深度残差网络</w:t>
      </w:r>
      <w:r>
        <w:rPr>
          <w:rFonts w:hint="default" w:ascii="Arial" w:hAnsi="Arial" w:cs="Arial"/>
          <w:sz w:val="24"/>
          <w:szCs w:val="24"/>
        </w:rPr>
        <w:tab/>
      </w:r>
      <w:bookmarkStart w:id="62" w:name="_Toc17551_WPSOffice_Level2Page"/>
      <w:r>
        <w:rPr>
          <w:rFonts w:hint="default" w:ascii="Arial" w:hAnsi="Arial" w:cs="Arial"/>
          <w:sz w:val="24"/>
          <w:szCs w:val="24"/>
        </w:rPr>
        <w:t>19</w:t>
      </w:r>
      <w:bookmarkEnd w:id="62"/>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"_Toc1854_WPSOffice_Level2"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5</w:t>
      </w:r>
      <w:r>
        <w:rPr>
          <w:rFonts w:hint="default" w:ascii="Arial" w:hAnsi="Arial" w:eastAsia="宋体" w:cs="Arial"/>
          <w:sz w:val="24"/>
          <w:szCs w:val="24"/>
        </w:rPr>
        <w:t xml:space="preserve"> 远程监督</w:t>
      </w:r>
      <w:r>
        <w:rPr>
          <w:rFonts w:hint="default" w:ascii="Arial" w:hAnsi="Arial" w:cs="Arial"/>
          <w:sz w:val="24"/>
          <w:szCs w:val="24"/>
        </w:rPr>
        <w:tab/>
      </w:r>
      <w:bookmarkStart w:id="63" w:name="_Toc1854_WPSOffice_Level2Page"/>
      <w:r>
        <w:rPr>
          <w:rFonts w:hint="default" w:ascii="Arial" w:hAnsi="Arial" w:cs="Arial"/>
          <w:sz w:val="24"/>
          <w:szCs w:val="24"/>
        </w:rPr>
        <w:t>20</w:t>
      </w:r>
      <w:bookmarkEnd w:id="63"/>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 xml:space="preserve"> 其他相关技术</w:t>
      </w:r>
      <w:r>
        <w:rPr>
          <w:rFonts w:hint="default" w:ascii="Arial" w:hAnsi="Arial" w:cs="Arial"/>
          <w:sz w:val="24"/>
          <w:szCs w:val="24"/>
        </w:rPr>
        <w:tab/>
      </w:r>
      <w:bookmarkStart w:id="64" w:name="_Toc4844_WPSOffice_Level2Page"/>
      <w:r>
        <w:rPr>
          <w:rFonts w:hint="default" w:ascii="Arial" w:hAnsi="Arial" w:cs="Arial"/>
          <w:sz w:val="24"/>
          <w:szCs w:val="24"/>
        </w:rPr>
        <w:t>21</w:t>
      </w:r>
      <w:bookmarkEnd w:id="64"/>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.1 深度学习框架Tensorflow</w:t>
      </w:r>
      <w:r>
        <w:rPr>
          <w:rFonts w:hint="default" w:ascii="Arial" w:hAnsi="Arial" w:cs="Arial"/>
          <w:sz w:val="24"/>
          <w:szCs w:val="24"/>
        </w:rPr>
        <w:tab/>
      </w:r>
      <w:bookmarkStart w:id="65" w:name="_Toc4844_WPSOffice_Level3Page"/>
      <w:r>
        <w:rPr>
          <w:rFonts w:hint="default" w:ascii="Arial" w:hAnsi="Arial" w:cs="Arial"/>
          <w:sz w:val="24"/>
          <w:szCs w:val="24"/>
        </w:rPr>
        <w:t>21</w:t>
      </w:r>
      <w:bookmarkEnd w:id="65"/>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"_Toc15716_WPSOffice_Level3"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.2 Docker容器技术</w:t>
      </w:r>
      <w:r>
        <w:rPr>
          <w:rFonts w:hint="default" w:ascii="Arial" w:hAnsi="Arial" w:cs="Arial"/>
          <w:sz w:val="24"/>
          <w:szCs w:val="24"/>
        </w:rPr>
        <w:tab/>
      </w:r>
      <w:bookmarkStart w:id="66" w:name="_Toc15716_WPSOffice_Level3Page"/>
      <w:r>
        <w:rPr>
          <w:rFonts w:hint="default" w:ascii="Arial" w:hAnsi="Arial" w:cs="Arial"/>
          <w:sz w:val="24"/>
          <w:szCs w:val="24"/>
        </w:rPr>
        <w:t>22</w:t>
      </w:r>
      <w:bookmarkEnd w:id="66"/>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"_Toc15209_WPSOffice_Level3"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.3 Kubernetes集群</w:t>
      </w:r>
      <w:r>
        <w:rPr>
          <w:rFonts w:hint="default" w:ascii="Arial" w:hAnsi="Arial" w:cs="Arial"/>
          <w:sz w:val="24"/>
          <w:szCs w:val="24"/>
        </w:rPr>
        <w:tab/>
      </w:r>
      <w:bookmarkStart w:id="67" w:name="_Toc15209_WPSOffice_Level3Page"/>
      <w:r>
        <w:rPr>
          <w:rFonts w:hint="default" w:ascii="Arial" w:hAnsi="Arial" w:cs="Arial"/>
          <w:sz w:val="24"/>
          <w:szCs w:val="24"/>
        </w:rPr>
        <w:t>22</w:t>
      </w:r>
      <w:bookmarkEnd w:id="67"/>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"_Toc22335_WPSOffice_Level3"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6</w:t>
      </w:r>
      <w:r>
        <w:rPr>
          <w:rFonts w:hint="default" w:ascii="Arial" w:hAnsi="Arial" w:eastAsia="宋体" w:cs="Arial"/>
          <w:sz w:val="24"/>
          <w:szCs w:val="24"/>
        </w:rPr>
        <w:t>.4 Scrapy爬虫</w:t>
      </w:r>
      <w:r>
        <w:rPr>
          <w:rFonts w:hint="default" w:ascii="Arial" w:hAnsi="Arial" w:cs="Arial"/>
          <w:sz w:val="24"/>
          <w:szCs w:val="24"/>
        </w:rPr>
        <w:tab/>
      </w:r>
      <w:bookmarkStart w:id="68" w:name="_Toc22335_WPSOffice_Level3Page"/>
      <w:r>
        <w:rPr>
          <w:rFonts w:hint="default" w:ascii="Arial" w:hAnsi="Arial" w:cs="Arial"/>
          <w:sz w:val="24"/>
          <w:szCs w:val="24"/>
        </w:rPr>
        <w:t>23</w:t>
      </w:r>
      <w:bookmarkEnd w:id="68"/>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"_Toc15716_WPSOffice_Level2" </w:instrText>
      </w:r>
      <w:r>
        <w:rPr>
          <w:rFonts w:hint="default" w:ascii="Arial" w:hAnsi="Arial" w:cs="Arial"/>
          <w:sz w:val="24"/>
          <w:szCs w:val="24"/>
        </w:rPr>
        <w:fldChar w:fldCharType="separate"/>
      </w:r>
      <w:r>
        <w:rPr>
          <w:rFonts w:hint="default" w:ascii="Arial" w:hAnsi="Arial" w:eastAsia="宋体" w:cs="Arial"/>
          <w:sz w:val="24"/>
          <w:szCs w:val="24"/>
        </w:rPr>
        <w:t>2.</w:t>
      </w:r>
      <w:r>
        <w:rPr>
          <w:rFonts w:hint="eastAsia" w:ascii="Arial" w:hAnsi="Arial" w:cs="Arial"/>
          <w:sz w:val="24"/>
          <w:szCs w:val="24"/>
          <w:lang w:val="en-US" w:eastAsia="zh-CN"/>
        </w:rPr>
        <w:t>7</w:t>
      </w:r>
      <w:r>
        <w:rPr>
          <w:rFonts w:hint="default" w:ascii="Arial" w:hAnsi="Arial" w:eastAsia="宋体" w:cs="Arial"/>
          <w:sz w:val="24"/>
          <w:szCs w:val="24"/>
        </w:rPr>
        <w:t xml:space="preserve"> 本章小结</w:t>
      </w:r>
      <w:r>
        <w:rPr>
          <w:rFonts w:hint="default" w:ascii="Arial" w:hAnsi="Arial" w:cs="Arial"/>
          <w:sz w:val="24"/>
          <w:szCs w:val="24"/>
        </w:rPr>
        <w:tab/>
      </w:r>
      <w:bookmarkStart w:id="69" w:name="_Toc15716_WPSOffice_Level2Page"/>
      <w:r>
        <w:rPr>
          <w:rFonts w:hint="default" w:ascii="Arial" w:hAnsi="Arial" w:cs="Arial"/>
          <w:sz w:val="24"/>
          <w:szCs w:val="24"/>
        </w:rPr>
        <w:t>24</w:t>
      </w:r>
      <w:bookmarkEnd w:id="69"/>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"_Toc15190_WPSOffice_Level1" </w:instrText>
      </w:r>
      <w:r>
        <w:rPr>
          <w:rFonts w:hint="default" w:ascii="Arial" w:hAnsi="Arial" w:cs="Arial"/>
          <w:sz w:val="24"/>
          <w:szCs w:val="24"/>
        </w:rPr>
        <w:fldChar w:fldCharType="separate"/>
      </w:r>
      <w:r>
        <w:rPr>
          <w:rFonts w:hint="eastAsia" w:ascii="黑体" w:hAnsi="黑体" w:eastAsia="黑体" w:cs="黑体"/>
          <w:sz w:val="24"/>
          <w:szCs w:val="24"/>
        </w:rPr>
        <w:t>第三章  信息抽取服务分析与设计</w:t>
      </w:r>
      <w:r>
        <w:rPr>
          <w:rFonts w:hint="default" w:ascii="Arial" w:hAnsi="Arial" w:cs="Arial"/>
          <w:sz w:val="24"/>
          <w:szCs w:val="24"/>
        </w:rPr>
        <w:tab/>
      </w:r>
      <w:bookmarkStart w:id="70" w:name="_Toc15190_WPSOffice_Level1Page"/>
      <w:r>
        <w:rPr>
          <w:rFonts w:hint="default" w:ascii="Arial" w:hAnsi="Arial" w:cs="Arial"/>
          <w:sz w:val="24"/>
          <w:szCs w:val="24"/>
        </w:rPr>
        <w:t>25</w:t>
      </w:r>
      <w:bookmarkEnd w:id="70"/>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"_Toc15209_WPSOffice_Level2" </w:instrText>
      </w:r>
      <w:r>
        <w:rPr>
          <w:rFonts w:hint="default" w:ascii="Arial" w:hAnsi="Arial" w:cs="Arial"/>
          <w:sz w:val="24"/>
          <w:szCs w:val="24"/>
        </w:rPr>
        <w:fldChar w:fldCharType="separate"/>
      </w:r>
      <w:r>
        <w:rPr>
          <w:rFonts w:hint="default" w:ascii="Arial" w:hAnsi="Arial" w:eastAsia="宋体" w:cs="Arial"/>
          <w:sz w:val="24"/>
          <w:szCs w:val="24"/>
        </w:rPr>
        <w:t>3.1 信息抽取服务需求分析</w:t>
      </w:r>
      <w:r>
        <w:rPr>
          <w:rFonts w:hint="default" w:ascii="Arial" w:hAnsi="Arial" w:cs="Arial"/>
          <w:sz w:val="24"/>
          <w:szCs w:val="24"/>
        </w:rPr>
        <w:tab/>
      </w:r>
      <w:bookmarkStart w:id="71" w:name="_Toc15209_WPSOffice_Level2Page"/>
      <w:r>
        <w:rPr>
          <w:rFonts w:hint="default" w:ascii="Arial" w:hAnsi="Arial" w:cs="Arial"/>
          <w:sz w:val="24"/>
          <w:szCs w:val="24"/>
        </w:rPr>
        <w:t>25</w:t>
      </w:r>
      <w:bookmarkEnd w:id="71"/>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"_Toc22394_WPSOffice_Level3" </w:instrText>
      </w:r>
      <w:r>
        <w:rPr>
          <w:rFonts w:hint="default" w:ascii="Arial" w:hAnsi="Arial" w:cs="Arial"/>
          <w:sz w:val="24"/>
          <w:szCs w:val="24"/>
        </w:rPr>
        <w:fldChar w:fldCharType="separate"/>
      </w:r>
      <w:r>
        <w:rPr>
          <w:rFonts w:hint="default" w:ascii="Arial" w:hAnsi="Arial" w:eastAsia="宋体" w:cs="Arial"/>
          <w:sz w:val="24"/>
          <w:szCs w:val="24"/>
        </w:rPr>
        <w:t>3.1.1 功能性需求</w:t>
      </w:r>
      <w:r>
        <w:rPr>
          <w:rFonts w:hint="default" w:ascii="Arial" w:hAnsi="Arial" w:cs="Arial"/>
          <w:sz w:val="24"/>
          <w:szCs w:val="24"/>
        </w:rPr>
        <w:tab/>
      </w:r>
      <w:bookmarkStart w:id="72" w:name="_Toc22394_WPSOffice_Level3Page"/>
      <w:r>
        <w:rPr>
          <w:rFonts w:hint="default" w:ascii="Arial" w:hAnsi="Arial" w:cs="Arial"/>
          <w:sz w:val="24"/>
          <w:szCs w:val="24"/>
        </w:rPr>
        <w:t>25</w:t>
      </w:r>
      <w:bookmarkEnd w:id="72"/>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"_Toc23363_WPSOffice_Level3" </w:instrText>
      </w:r>
      <w:r>
        <w:rPr>
          <w:rFonts w:hint="default" w:ascii="Arial" w:hAnsi="Arial" w:cs="Arial"/>
          <w:sz w:val="24"/>
          <w:szCs w:val="24"/>
        </w:rPr>
        <w:fldChar w:fldCharType="separate"/>
      </w:r>
      <w:r>
        <w:rPr>
          <w:rFonts w:hint="default" w:ascii="Arial" w:hAnsi="Arial" w:eastAsia="宋体" w:cs="Arial"/>
          <w:sz w:val="24"/>
          <w:szCs w:val="24"/>
        </w:rPr>
        <w:t>3.1.2 非功能性需求</w:t>
      </w:r>
      <w:r>
        <w:rPr>
          <w:rFonts w:hint="default" w:ascii="Arial" w:hAnsi="Arial" w:cs="Arial"/>
          <w:sz w:val="24"/>
          <w:szCs w:val="24"/>
        </w:rPr>
        <w:tab/>
      </w:r>
      <w:bookmarkStart w:id="73" w:name="_Toc23363_WPSOffice_Level3Page"/>
      <w:r>
        <w:rPr>
          <w:rFonts w:hint="default" w:ascii="Arial" w:hAnsi="Arial" w:cs="Arial"/>
          <w:sz w:val="24"/>
          <w:szCs w:val="24"/>
        </w:rPr>
        <w:t>28</w:t>
      </w:r>
      <w:bookmarkEnd w:id="73"/>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"_Toc22335_WPSOffice_Level2" </w:instrText>
      </w:r>
      <w:r>
        <w:rPr>
          <w:rFonts w:hint="default" w:ascii="Arial" w:hAnsi="Arial" w:cs="Arial"/>
          <w:sz w:val="24"/>
          <w:szCs w:val="24"/>
        </w:rPr>
        <w:fldChar w:fldCharType="separate"/>
      </w:r>
      <w:r>
        <w:rPr>
          <w:rFonts w:hint="default" w:ascii="Arial" w:hAnsi="Arial" w:eastAsia="宋体" w:cs="Arial"/>
          <w:sz w:val="24"/>
          <w:szCs w:val="24"/>
        </w:rPr>
        <w:t>3.2 信息抽取服务设计与模块设计</w:t>
      </w:r>
      <w:r>
        <w:rPr>
          <w:rFonts w:hint="default" w:ascii="Arial" w:hAnsi="Arial" w:cs="Arial"/>
          <w:sz w:val="24"/>
          <w:szCs w:val="24"/>
        </w:rPr>
        <w:tab/>
      </w:r>
      <w:bookmarkStart w:id="74" w:name="_Toc22335_WPSOffice_Level2Page"/>
      <w:r>
        <w:rPr>
          <w:rFonts w:hint="default" w:ascii="Arial" w:hAnsi="Arial" w:cs="Arial"/>
          <w:sz w:val="24"/>
          <w:szCs w:val="24"/>
        </w:rPr>
        <w:t>29</w:t>
      </w:r>
      <w:bookmarkEnd w:id="74"/>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"_Toc870_WPSOffice_Level3" </w:instrText>
      </w:r>
      <w:r>
        <w:rPr>
          <w:rFonts w:hint="default" w:ascii="Arial" w:hAnsi="Arial" w:cs="Arial"/>
          <w:sz w:val="24"/>
          <w:szCs w:val="24"/>
        </w:rPr>
        <w:fldChar w:fldCharType="separate"/>
      </w:r>
      <w:r>
        <w:rPr>
          <w:rFonts w:hint="default" w:ascii="Arial" w:hAnsi="Arial" w:eastAsia="宋体" w:cs="Arial"/>
          <w:sz w:val="24"/>
          <w:szCs w:val="24"/>
        </w:rPr>
        <w:t>3.2.1 项目总体规划</w:t>
      </w:r>
      <w:r>
        <w:rPr>
          <w:rFonts w:hint="default" w:ascii="Arial" w:hAnsi="Arial" w:cs="Arial"/>
          <w:sz w:val="24"/>
          <w:szCs w:val="24"/>
        </w:rPr>
        <w:tab/>
      </w:r>
      <w:bookmarkStart w:id="75" w:name="_Toc870_WPSOffice_Level3Page"/>
      <w:r>
        <w:rPr>
          <w:rFonts w:hint="default" w:ascii="Arial" w:hAnsi="Arial" w:cs="Arial"/>
          <w:sz w:val="24"/>
          <w:szCs w:val="24"/>
        </w:rPr>
        <w:t>29</w:t>
      </w:r>
      <w:bookmarkEnd w:id="75"/>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"_Toc28084_WPSOffice_Level3" </w:instrText>
      </w:r>
      <w:r>
        <w:rPr>
          <w:rFonts w:hint="default" w:ascii="Arial" w:hAnsi="Arial" w:cs="Arial"/>
          <w:sz w:val="24"/>
          <w:szCs w:val="24"/>
        </w:rPr>
        <w:fldChar w:fldCharType="separate"/>
      </w:r>
      <w:r>
        <w:rPr>
          <w:rFonts w:hint="default" w:ascii="Arial" w:hAnsi="Arial" w:eastAsia="宋体" w:cs="Arial"/>
          <w:sz w:val="24"/>
          <w:szCs w:val="24"/>
        </w:rPr>
        <w:t>3.2.2 数据预处理模块设计</w:t>
      </w:r>
      <w:r>
        <w:rPr>
          <w:rFonts w:hint="default" w:ascii="Arial" w:hAnsi="Arial" w:cs="Arial"/>
          <w:sz w:val="24"/>
          <w:szCs w:val="24"/>
        </w:rPr>
        <w:tab/>
      </w:r>
      <w:bookmarkStart w:id="76" w:name="_Toc28084_WPSOffice_Level3Page"/>
      <w:r>
        <w:rPr>
          <w:rFonts w:hint="default" w:ascii="Arial" w:hAnsi="Arial" w:cs="Arial"/>
          <w:sz w:val="24"/>
          <w:szCs w:val="24"/>
        </w:rPr>
        <w:t>30</w:t>
      </w:r>
      <w:bookmarkEnd w:id="76"/>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"_Toc20245_WPSOffice_Level3" </w:instrText>
      </w:r>
      <w:r>
        <w:rPr>
          <w:rFonts w:hint="default" w:ascii="Arial" w:hAnsi="Arial" w:cs="Arial"/>
          <w:sz w:val="24"/>
          <w:szCs w:val="24"/>
        </w:rPr>
        <w:fldChar w:fldCharType="separate"/>
      </w:r>
      <w:r>
        <w:rPr>
          <w:rFonts w:hint="default" w:ascii="Arial" w:hAnsi="Arial" w:eastAsia="宋体" w:cs="Arial"/>
          <w:sz w:val="24"/>
          <w:szCs w:val="24"/>
        </w:rPr>
        <w:t>3.2.3 信息抽取模型模块设计</w:t>
      </w:r>
      <w:r>
        <w:rPr>
          <w:rFonts w:hint="default" w:ascii="Arial" w:hAnsi="Arial" w:cs="Arial"/>
          <w:sz w:val="24"/>
          <w:szCs w:val="24"/>
        </w:rPr>
        <w:tab/>
      </w:r>
      <w:bookmarkStart w:id="77" w:name="_Toc20245_WPSOffice_Level3Page"/>
      <w:r>
        <w:rPr>
          <w:rFonts w:hint="default" w:ascii="Arial" w:hAnsi="Arial" w:cs="Arial"/>
          <w:sz w:val="24"/>
          <w:szCs w:val="24"/>
        </w:rPr>
        <w:t>30</w:t>
      </w:r>
      <w:bookmarkEnd w:id="77"/>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"_Toc12486_WPSOffice_Level3" </w:instrText>
      </w:r>
      <w:r>
        <w:rPr>
          <w:rFonts w:hint="default" w:ascii="Arial" w:hAnsi="Arial" w:cs="Arial"/>
          <w:sz w:val="24"/>
          <w:szCs w:val="24"/>
        </w:rPr>
        <w:fldChar w:fldCharType="separate"/>
      </w:r>
      <w:r>
        <w:rPr>
          <w:rFonts w:hint="default" w:ascii="Arial" w:hAnsi="Arial" w:eastAsia="宋体" w:cs="Arial"/>
          <w:sz w:val="24"/>
          <w:szCs w:val="24"/>
        </w:rPr>
        <w:t>3.2.4 信息抽取服务模块设计</w:t>
      </w:r>
      <w:r>
        <w:rPr>
          <w:rFonts w:hint="default" w:ascii="Arial" w:hAnsi="Arial" w:cs="Arial"/>
          <w:sz w:val="24"/>
          <w:szCs w:val="24"/>
        </w:rPr>
        <w:tab/>
      </w:r>
      <w:bookmarkStart w:id="78" w:name="_Toc12486_WPSOffice_Level3Page"/>
      <w:r>
        <w:rPr>
          <w:rFonts w:hint="default" w:ascii="Arial" w:hAnsi="Arial" w:cs="Arial"/>
          <w:sz w:val="24"/>
          <w:szCs w:val="24"/>
        </w:rPr>
        <w:t>31</w:t>
      </w:r>
      <w:bookmarkEnd w:id="78"/>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"_Toc22394_WPSOffice_Level2" </w:instrText>
      </w:r>
      <w:r>
        <w:rPr>
          <w:rFonts w:hint="default" w:ascii="Arial" w:hAnsi="Arial" w:cs="Arial"/>
          <w:sz w:val="24"/>
          <w:szCs w:val="24"/>
        </w:rPr>
        <w:fldChar w:fldCharType="separate"/>
      </w:r>
      <w:r>
        <w:rPr>
          <w:rFonts w:hint="default" w:ascii="Arial" w:hAnsi="Arial" w:eastAsia="宋体" w:cs="Arial"/>
          <w:sz w:val="24"/>
          <w:szCs w:val="24"/>
        </w:rPr>
        <w:t>3.3 命名实体识别模型结构设计</w:t>
      </w:r>
      <w:r>
        <w:rPr>
          <w:rFonts w:hint="default" w:ascii="Arial" w:hAnsi="Arial" w:cs="Arial"/>
          <w:sz w:val="24"/>
          <w:szCs w:val="24"/>
        </w:rPr>
        <w:tab/>
      </w:r>
      <w:bookmarkStart w:id="79" w:name="_Toc22394_WPSOffice_Level2Page"/>
      <w:r>
        <w:rPr>
          <w:rFonts w:hint="default" w:ascii="Arial" w:hAnsi="Arial" w:cs="Arial"/>
          <w:sz w:val="24"/>
          <w:szCs w:val="24"/>
        </w:rPr>
        <w:t>31</w:t>
      </w:r>
      <w:bookmarkEnd w:id="79"/>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"_Toc4656_WPSOffice_Level3" </w:instrText>
      </w:r>
      <w:r>
        <w:rPr>
          <w:rFonts w:hint="default" w:ascii="Arial" w:hAnsi="Arial" w:cs="Arial"/>
          <w:sz w:val="24"/>
          <w:szCs w:val="24"/>
        </w:rPr>
        <w:fldChar w:fldCharType="separate"/>
      </w:r>
      <w:r>
        <w:rPr>
          <w:rFonts w:hint="default" w:ascii="Arial" w:hAnsi="Arial" w:eastAsia="宋体" w:cs="Arial"/>
          <w:sz w:val="24"/>
          <w:szCs w:val="24"/>
        </w:rPr>
        <w:t>3.3.1 模型的标注策略</w:t>
      </w:r>
      <w:r>
        <w:rPr>
          <w:rFonts w:hint="default" w:ascii="Arial" w:hAnsi="Arial" w:cs="Arial"/>
          <w:sz w:val="24"/>
          <w:szCs w:val="24"/>
        </w:rPr>
        <w:tab/>
      </w:r>
      <w:bookmarkStart w:id="80" w:name="_Toc4656_WPSOffice_Level3Page"/>
      <w:r>
        <w:rPr>
          <w:rFonts w:hint="default" w:ascii="Arial" w:hAnsi="Arial" w:cs="Arial"/>
          <w:sz w:val="24"/>
          <w:szCs w:val="24"/>
        </w:rPr>
        <w:t>33</w:t>
      </w:r>
      <w:bookmarkEnd w:id="80"/>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"_Toc16920_WPSOffice_Level3" </w:instrText>
      </w:r>
      <w:r>
        <w:rPr>
          <w:rFonts w:hint="default" w:ascii="Arial" w:hAnsi="Arial" w:cs="Arial"/>
          <w:sz w:val="24"/>
          <w:szCs w:val="24"/>
        </w:rPr>
        <w:fldChar w:fldCharType="separate"/>
      </w:r>
      <w:r>
        <w:rPr>
          <w:rFonts w:hint="default" w:ascii="Arial" w:hAnsi="Arial" w:eastAsia="宋体" w:cs="Arial"/>
          <w:sz w:val="24"/>
          <w:szCs w:val="24"/>
        </w:rPr>
        <w:t>3.3.2 基于word2vec的输入层</w:t>
      </w:r>
      <w:r>
        <w:rPr>
          <w:rFonts w:hint="default" w:ascii="Arial" w:hAnsi="Arial" w:cs="Arial"/>
          <w:sz w:val="24"/>
          <w:szCs w:val="24"/>
        </w:rPr>
        <w:tab/>
      </w:r>
      <w:bookmarkStart w:id="81" w:name="_Toc16920_WPSOffice_Level3Page"/>
      <w:r>
        <w:rPr>
          <w:rFonts w:hint="default" w:ascii="Arial" w:hAnsi="Arial" w:cs="Arial"/>
          <w:sz w:val="24"/>
          <w:szCs w:val="24"/>
        </w:rPr>
        <w:t>34</w:t>
      </w:r>
      <w:bookmarkEnd w:id="81"/>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"_Toc3714_WPSOffice_Level3" </w:instrText>
      </w:r>
      <w:r>
        <w:rPr>
          <w:rFonts w:hint="default" w:ascii="Arial" w:hAnsi="Arial" w:cs="Arial"/>
          <w:sz w:val="24"/>
          <w:szCs w:val="24"/>
        </w:rPr>
        <w:fldChar w:fldCharType="separate"/>
      </w:r>
      <w:r>
        <w:rPr>
          <w:rFonts w:hint="default" w:ascii="Arial" w:hAnsi="Arial" w:eastAsia="宋体" w:cs="Arial"/>
          <w:sz w:val="24"/>
          <w:szCs w:val="24"/>
        </w:rPr>
        <w:t>3.3.2 基于BERT的输入层</w:t>
      </w:r>
      <w:r>
        <w:rPr>
          <w:rFonts w:hint="default" w:ascii="Arial" w:hAnsi="Arial" w:cs="Arial"/>
          <w:sz w:val="24"/>
          <w:szCs w:val="24"/>
        </w:rPr>
        <w:tab/>
      </w:r>
      <w:bookmarkStart w:id="82" w:name="_Toc3714_WPSOffice_Level3Page"/>
      <w:r>
        <w:rPr>
          <w:rFonts w:hint="default" w:ascii="Arial" w:hAnsi="Arial" w:cs="Arial"/>
          <w:sz w:val="24"/>
          <w:szCs w:val="24"/>
        </w:rPr>
        <w:t>36</w:t>
      </w:r>
      <w:bookmarkEnd w:id="82"/>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"_Toc17_WPSOffice_Level3" </w:instrText>
      </w:r>
      <w:r>
        <w:rPr>
          <w:rFonts w:hint="default" w:ascii="Arial" w:hAnsi="Arial" w:cs="Arial"/>
          <w:sz w:val="24"/>
          <w:szCs w:val="24"/>
        </w:rPr>
        <w:fldChar w:fldCharType="separate"/>
      </w:r>
      <w:r>
        <w:rPr>
          <w:rFonts w:hint="default" w:ascii="Arial" w:hAnsi="Arial" w:eastAsia="宋体" w:cs="Arial"/>
          <w:sz w:val="24"/>
          <w:szCs w:val="24"/>
        </w:rPr>
        <w:t>3.3.3 网络层</w:t>
      </w:r>
      <w:r>
        <w:rPr>
          <w:rFonts w:hint="default" w:ascii="Arial" w:hAnsi="Arial" w:cs="Arial"/>
          <w:sz w:val="24"/>
          <w:szCs w:val="24"/>
        </w:rPr>
        <w:tab/>
      </w:r>
      <w:bookmarkStart w:id="83" w:name="_Toc17_WPSOffice_Level3Page"/>
      <w:r>
        <w:rPr>
          <w:rFonts w:hint="default" w:ascii="Arial" w:hAnsi="Arial" w:cs="Arial"/>
          <w:sz w:val="24"/>
          <w:szCs w:val="24"/>
        </w:rPr>
        <w:t>37</w:t>
      </w:r>
      <w:bookmarkEnd w:id="83"/>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"_Toc9583_WPSOffice_Level3" </w:instrText>
      </w:r>
      <w:r>
        <w:rPr>
          <w:rFonts w:hint="default" w:ascii="Arial" w:hAnsi="Arial" w:cs="Arial"/>
          <w:sz w:val="24"/>
          <w:szCs w:val="24"/>
        </w:rPr>
        <w:fldChar w:fldCharType="separate"/>
      </w:r>
      <w:r>
        <w:rPr>
          <w:rFonts w:hint="default" w:ascii="Arial" w:hAnsi="Arial" w:eastAsia="宋体" w:cs="Arial"/>
          <w:sz w:val="24"/>
          <w:szCs w:val="24"/>
        </w:rPr>
        <w:t>3.3.4 输出层</w:t>
      </w:r>
      <w:r>
        <w:rPr>
          <w:rFonts w:hint="default" w:ascii="Arial" w:hAnsi="Arial" w:cs="Arial"/>
          <w:sz w:val="24"/>
          <w:szCs w:val="24"/>
        </w:rPr>
        <w:tab/>
      </w:r>
      <w:bookmarkStart w:id="84" w:name="_Toc9583_WPSOffice_Level3Page"/>
      <w:r>
        <w:rPr>
          <w:rFonts w:hint="default" w:ascii="Arial" w:hAnsi="Arial" w:cs="Arial"/>
          <w:sz w:val="24"/>
          <w:szCs w:val="24"/>
        </w:rPr>
        <w:t>37</w:t>
      </w:r>
      <w:bookmarkEnd w:id="84"/>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"_Toc23363_WPSOffice_Level2" </w:instrText>
      </w:r>
      <w:r>
        <w:rPr>
          <w:rFonts w:hint="default" w:ascii="Arial" w:hAnsi="Arial" w:cs="Arial"/>
          <w:sz w:val="24"/>
          <w:szCs w:val="24"/>
        </w:rPr>
        <w:fldChar w:fldCharType="separate"/>
      </w:r>
      <w:r>
        <w:rPr>
          <w:rFonts w:hint="default" w:ascii="Arial" w:hAnsi="Arial" w:eastAsia="宋体" w:cs="Arial"/>
          <w:sz w:val="24"/>
          <w:szCs w:val="24"/>
        </w:rPr>
        <w:t>3.4 关系抽取模型结构设计</w:t>
      </w:r>
      <w:r>
        <w:rPr>
          <w:rFonts w:hint="default" w:ascii="Arial" w:hAnsi="Arial" w:cs="Arial"/>
          <w:sz w:val="24"/>
          <w:szCs w:val="24"/>
        </w:rPr>
        <w:tab/>
      </w:r>
      <w:bookmarkStart w:id="85" w:name="_Toc23363_WPSOffice_Level2Page"/>
      <w:r>
        <w:rPr>
          <w:rFonts w:hint="default" w:ascii="Arial" w:hAnsi="Arial" w:cs="Arial"/>
          <w:sz w:val="24"/>
          <w:szCs w:val="24"/>
        </w:rPr>
        <w:t>40</w:t>
      </w:r>
      <w:bookmarkEnd w:id="85"/>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"_Toc18101_WPSOffice_Level3" </w:instrText>
      </w:r>
      <w:r>
        <w:rPr>
          <w:rFonts w:hint="default" w:ascii="Arial" w:hAnsi="Arial" w:cs="Arial"/>
          <w:sz w:val="24"/>
          <w:szCs w:val="24"/>
        </w:rPr>
        <w:fldChar w:fldCharType="separate"/>
      </w:r>
      <w:r>
        <w:rPr>
          <w:rFonts w:hint="default" w:ascii="Arial" w:hAnsi="Arial" w:eastAsia="宋体" w:cs="Arial"/>
          <w:sz w:val="24"/>
          <w:szCs w:val="24"/>
        </w:rPr>
        <w:t>3.4.1 输入层</w:t>
      </w:r>
      <w:r>
        <w:rPr>
          <w:rFonts w:hint="default" w:ascii="Arial" w:hAnsi="Arial" w:cs="Arial"/>
          <w:sz w:val="24"/>
          <w:szCs w:val="24"/>
        </w:rPr>
        <w:tab/>
      </w:r>
      <w:bookmarkStart w:id="86" w:name="_Toc18101_WPSOffice_Level3Page"/>
      <w:r>
        <w:rPr>
          <w:rFonts w:hint="default" w:ascii="Arial" w:hAnsi="Arial" w:cs="Arial"/>
          <w:sz w:val="24"/>
          <w:szCs w:val="24"/>
        </w:rPr>
        <w:t>41</w:t>
      </w:r>
      <w:bookmarkEnd w:id="86"/>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"_Toc13788_WPSOffice_Level3" </w:instrText>
      </w:r>
      <w:r>
        <w:rPr>
          <w:rFonts w:hint="default" w:ascii="Arial" w:hAnsi="Arial" w:cs="Arial"/>
          <w:sz w:val="24"/>
          <w:szCs w:val="24"/>
        </w:rPr>
        <w:fldChar w:fldCharType="separate"/>
      </w:r>
      <w:r>
        <w:rPr>
          <w:rFonts w:hint="default" w:ascii="Arial" w:hAnsi="Arial" w:eastAsia="宋体" w:cs="Arial"/>
          <w:sz w:val="24"/>
          <w:szCs w:val="24"/>
        </w:rPr>
        <w:t>3.4.2 卷积层</w:t>
      </w:r>
      <w:r>
        <w:rPr>
          <w:rFonts w:hint="default" w:ascii="Arial" w:hAnsi="Arial" w:cs="Arial"/>
          <w:sz w:val="24"/>
          <w:szCs w:val="24"/>
        </w:rPr>
        <w:tab/>
      </w:r>
      <w:bookmarkStart w:id="87" w:name="_Toc13788_WPSOffice_Level3Page"/>
      <w:r>
        <w:rPr>
          <w:rFonts w:hint="default" w:ascii="Arial" w:hAnsi="Arial" w:cs="Arial"/>
          <w:sz w:val="24"/>
          <w:szCs w:val="24"/>
        </w:rPr>
        <w:t>42</w:t>
      </w:r>
      <w:bookmarkEnd w:id="87"/>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"_Toc2850_WPSOffice_Level3" </w:instrText>
      </w:r>
      <w:r>
        <w:rPr>
          <w:rFonts w:hint="default" w:ascii="Arial" w:hAnsi="Arial" w:cs="Arial"/>
          <w:sz w:val="24"/>
          <w:szCs w:val="24"/>
        </w:rPr>
        <w:fldChar w:fldCharType="separate"/>
      </w:r>
      <w:r>
        <w:rPr>
          <w:rFonts w:hint="default" w:ascii="Arial" w:hAnsi="Arial" w:eastAsia="宋体" w:cs="Arial"/>
          <w:sz w:val="24"/>
          <w:szCs w:val="24"/>
        </w:rPr>
        <w:t>3.4.3 残差卷积块</w:t>
      </w:r>
      <w:r>
        <w:rPr>
          <w:rFonts w:hint="default" w:ascii="Arial" w:hAnsi="Arial" w:cs="Arial"/>
          <w:sz w:val="24"/>
          <w:szCs w:val="24"/>
        </w:rPr>
        <w:tab/>
      </w:r>
      <w:bookmarkStart w:id="88" w:name="_Toc2850_WPSOffice_Level3Page"/>
      <w:r>
        <w:rPr>
          <w:rFonts w:hint="default" w:ascii="Arial" w:hAnsi="Arial" w:cs="Arial"/>
          <w:sz w:val="24"/>
          <w:szCs w:val="24"/>
        </w:rPr>
        <w:t>42</w:t>
      </w:r>
      <w:bookmarkEnd w:id="88"/>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"_Toc24272_WPSOffice_Level3" </w:instrText>
      </w:r>
      <w:r>
        <w:rPr>
          <w:rFonts w:hint="default" w:ascii="Arial" w:hAnsi="Arial" w:cs="Arial"/>
          <w:sz w:val="24"/>
          <w:szCs w:val="24"/>
        </w:rPr>
        <w:fldChar w:fldCharType="separate"/>
      </w:r>
      <w:r>
        <w:rPr>
          <w:rFonts w:hint="default" w:ascii="Arial" w:hAnsi="Arial" w:eastAsia="宋体" w:cs="Arial"/>
          <w:sz w:val="24"/>
          <w:szCs w:val="24"/>
        </w:rPr>
        <w:t>3.4.4 最大池化层</w:t>
      </w:r>
      <w:r>
        <w:rPr>
          <w:rFonts w:hint="default" w:ascii="Arial" w:hAnsi="Arial" w:cs="Arial"/>
          <w:sz w:val="24"/>
          <w:szCs w:val="24"/>
        </w:rPr>
        <w:tab/>
      </w:r>
      <w:bookmarkStart w:id="89" w:name="_Toc24272_WPSOffice_Level3Page"/>
      <w:r>
        <w:rPr>
          <w:rFonts w:hint="default" w:ascii="Arial" w:hAnsi="Arial" w:cs="Arial"/>
          <w:sz w:val="24"/>
          <w:szCs w:val="24"/>
        </w:rPr>
        <w:t>44</w:t>
      </w:r>
      <w:bookmarkEnd w:id="89"/>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"_Toc30266_WPSOffice_Level3" </w:instrText>
      </w:r>
      <w:r>
        <w:rPr>
          <w:rFonts w:hint="default" w:ascii="Arial" w:hAnsi="Arial" w:cs="Arial"/>
          <w:sz w:val="24"/>
          <w:szCs w:val="24"/>
        </w:rPr>
        <w:fldChar w:fldCharType="separate"/>
      </w:r>
      <w:r>
        <w:rPr>
          <w:rFonts w:hint="default" w:ascii="Arial" w:hAnsi="Arial" w:eastAsia="宋体" w:cs="Arial"/>
          <w:sz w:val="24"/>
          <w:szCs w:val="24"/>
        </w:rPr>
        <w:t>3.4.5 输出层</w:t>
      </w:r>
      <w:r>
        <w:rPr>
          <w:rFonts w:hint="default" w:ascii="Arial" w:hAnsi="Arial" w:cs="Arial"/>
          <w:sz w:val="24"/>
          <w:szCs w:val="24"/>
        </w:rPr>
        <w:tab/>
      </w:r>
      <w:bookmarkStart w:id="90" w:name="_Toc30266_WPSOffice_Level3Page"/>
      <w:r>
        <w:rPr>
          <w:rFonts w:hint="default" w:ascii="Arial" w:hAnsi="Arial" w:cs="Arial"/>
          <w:sz w:val="24"/>
          <w:szCs w:val="24"/>
        </w:rPr>
        <w:t>44</w:t>
      </w:r>
      <w:bookmarkEnd w:id="90"/>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"_Toc870_WPSOffice_Level2" </w:instrText>
      </w:r>
      <w:r>
        <w:rPr>
          <w:rFonts w:hint="default" w:ascii="Arial" w:hAnsi="Arial" w:cs="Arial"/>
          <w:sz w:val="24"/>
          <w:szCs w:val="24"/>
        </w:rPr>
        <w:fldChar w:fldCharType="separate"/>
      </w:r>
      <w:r>
        <w:rPr>
          <w:rFonts w:hint="default" w:ascii="Arial" w:hAnsi="Arial" w:eastAsia="宋体" w:cs="Arial"/>
          <w:sz w:val="24"/>
          <w:szCs w:val="24"/>
        </w:rPr>
        <w:t>3.5 本章小结</w:t>
      </w:r>
      <w:r>
        <w:rPr>
          <w:rFonts w:hint="default" w:ascii="Arial" w:hAnsi="Arial" w:cs="Arial"/>
          <w:sz w:val="24"/>
          <w:szCs w:val="24"/>
        </w:rPr>
        <w:tab/>
      </w:r>
      <w:bookmarkStart w:id="91" w:name="_Toc870_WPSOffice_Level2Page"/>
      <w:r>
        <w:rPr>
          <w:rFonts w:hint="default" w:ascii="Arial" w:hAnsi="Arial" w:cs="Arial"/>
          <w:sz w:val="24"/>
          <w:szCs w:val="24"/>
        </w:rPr>
        <w:t>44</w:t>
      </w:r>
      <w:bookmarkEnd w:id="91"/>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"_Toc21295_WPSOffice_Level1" </w:instrText>
      </w:r>
      <w:r>
        <w:rPr>
          <w:rFonts w:hint="default" w:ascii="Arial" w:hAnsi="Arial" w:cs="Arial"/>
          <w:sz w:val="24"/>
          <w:szCs w:val="24"/>
        </w:rPr>
        <w:fldChar w:fldCharType="separate"/>
      </w:r>
      <w:r>
        <w:rPr>
          <w:rFonts w:hint="eastAsia" w:ascii="黑体" w:hAnsi="黑体" w:eastAsia="黑体" w:cs="黑体"/>
          <w:sz w:val="24"/>
          <w:szCs w:val="24"/>
        </w:rPr>
        <w:t>第四章  信息抽取服务的实现</w:t>
      </w:r>
      <w:r>
        <w:rPr>
          <w:rFonts w:hint="default" w:ascii="Arial" w:hAnsi="Arial" w:cs="Arial"/>
          <w:sz w:val="24"/>
          <w:szCs w:val="24"/>
        </w:rPr>
        <w:tab/>
      </w:r>
      <w:bookmarkStart w:id="92" w:name="_Toc21295_WPSOffice_Level1Page"/>
      <w:r>
        <w:rPr>
          <w:rFonts w:hint="default" w:ascii="Arial" w:hAnsi="Arial" w:cs="Arial"/>
          <w:sz w:val="24"/>
          <w:szCs w:val="24"/>
        </w:rPr>
        <w:t>45</w:t>
      </w:r>
      <w:bookmarkEnd w:id="92"/>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"_Toc28084_WPSOffice_Level2" </w:instrText>
      </w:r>
      <w:r>
        <w:rPr>
          <w:rFonts w:hint="default" w:ascii="Arial" w:hAnsi="Arial" w:cs="Arial"/>
          <w:sz w:val="24"/>
          <w:szCs w:val="24"/>
        </w:rPr>
        <w:fldChar w:fldCharType="separate"/>
      </w:r>
      <w:r>
        <w:rPr>
          <w:rFonts w:hint="default" w:ascii="Arial" w:hAnsi="Arial" w:eastAsia="宋体" w:cs="Arial"/>
          <w:sz w:val="24"/>
          <w:szCs w:val="24"/>
        </w:rPr>
        <w:t>4.1 数据预处理模块的实现</w:t>
      </w:r>
      <w:r>
        <w:rPr>
          <w:rFonts w:hint="default" w:ascii="Arial" w:hAnsi="Arial" w:cs="Arial"/>
          <w:sz w:val="24"/>
          <w:szCs w:val="24"/>
        </w:rPr>
        <w:tab/>
      </w:r>
      <w:bookmarkStart w:id="93" w:name="_Toc28084_WPSOffice_Level2Page"/>
      <w:r>
        <w:rPr>
          <w:rFonts w:hint="default" w:ascii="Arial" w:hAnsi="Arial" w:cs="Arial"/>
          <w:sz w:val="24"/>
          <w:szCs w:val="24"/>
        </w:rPr>
        <w:t>45</w:t>
      </w:r>
      <w:bookmarkEnd w:id="93"/>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"_Toc4558_WPSOffice_Level3" </w:instrText>
      </w:r>
      <w:r>
        <w:rPr>
          <w:rFonts w:hint="default" w:ascii="Arial" w:hAnsi="Arial" w:cs="Arial"/>
          <w:sz w:val="24"/>
          <w:szCs w:val="24"/>
        </w:rPr>
        <w:fldChar w:fldCharType="separate"/>
      </w:r>
      <w:r>
        <w:rPr>
          <w:rFonts w:hint="default" w:ascii="Arial" w:hAnsi="Arial" w:eastAsia="宋体" w:cs="Arial"/>
          <w:sz w:val="24"/>
          <w:szCs w:val="24"/>
        </w:rPr>
        <w:t>4.1.1 数据采集</w:t>
      </w:r>
      <w:r>
        <w:rPr>
          <w:rFonts w:hint="default" w:ascii="Arial" w:hAnsi="Arial" w:cs="Arial"/>
          <w:sz w:val="24"/>
          <w:szCs w:val="24"/>
        </w:rPr>
        <w:tab/>
      </w:r>
      <w:bookmarkStart w:id="94" w:name="_Toc4558_WPSOffice_Level3Page"/>
      <w:r>
        <w:rPr>
          <w:rFonts w:hint="default" w:ascii="Arial" w:hAnsi="Arial" w:cs="Arial"/>
          <w:sz w:val="24"/>
          <w:szCs w:val="24"/>
        </w:rPr>
        <w:t>45</w:t>
      </w:r>
      <w:bookmarkEnd w:id="94"/>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"_Toc3596_WPSOffice_Level3" </w:instrText>
      </w:r>
      <w:r>
        <w:rPr>
          <w:rFonts w:hint="default" w:ascii="Arial" w:hAnsi="Arial" w:cs="Arial"/>
          <w:sz w:val="24"/>
          <w:szCs w:val="24"/>
        </w:rPr>
        <w:fldChar w:fldCharType="separate"/>
      </w:r>
      <w:r>
        <w:rPr>
          <w:rFonts w:hint="default" w:ascii="Arial" w:hAnsi="Arial" w:eastAsia="宋体" w:cs="Arial"/>
          <w:sz w:val="24"/>
          <w:szCs w:val="24"/>
        </w:rPr>
        <w:t>4.1.2 数据预处理</w:t>
      </w:r>
      <w:r>
        <w:rPr>
          <w:rFonts w:hint="default" w:ascii="Arial" w:hAnsi="Arial" w:cs="Arial"/>
          <w:sz w:val="24"/>
          <w:szCs w:val="24"/>
        </w:rPr>
        <w:tab/>
      </w:r>
      <w:bookmarkStart w:id="95" w:name="_Toc3596_WPSOffice_Level3Page"/>
      <w:r>
        <w:rPr>
          <w:rFonts w:hint="default" w:ascii="Arial" w:hAnsi="Arial" w:cs="Arial"/>
          <w:sz w:val="24"/>
          <w:szCs w:val="24"/>
        </w:rPr>
        <w:t>47</w:t>
      </w:r>
      <w:bookmarkEnd w:id="95"/>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"_Toc3863_WPSOffice_Level3" </w:instrText>
      </w:r>
      <w:r>
        <w:rPr>
          <w:rFonts w:hint="default" w:ascii="Arial" w:hAnsi="Arial" w:cs="Arial"/>
          <w:sz w:val="24"/>
          <w:szCs w:val="24"/>
        </w:rPr>
        <w:fldChar w:fldCharType="separate"/>
      </w:r>
      <w:r>
        <w:rPr>
          <w:rFonts w:hint="default" w:ascii="Arial" w:hAnsi="Arial" w:eastAsia="宋体" w:cs="Arial"/>
          <w:sz w:val="24"/>
          <w:szCs w:val="24"/>
        </w:rPr>
        <w:t>4.1.3 词向量的训练</w:t>
      </w:r>
      <w:r>
        <w:rPr>
          <w:rFonts w:hint="default" w:ascii="Arial" w:hAnsi="Arial" w:cs="Arial"/>
          <w:sz w:val="24"/>
          <w:szCs w:val="24"/>
        </w:rPr>
        <w:tab/>
      </w:r>
      <w:bookmarkStart w:id="96" w:name="_Toc3863_WPSOffice_Level3Page"/>
      <w:r>
        <w:rPr>
          <w:rFonts w:hint="default" w:ascii="Arial" w:hAnsi="Arial" w:cs="Arial"/>
          <w:sz w:val="24"/>
          <w:szCs w:val="24"/>
        </w:rPr>
        <w:t>48</w:t>
      </w:r>
      <w:bookmarkEnd w:id="96"/>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"_Toc20245_WPSOffice_Level2" </w:instrText>
      </w:r>
      <w:r>
        <w:rPr>
          <w:rFonts w:hint="default" w:ascii="Arial" w:hAnsi="Arial" w:cs="Arial"/>
          <w:sz w:val="24"/>
          <w:szCs w:val="24"/>
        </w:rPr>
        <w:fldChar w:fldCharType="separate"/>
      </w:r>
      <w:r>
        <w:rPr>
          <w:rFonts w:hint="default" w:ascii="Arial" w:hAnsi="Arial" w:eastAsia="宋体" w:cs="Arial"/>
          <w:sz w:val="24"/>
          <w:szCs w:val="24"/>
        </w:rPr>
        <w:t>4.2 基于word2vec的命名实体识别模型的实现</w:t>
      </w:r>
      <w:r>
        <w:rPr>
          <w:rFonts w:hint="default" w:ascii="Arial" w:hAnsi="Arial" w:cs="Arial"/>
          <w:sz w:val="24"/>
          <w:szCs w:val="24"/>
        </w:rPr>
        <w:tab/>
      </w:r>
      <w:bookmarkStart w:id="97" w:name="_Toc20245_WPSOffice_Level2Page"/>
      <w:r>
        <w:rPr>
          <w:rFonts w:hint="default" w:ascii="Arial" w:hAnsi="Arial" w:cs="Arial"/>
          <w:sz w:val="24"/>
          <w:szCs w:val="24"/>
        </w:rPr>
        <w:t>49</w:t>
      </w:r>
      <w:bookmarkEnd w:id="97"/>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"_Toc12486_WPSOffice_Level2" </w:instrText>
      </w:r>
      <w:r>
        <w:rPr>
          <w:rFonts w:hint="default" w:ascii="Arial" w:hAnsi="Arial" w:cs="Arial"/>
          <w:sz w:val="24"/>
          <w:szCs w:val="24"/>
        </w:rPr>
        <w:fldChar w:fldCharType="separate"/>
      </w:r>
      <w:r>
        <w:rPr>
          <w:rFonts w:hint="default" w:ascii="Arial" w:hAnsi="Arial" w:eastAsia="宋体" w:cs="Arial"/>
          <w:sz w:val="24"/>
          <w:szCs w:val="24"/>
        </w:rPr>
        <w:t>4.3 基于BERT的命名实体识别模型的实现</w:t>
      </w:r>
      <w:r>
        <w:rPr>
          <w:rFonts w:hint="default" w:ascii="Arial" w:hAnsi="Arial" w:cs="Arial"/>
          <w:sz w:val="24"/>
          <w:szCs w:val="24"/>
        </w:rPr>
        <w:tab/>
      </w:r>
      <w:bookmarkStart w:id="98" w:name="_Toc12486_WPSOffice_Level2Page"/>
      <w:r>
        <w:rPr>
          <w:rFonts w:hint="default" w:ascii="Arial" w:hAnsi="Arial" w:cs="Arial"/>
          <w:sz w:val="24"/>
          <w:szCs w:val="24"/>
        </w:rPr>
        <w:t>51</w:t>
      </w:r>
      <w:bookmarkEnd w:id="98"/>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"_Toc1580_WPSOffice_Level2" </w:instrText>
      </w:r>
      <w:r>
        <w:rPr>
          <w:rFonts w:hint="default" w:ascii="Arial" w:hAnsi="Arial" w:cs="Arial"/>
          <w:sz w:val="24"/>
          <w:szCs w:val="24"/>
        </w:rPr>
        <w:fldChar w:fldCharType="separate"/>
      </w:r>
      <w:r>
        <w:rPr>
          <w:rFonts w:hint="default" w:ascii="Arial" w:hAnsi="Arial" w:eastAsia="宋体" w:cs="Arial"/>
          <w:sz w:val="24"/>
          <w:szCs w:val="24"/>
        </w:rPr>
        <w:t>4.4 关系抽取模型的实现</w:t>
      </w:r>
      <w:r>
        <w:rPr>
          <w:rFonts w:hint="default" w:ascii="Arial" w:hAnsi="Arial" w:cs="Arial"/>
          <w:sz w:val="24"/>
          <w:szCs w:val="24"/>
        </w:rPr>
        <w:tab/>
      </w:r>
      <w:bookmarkStart w:id="99" w:name="_Toc1580_WPSOffice_Level2Page"/>
      <w:r>
        <w:rPr>
          <w:rFonts w:hint="default" w:ascii="Arial" w:hAnsi="Arial" w:cs="Arial"/>
          <w:sz w:val="24"/>
          <w:szCs w:val="24"/>
        </w:rPr>
        <w:t>53</w:t>
      </w:r>
      <w:bookmarkEnd w:id="99"/>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"_Toc12988_WPSOffice_Level2" </w:instrText>
      </w:r>
      <w:r>
        <w:rPr>
          <w:rFonts w:hint="default" w:ascii="Arial" w:hAnsi="Arial" w:cs="Arial"/>
          <w:sz w:val="24"/>
          <w:szCs w:val="24"/>
        </w:rPr>
        <w:fldChar w:fldCharType="separate"/>
      </w:r>
      <w:r>
        <w:rPr>
          <w:rFonts w:hint="default" w:ascii="Arial" w:hAnsi="Arial" w:eastAsia="宋体" w:cs="Arial"/>
          <w:sz w:val="24"/>
          <w:szCs w:val="24"/>
        </w:rPr>
        <w:t>4.5 信息抽取服务的实现与部署</w:t>
      </w:r>
      <w:r>
        <w:rPr>
          <w:rFonts w:hint="default" w:ascii="Arial" w:hAnsi="Arial" w:cs="Arial"/>
          <w:sz w:val="24"/>
          <w:szCs w:val="24"/>
        </w:rPr>
        <w:tab/>
      </w:r>
      <w:bookmarkStart w:id="100" w:name="_Toc12988_WPSOffice_Level2Page"/>
      <w:r>
        <w:rPr>
          <w:rFonts w:hint="default" w:ascii="Arial" w:hAnsi="Arial" w:cs="Arial"/>
          <w:sz w:val="24"/>
          <w:szCs w:val="24"/>
        </w:rPr>
        <w:t>57</w:t>
      </w:r>
      <w:bookmarkEnd w:id="100"/>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"_Toc594_WPSOffice_Level3" </w:instrText>
      </w:r>
      <w:r>
        <w:rPr>
          <w:rFonts w:hint="default" w:ascii="Arial" w:hAnsi="Arial" w:cs="Arial"/>
          <w:sz w:val="24"/>
          <w:szCs w:val="24"/>
        </w:rPr>
        <w:fldChar w:fldCharType="separate"/>
      </w:r>
      <w:r>
        <w:rPr>
          <w:rFonts w:hint="default" w:ascii="Arial" w:hAnsi="Arial" w:eastAsia="宋体" w:cs="Arial"/>
          <w:sz w:val="24"/>
          <w:szCs w:val="24"/>
        </w:rPr>
        <w:t>4.5.1 模型格式转换</w:t>
      </w:r>
      <w:r>
        <w:rPr>
          <w:rFonts w:hint="default" w:ascii="Arial" w:hAnsi="Arial" w:cs="Arial"/>
          <w:sz w:val="24"/>
          <w:szCs w:val="24"/>
        </w:rPr>
        <w:tab/>
      </w:r>
      <w:bookmarkStart w:id="101" w:name="_Toc594_WPSOffice_Level3Page"/>
      <w:r>
        <w:rPr>
          <w:rFonts w:hint="default" w:ascii="Arial" w:hAnsi="Arial" w:cs="Arial"/>
          <w:sz w:val="24"/>
          <w:szCs w:val="24"/>
        </w:rPr>
        <w:t>57</w:t>
      </w:r>
      <w:bookmarkEnd w:id="101"/>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"_Toc19517_WPSOffice_Level3" </w:instrText>
      </w:r>
      <w:r>
        <w:rPr>
          <w:rFonts w:hint="default" w:ascii="Arial" w:hAnsi="Arial" w:cs="Arial"/>
          <w:sz w:val="24"/>
          <w:szCs w:val="24"/>
        </w:rPr>
        <w:fldChar w:fldCharType="separate"/>
      </w:r>
      <w:r>
        <w:rPr>
          <w:rFonts w:hint="default" w:ascii="Arial" w:hAnsi="Arial" w:eastAsia="宋体" w:cs="Arial"/>
          <w:sz w:val="24"/>
          <w:szCs w:val="24"/>
        </w:rPr>
        <w:t>4.5.2 构建Docker镜像</w:t>
      </w:r>
      <w:r>
        <w:rPr>
          <w:rFonts w:hint="default" w:ascii="Arial" w:hAnsi="Arial" w:cs="Arial"/>
          <w:sz w:val="24"/>
          <w:szCs w:val="24"/>
        </w:rPr>
        <w:tab/>
      </w:r>
      <w:bookmarkStart w:id="102" w:name="_Toc19517_WPSOffice_Level3Page"/>
      <w:r>
        <w:rPr>
          <w:rFonts w:hint="default" w:ascii="Arial" w:hAnsi="Arial" w:cs="Arial"/>
          <w:sz w:val="24"/>
          <w:szCs w:val="24"/>
        </w:rPr>
        <w:t>58</w:t>
      </w:r>
      <w:bookmarkEnd w:id="102"/>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"_Toc809_WPSOffice_Level3" </w:instrText>
      </w:r>
      <w:r>
        <w:rPr>
          <w:rFonts w:hint="default" w:ascii="Arial" w:hAnsi="Arial" w:cs="Arial"/>
          <w:sz w:val="24"/>
          <w:szCs w:val="24"/>
        </w:rPr>
        <w:fldChar w:fldCharType="separate"/>
      </w:r>
      <w:r>
        <w:rPr>
          <w:rFonts w:hint="default" w:ascii="Arial" w:hAnsi="Arial" w:eastAsia="宋体" w:cs="Arial"/>
          <w:sz w:val="24"/>
          <w:szCs w:val="24"/>
        </w:rPr>
        <w:t>4.5.3 部署到Kubernetes集群</w:t>
      </w:r>
      <w:r>
        <w:rPr>
          <w:rFonts w:hint="default" w:ascii="Arial" w:hAnsi="Arial" w:cs="Arial"/>
          <w:sz w:val="24"/>
          <w:szCs w:val="24"/>
        </w:rPr>
        <w:tab/>
      </w:r>
      <w:bookmarkStart w:id="103" w:name="_Toc809_WPSOffice_Level3Page"/>
      <w:r>
        <w:rPr>
          <w:rFonts w:hint="default" w:ascii="Arial" w:hAnsi="Arial" w:cs="Arial"/>
          <w:sz w:val="24"/>
          <w:szCs w:val="24"/>
        </w:rPr>
        <w:t>59</w:t>
      </w:r>
      <w:bookmarkEnd w:id="103"/>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"_Toc4656_WPSOffice_Level2" </w:instrText>
      </w:r>
      <w:r>
        <w:rPr>
          <w:rFonts w:hint="default" w:ascii="Arial" w:hAnsi="Arial" w:cs="Arial"/>
          <w:sz w:val="24"/>
          <w:szCs w:val="24"/>
        </w:rPr>
        <w:fldChar w:fldCharType="separate"/>
      </w:r>
      <w:r>
        <w:rPr>
          <w:rFonts w:hint="default" w:ascii="Arial" w:hAnsi="Arial" w:eastAsia="宋体" w:cs="Arial"/>
          <w:sz w:val="24"/>
          <w:szCs w:val="24"/>
        </w:rPr>
        <w:t>4.6 本章小结</w:t>
      </w:r>
      <w:r>
        <w:rPr>
          <w:rFonts w:hint="default" w:ascii="Arial" w:hAnsi="Arial" w:cs="Arial"/>
          <w:sz w:val="24"/>
          <w:szCs w:val="24"/>
        </w:rPr>
        <w:tab/>
      </w:r>
      <w:bookmarkStart w:id="104" w:name="_Toc4656_WPSOffice_Level2Page"/>
      <w:r>
        <w:rPr>
          <w:rFonts w:hint="default" w:ascii="Arial" w:hAnsi="Arial" w:cs="Arial"/>
          <w:sz w:val="24"/>
          <w:szCs w:val="24"/>
        </w:rPr>
        <w:t>61</w:t>
      </w:r>
      <w:bookmarkEnd w:id="104"/>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"_Toc16540_WPSOffice_Level1" </w:instrText>
      </w:r>
      <w:r>
        <w:rPr>
          <w:rFonts w:hint="default" w:ascii="Arial" w:hAnsi="Arial" w:cs="Arial"/>
          <w:sz w:val="24"/>
          <w:szCs w:val="24"/>
        </w:rPr>
        <w:fldChar w:fldCharType="separate"/>
      </w:r>
      <w:r>
        <w:rPr>
          <w:rFonts w:hint="eastAsia" w:ascii="黑体" w:hAnsi="黑体" w:eastAsia="黑体" w:cs="黑体"/>
          <w:sz w:val="24"/>
          <w:szCs w:val="24"/>
        </w:rPr>
        <w:t>第五章  实验对比与分析</w:t>
      </w:r>
      <w:r>
        <w:rPr>
          <w:rFonts w:hint="default" w:ascii="Arial" w:hAnsi="Arial" w:cs="Arial"/>
          <w:sz w:val="24"/>
          <w:szCs w:val="24"/>
        </w:rPr>
        <w:tab/>
      </w:r>
      <w:bookmarkStart w:id="105" w:name="_Toc16540_WPSOffice_Level1Page"/>
      <w:r>
        <w:rPr>
          <w:rFonts w:hint="default" w:ascii="Arial" w:hAnsi="Arial" w:cs="Arial"/>
          <w:sz w:val="24"/>
          <w:szCs w:val="24"/>
        </w:rPr>
        <w:t>61</w:t>
      </w:r>
      <w:bookmarkEnd w:id="105"/>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"_Toc16920_WPSOffice_Level2" </w:instrText>
      </w:r>
      <w:r>
        <w:rPr>
          <w:rFonts w:hint="default" w:ascii="Arial" w:hAnsi="Arial" w:cs="Arial"/>
          <w:sz w:val="24"/>
          <w:szCs w:val="24"/>
        </w:rPr>
        <w:fldChar w:fldCharType="separate"/>
      </w:r>
      <w:r>
        <w:rPr>
          <w:rFonts w:hint="default" w:ascii="Arial" w:hAnsi="Arial" w:eastAsia="宋体" w:cs="Arial"/>
          <w:sz w:val="24"/>
          <w:szCs w:val="24"/>
        </w:rPr>
        <w:t>5.1 实验评估标准</w:t>
      </w:r>
      <w:r>
        <w:rPr>
          <w:rFonts w:hint="default" w:ascii="Arial" w:hAnsi="Arial" w:cs="Arial"/>
          <w:sz w:val="24"/>
          <w:szCs w:val="24"/>
        </w:rPr>
        <w:tab/>
      </w:r>
      <w:bookmarkStart w:id="106" w:name="_Toc16920_WPSOffice_Level2Page"/>
      <w:r>
        <w:rPr>
          <w:rFonts w:hint="default" w:ascii="Arial" w:hAnsi="Arial" w:cs="Arial"/>
          <w:sz w:val="24"/>
          <w:szCs w:val="24"/>
        </w:rPr>
        <w:t>61</w:t>
      </w:r>
      <w:bookmarkEnd w:id="106"/>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"_Toc3714_WPSOffice_Level2" </w:instrText>
      </w:r>
      <w:r>
        <w:rPr>
          <w:rFonts w:hint="default" w:ascii="Arial" w:hAnsi="Arial" w:cs="Arial"/>
          <w:sz w:val="24"/>
          <w:szCs w:val="24"/>
        </w:rPr>
        <w:fldChar w:fldCharType="separate"/>
      </w:r>
      <w:r>
        <w:rPr>
          <w:rFonts w:hint="default" w:ascii="Arial" w:hAnsi="Arial" w:eastAsia="宋体" w:cs="Arial"/>
          <w:sz w:val="24"/>
          <w:szCs w:val="24"/>
        </w:rPr>
        <w:t>5.2 命名实体识别模型实验分析</w:t>
      </w:r>
      <w:r>
        <w:rPr>
          <w:rFonts w:hint="default" w:ascii="Arial" w:hAnsi="Arial" w:cs="Arial"/>
          <w:sz w:val="24"/>
          <w:szCs w:val="24"/>
        </w:rPr>
        <w:tab/>
      </w:r>
      <w:bookmarkStart w:id="107" w:name="_Toc3714_WPSOffice_Level2Page"/>
      <w:r>
        <w:rPr>
          <w:rFonts w:hint="default" w:ascii="Arial" w:hAnsi="Arial" w:cs="Arial"/>
          <w:sz w:val="24"/>
          <w:szCs w:val="24"/>
        </w:rPr>
        <w:t>61</w:t>
      </w:r>
      <w:bookmarkEnd w:id="107"/>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"_Toc16589_WPSOffice_Level3" </w:instrText>
      </w:r>
      <w:r>
        <w:rPr>
          <w:rFonts w:hint="default" w:ascii="Arial" w:hAnsi="Arial" w:cs="Arial"/>
          <w:sz w:val="24"/>
          <w:szCs w:val="24"/>
        </w:rPr>
        <w:fldChar w:fldCharType="separate"/>
      </w:r>
      <w:r>
        <w:rPr>
          <w:rFonts w:hint="default" w:ascii="Arial" w:hAnsi="Arial" w:eastAsia="宋体" w:cs="Arial"/>
          <w:sz w:val="24"/>
          <w:szCs w:val="24"/>
        </w:rPr>
        <w:t>5.2.1 模型参数实验对比与分析</w:t>
      </w:r>
      <w:r>
        <w:rPr>
          <w:rFonts w:hint="default" w:ascii="Arial" w:hAnsi="Arial" w:cs="Arial"/>
          <w:sz w:val="24"/>
          <w:szCs w:val="24"/>
        </w:rPr>
        <w:tab/>
      </w:r>
      <w:bookmarkStart w:id="108" w:name="_Toc16589_WPSOffice_Level3Page"/>
      <w:r>
        <w:rPr>
          <w:rFonts w:hint="default" w:ascii="Arial" w:hAnsi="Arial" w:cs="Arial"/>
          <w:sz w:val="24"/>
          <w:szCs w:val="24"/>
        </w:rPr>
        <w:t>62</w:t>
      </w:r>
      <w:bookmarkEnd w:id="108"/>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"_Toc16216_WPSOffice_Level3" </w:instrText>
      </w:r>
      <w:r>
        <w:rPr>
          <w:rFonts w:hint="default" w:ascii="Arial" w:hAnsi="Arial" w:cs="Arial"/>
          <w:sz w:val="24"/>
          <w:szCs w:val="24"/>
        </w:rPr>
        <w:fldChar w:fldCharType="separate"/>
      </w:r>
      <w:r>
        <w:rPr>
          <w:rFonts w:hint="default" w:ascii="Arial" w:hAnsi="Arial" w:eastAsia="宋体" w:cs="Arial"/>
          <w:sz w:val="24"/>
          <w:szCs w:val="24"/>
        </w:rPr>
        <w:t>5.2.2 不同模型间的实验对比与分析</w:t>
      </w:r>
      <w:r>
        <w:rPr>
          <w:rFonts w:hint="default" w:ascii="Arial" w:hAnsi="Arial" w:cs="Arial"/>
          <w:sz w:val="24"/>
          <w:szCs w:val="24"/>
        </w:rPr>
        <w:tab/>
      </w:r>
      <w:bookmarkStart w:id="109" w:name="_Toc16216_WPSOffice_Level3Page"/>
      <w:r>
        <w:rPr>
          <w:rFonts w:hint="default" w:ascii="Arial" w:hAnsi="Arial" w:cs="Arial"/>
          <w:sz w:val="24"/>
          <w:szCs w:val="24"/>
        </w:rPr>
        <w:t>62</w:t>
      </w:r>
      <w:bookmarkEnd w:id="109"/>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"_Toc17_WPSOffice_Level2" </w:instrText>
      </w:r>
      <w:r>
        <w:rPr>
          <w:rFonts w:hint="default" w:ascii="Arial" w:hAnsi="Arial" w:cs="Arial"/>
          <w:sz w:val="24"/>
          <w:szCs w:val="24"/>
        </w:rPr>
        <w:fldChar w:fldCharType="separate"/>
      </w:r>
      <w:r>
        <w:rPr>
          <w:rFonts w:hint="default" w:ascii="Arial" w:hAnsi="Arial" w:eastAsia="宋体" w:cs="Arial"/>
          <w:sz w:val="24"/>
          <w:szCs w:val="24"/>
        </w:rPr>
        <w:t>5.3 关系抽取模型实验分析</w:t>
      </w:r>
      <w:r>
        <w:rPr>
          <w:rFonts w:hint="default" w:ascii="Arial" w:hAnsi="Arial" w:cs="Arial"/>
          <w:sz w:val="24"/>
          <w:szCs w:val="24"/>
        </w:rPr>
        <w:tab/>
      </w:r>
      <w:bookmarkStart w:id="110" w:name="_Toc17_WPSOffice_Level2Page"/>
      <w:r>
        <w:rPr>
          <w:rFonts w:hint="default" w:ascii="Arial" w:hAnsi="Arial" w:cs="Arial"/>
          <w:sz w:val="24"/>
          <w:szCs w:val="24"/>
        </w:rPr>
        <w:t>64</w:t>
      </w:r>
      <w:bookmarkEnd w:id="110"/>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"_Toc16704_WPSOffice_Level3" </w:instrText>
      </w:r>
      <w:r>
        <w:rPr>
          <w:rFonts w:hint="default" w:ascii="Arial" w:hAnsi="Arial" w:cs="Arial"/>
          <w:sz w:val="24"/>
          <w:szCs w:val="24"/>
        </w:rPr>
        <w:fldChar w:fldCharType="separate"/>
      </w:r>
      <w:r>
        <w:rPr>
          <w:rFonts w:hint="default" w:ascii="Arial" w:hAnsi="Arial" w:eastAsia="宋体" w:cs="Arial"/>
          <w:sz w:val="24"/>
          <w:szCs w:val="24"/>
        </w:rPr>
        <w:t>5.3.1 模型参数实验对比与分析</w:t>
      </w:r>
      <w:r>
        <w:rPr>
          <w:rFonts w:hint="default" w:ascii="Arial" w:hAnsi="Arial" w:cs="Arial"/>
          <w:sz w:val="24"/>
          <w:szCs w:val="24"/>
        </w:rPr>
        <w:tab/>
      </w:r>
      <w:bookmarkStart w:id="111" w:name="_Toc16704_WPSOffice_Level3Page"/>
      <w:r>
        <w:rPr>
          <w:rFonts w:hint="default" w:ascii="Arial" w:hAnsi="Arial" w:cs="Arial"/>
          <w:sz w:val="24"/>
          <w:szCs w:val="24"/>
        </w:rPr>
        <w:t>64</w:t>
      </w:r>
      <w:bookmarkEnd w:id="111"/>
      <w:r>
        <w:rPr>
          <w:rFonts w:hint="default" w:ascii="Arial" w:hAnsi="Arial" w:cs="Arial"/>
          <w:sz w:val="24"/>
          <w:szCs w:val="24"/>
        </w:rPr>
        <w:fldChar w:fldCharType="end"/>
      </w:r>
    </w:p>
    <w:p>
      <w:pPr>
        <w:pStyle w:val="45"/>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"_Toc5921_WPSOffice_Level3" </w:instrText>
      </w:r>
      <w:r>
        <w:rPr>
          <w:rFonts w:hint="default" w:ascii="Arial" w:hAnsi="Arial" w:cs="Arial"/>
          <w:sz w:val="24"/>
          <w:szCs w:val="24"/>
        </w:rPr>
        <w:fldChar w:fldCharType="separate"/>
      </w:r>
      <w:r>
        <w:rPr>
          <w:rFonts w:hint="default" w:ascii="Arial" w:hAnsi="Arial" w:eastAsia="宋体" w:cs="Arial"/>
          <w:sz w:val="24"/>
          <w:szCs w:val="24"/>
        </w:rPr>
        <w:t>5.3.2 不同模型间的实验对比与分析</w:t>
      </w:r>
      <w:r>
        <w:rPr>
          <w:rFonts w:hint="default" w:ascii="Arial" w:hAnsi="Arial" w:cs="Arial"/>
          <w:sz w:val="24"/>
          <w:szCs w:val="24"/>
        </w:rPr>
        <w:tab/>
      </w:r>
      <w:bookmarkStart w:id="112" w:name="_Toc5921_WPSOffice_Level3Page"/>
      <w:r>
        <w:rPr>
          <w:rFonts w:hint="default" w:ascii="Arial" w:hAnsi="Arial" w:cs="Arial"/>
          <w:sz w:val="24"/>
          <w:szCs w:val="24"/>
        </w:rPr>
        <w:t>65</w:t>
      </w:r>
      <w:bookmarkEnd w:id="112"/>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"_Toc9583_WPSOffice_Level2" </w:instrText>
      </w:r>
      <w:r>
        <w:rPr>
          <w:rFonts w:hint="default" w:ascii="Arial" w:hAnsi="Arial" w:cs="Arial"/>
          <w:sz w:val="24"/>
          <w:szCs w:val="24"/>
        </w:rPr>
        <w:fldChar w:fldCharType="separate"/>
      </w:r>
      <w:r>
        <w:rPr>
          <w:rFonts w:hint="default" w:ascii="Arial" w:hAnsi="Arial" w:eastAsia="宋体" w:cs="Arial"/>
          <w:sz w:val="24"/>
          <w:szCs w:val="24"/>
        </w:rPr>
        <w:t>5.4 本章小结</w:t>
      </w:r>
      <w:r>
        <w:rPr>
          <w:rFonts w:hint="default" w:ascii="Arial" w:hAnsi="Arial" w:cs="Arial"/>
          <w:sz w:val="24"/>
          <w:szCs w:val="24"/>
        </w:rPr>
        <w:tab/>
      </w:r>
      <w:bookmarkStart w:id="113" w:name="_Toc9583_WPSOffice_Level2Page"/>
      <w:r>
        <w:rPr>
          <w:rFonts w:hint="default" w:ascii="Arial" w:hAnsi="Arial" w:cs="Arial"/>
          <w:sz w:val="24"/>
          <w:szCs w:val="24"/>
        </w:rPr>
        <w:t>66</w:t>
      </w:r>
      <w:bookmarkEnd w:id="113"/>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"_Toc22745_WPSOffice_Level1" </w:instrText>
      </w:r>
      <w:r>
        <w:rPr>
          <w:rFonts w:hint="default" w:ascii="Arial" w:hAnsi="Arial" w:cs="Arial"/>
          <w:sz w:val="24"/>
          <w:szCs w:val="24"/>
        </w:rPr>
        <w:fldChar w:fldCharType="separate"/>
      </w:r>
      <w:r>
        <w:rPr>
          <w:rFonts w:hint="eastAsia" w:ascii="黑体" w:hAnsi="黑体" w:eastAsia="黑体" w:cs="黑体"/>
          <w:sz w:val="24"/>
          <w:szCs w:val="24"/>
        </w:rPr>
        <w:t>第六章  总结与展望</w:t>
      </w:r>
      <w:r>
        <w:rPr>
          <w:rFonts w:hint="default" w:ascii="Arial" w:hAnsi="Arial" w:cs="Arial"/>
          <w:sz w:val="24"/>
          <w:szCs w:val="24"/>
        </w:rPr>
        <w:tab/>
      </w:r>
      <w:bookmarkStart w:id="114" w:name="_Toc22745_WPSOffice_Level1Page"/>
      <w:r>
        <w:rPr>
          <w:rFonts w:hint="default" w:ascii="Arial" w:hAnsi="Arial" w:cs="Arial"/>
          <w:sz w:val="24"/>
          <w:szCs w:val="24"/>
        </w:rPr>
        <w:t>67</w:t>
      </w:r>
      <w:bookmarkEnd w:id="114"/>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"_Toc3047_WPSOffice_Level2" </w:instrText>
      </w:r>
      <w:r>
        <w:rPr>
          <w:rFonts w:hint="default" w:ascii="Arial" w:hAnsi="Arial" w:cs="Arial"/>
          <w:sz w:val="24"/>
          <w:szCs w:val="24"/>
        </w:rPr>
        <w:fldChar w:fldCharType="separate"/>
      </w:r>
      <w:r>
        <w:rPr>
          <w:rFonts w:hint="default" w:ascii="Arial" w:hAnsi="Arial" w:eastAsia="宋体" w:cs="Arial"/>
          <w:sz w:val="24"/>
          <w:szCs w:val="24"/>
        </w:rPr>
        <w:t>6.1 总结</w:t>
      </w:r>
      <w:r>
        <w:rPr>
          <w:rFonts w:hint="default" w:ascii="Arial" w:hAnsi="Arial" w:cs="Arial"/>
          <w:sz w:val="24"/>
          <w:szCs w:val="24"/>
        </w:rPr>
        <w:tab/>
      </w:r>
      <w:bookmarkStart w:id="115" w:name="_Toc3047_WPSOffice_Level2Page"/>
      <w:r>
        <w:rPr>
          <w:rFonts w:hint="default" w:ascii="Arial" w:hAnsi="Arial" w:cs="Arial"/>
          <w:sz w:val="24"/>
          <w:szCs w:val="24"/>
        </w:rPr>
        <w:t>67</w:t>
      </w:r>
      <w:bookmarkEnd w:id="115"/>
      <w:r>
        <w:rPr>
          <w:rFonts w:hint="default" w:ascii="Arial" w:hAnsi="Arial" w:cs="Arial"/>
          <w:sz w:val="24"/>
          <w:szCs w:val="24"/>
        </w:rPr>
        <w:fldChar w:fldCharType="end"/>
      </w:r>
    </w:p>
    <w:p>
      <w:pPr>
        <w:pStyle w:val="44"/>
        <w:tabs>
          <w:tab w:val="right" w:leader="dot" w:pos="8306"/>
        </w:tabs>
        <w:spacing w:line="400" w:lineRule="exact"/>
        <w:ind w:left="31680"/>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"_Toc18101_WPSOffice_Level2" </w:instrText>
      </w:r>
      <w:r>
        <w:rPr>
          <w:rFonts w:hint="default" w:ascii="Arial" w:hAnsi="Arial" w:cs="Arial"/>
          <w:sz w:val="24"/>
          <w:szCs w:val="24"/>
        </w:rPr>
        <w:fldChar w:fldCharType="separate"/>
      </w:r>
      <w:r>
        <w:rPr>
          <w:rFonts w:hint="default" w:ascii="Arial" w:hAnsi="Arial" w:eastAsia="宋体" w:cs="Arial"/>
          <w:sz w:val="24"/>
          <w:szCs w:val="24"/>
        </w:rPr>
        <w:t>6.2 进一步工作展望</w:t>
      </w:r>
      <w:r>
        <w:rPr>
          <w:rFonts w:hint="default" w:ascii="Arial" w:hAnsi="Arial" w:cs="Arial"/>
          <w:sz w:val="24"/>
          <w:szCs w:val="24"/>
        </w:rPr>
        <w:tab/>
      </w:r>
      <w:bookmarkStart w:id="116" w:name="_Toc18101_WPSOffice_Level2Page"/>
      <w:r>
        <w:rPr>
          <w:rFonts w:hint="default" w:ascii="Arial" w:hAnsi="Arial" w:cs="Arial"/>
          <w:sz w:val="24"/>
          <w:szCs w:val="24"/>
        </w:rPr>
        <w:t>67</w:t>
      </w:r>
      <w:bookmarkEnd w:id="116"/>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"_Toc12355_WPSOffice_Level1" </w:instrText>
      </w:r>
      <w:r>
        <w:rPr>
          <w:rFonts w:hint="default" w:ascii="Arial" w:hAnsi="Arial" w:cs="Arial"/>
          <w:sz w:val="24"/>
          <w:szCs w:val="24"/>
        </w:rPr>
        <w:fldChar w:fldCharType="separate"/>
      </w:r>
      <w:r>
        <w:rPr>
          <w:rFonts w:hint="eastAsia" w:ascii="黑体" w:hAnsi="黑体" w:eastAsia="黑体" w:cs="黑体"/>
          <w:sz w:val="24"/>
          <w:szCs w:val="24"/>
        </w:rPr>
        <w:t>参 考 文 献</w:t>
      </w:r>
      <w:r>
        <w:rPr>
          <w:rFonts w:hint="default" w:ascii="Arial" w:hAnsi="Arial" w:cs="Arial"/>
          <w:sz w:val="24"/>
          <w:szCs w:val="24"/>
        </w:rPr>
        <w:tab/>
      </w:r>
      <w:bookmarkStart w:id="117" w:name="_Toc12355_WPSOffice_Level1Page"/>
      <w:r>
        <w:rPr>
          <w:rFonts w:hint="default" w:ascii="Arial" w:hAnsi="Arial" w:cs="Arial"/>
          <w:sz w:val="24"/>
          <w:szCs w:val="24"/>
        </w:rPr>
        <w:t>69</w:t>
      </w:r>
      <w:bookmarkEnd w:id="117"/>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"_Toc17551_WPSOffice_Level1" </w:instrText>
      </w:r>
      <w:r>
        <w:rPr>
          <w:rFonts w:hint="default" w:ascii="Arial" w:hAnsi="Arial" w:cs="Arial"/>
          <w:sz w:val="24"/>
          <w:szCs w:val="24"/>
        </w:rPr>
        <w:fldChar w:fldCharType="separate"/>
      </w:r>
      <w:r>
        <w:rPr>
          <w:rFonts w:hint="eastAsia" w:ascii="黑体" w:hAnsi="黑体" w:eastAsia="黑体" w:cs="黑体"/>
          <w:sz w:val="24"/>
          <w:szCs w:val="24"/>
        </w:rPr>
        <w:t>致      谢</w:t>
      </w:r>
      <w:r>
        <w:rPr>
          <w:rFonts w:hint="default" w:ascii="Arial" w:hAnsi="Arial" w:cs="Arial"/>
          <w:sz w:val="24"/>
          <w:szCs w:val="24"/>
        </w:rPr>
        <w:tab/>
      </w:r>
      <w:bookmarkStart w:id="118" w:name="_Toc17551_WPSOffice_Level1Page"/>
      <w:r>
        <w:rPr>
          <w:rFonts w:hint="default" w:ascii="Arial" w:hAnsi="Arial" w:cs="Arial"/>
          <w:sz w:val="24"/>
          <w:szCs w:val="24"/>
        </w:rPr>
        <w:t>73</w:t>
      </w:r>
      <w:bookmarkEnd w:id="118"/>
      <w:r>
        <w:rPr>
          <w:rFonts w:hint="default" w:ascii="Arial" w:hAnsi="Arial" w:cs="Arial"/>
          <w:sz w:val="24"/>
          <w:szCs w:val="24"/>
        </w:rPr>
        <w:fldChar w:fldCharType="end"/>
      </w:r>
    </w:p>
    <w:p>
      <w:pPr>
        <w:pStyle w:val="43"/>
        <w:tabs>
          <w:tab w:val="right" w:leader="dot" w:pos="8306"/>
        </w:tabs>
        <w:spacing w:line="400" w:lineRule="exact"/>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"_Toc4844_WPSOffice_Level1" </w:instrText>
      </w:r>
      <w:r>
        <w:rPr>
          <w:rFonts w:hint="default" w:ascii="Arial" w:hAnsi="Arial" w:cs="Arial"/>
          <w:sz w:val="24"/>
          <w:szCs w:val="24"/>
        </w:rPr>
        <w:fldChar w:fldCharType="separate"/>
      </w:r>
      <w:r>
        <w:rPr>
          <w:rFonts w:hint="eastAsia" w:ascii="黑体" w:hAnsi="黑体" w:eastAsia="黑体" w:cs="黑体"/>
          <w:sz w:val="24"/>
          <w:szCs w:val="24"/>
        </w:rPr>
        <w:t>版权及论文原创性说明</w:t>
      </w:r>
      <w:r>
        <w:rPr>
          <w:rFonts w:hint="default" w:ascii="Arial" w:hAnsi="Arial" w:cs="Arial"/>
          <w:sz w:val="24"/>
          <w:szCs w:val="24"/>
        </w:rPr>
        <w:tab/>
      </w:r>
      <w:bookmarkStart w:id="119" w:name="_Toc4844_WPSOffice_Level1Page"/>
      <w:r>
        <w:rPr>
          <w:rFonts w:hint="default" w:ascii="Arial" w:hAnsi="Arial" w:cs="Arial"/>
          <w:sz w:val="24"/>
          <w:szCs w:val="24"/>
        </w:rPr>
        <w:t>74</w:t>
      </w:r>
      <w:bookmarkEnd w:id="119"/>
      <w:r>
        <w:rPr>
          <w:rFonts w:hint="default" w:ascii="Arial" w:hAnsi="Arial" w:cs="Arial"/>
          <w:sz w:val="24"/>
          <w:szCs w:val="24"/>
        </w:rPr>
        <w:fldChar w:fldCharType="end"/>
      </w:r>
      <w:bookmarkEnd w:id="44"/>
    </w:p>
    <w:p>
      <w:pPr>
        <w:pStyle w:val="2"/>
        <w:jc w:val="center"/>
        <w:rPr>
          <w:rFonts w:hint="default" w:ascii="Arial" w:hAnsi="Arial" w:cs="Arial"/>
          <w:szCs w:val="24"/>
        </w:rPr>
        <w:sectPr>
          <w:headerReference r:id="rId9" w:type="default"/>
          <w:footerReference r:id="rId10"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eastAsia" w:ascii="黑体" w:hAnsi="黑体" w:eastAsia="黑体" w:cs="黑体"/>
        </w:rPr>
      </w:pPr>
      <w:r>
        <w:rPr>
          <w:rFonts w:hint="default" w:ascii="Arial" w:hAnsi="Arial" w:cs="Arial"/>
          <w:szCs w:val="24"/>
        </w:rPr>
        <w:br w:type="page"/>
      </w:r>
      <w:r>
        <w:rPr>
          <w:rFonts w:hint="eastAsia" w:ascii="黑体" w:hAnsi="黑体" w:eastAsia="黑体" w:cs="黑体"/>
          <w:lang w:val="en-US" w:eastAsia="zh-CN"/>
        </w:rPr>
        <w:t>图目录</w:t>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TOC \t "图目录4" \h \c</w:instrText>
      </w:r>
      <w:r>
        <w:rPr>
          <w:rFonts w:ascii="Arial" w:hAnsi="Arial" w:cs="Arial"/>
        </w:rPr>
        <w:fldChar w:fldCharType="separate"/>
      </w:r>
      <w:r>
        <w:rPr>
          <w:rFonts w:ascii="Arial" w:hAnsi="Arial" w:cs="Arial"/>
        </w:rPr>
        <w:fldChar w:fldCharType="begin"/>
      </w:r>
      <w:r>
        <w:rPr>
          <w:rFonts w:ascii="Arial" w:hAnsi="Arial" w:cs="Arial"/>
        </w:rPr>
        <w:instrText xml:space="preserve"> HYPERLINK \l _Toc24084 </w:instrText>
      </w:r>
      <w:r>
        <w:rPr>
          <w:rFonts w:ascii="Arial" w:hAnsi="Arial" w:cs="Arial"/>
        </w:rPr>
        <w:fldChar w:fldCharType="separate"/>
      </w:r>
      <w:r>
        <w:rPr>
          <w:rFonts w:hint="default" w:ascii="Arial" w:hAnsi="Arial" w:cs="Arial"/>
        </w:rPr>
        <w:t>图</w:t>
      </w:r>
      <w:r>
        <w:rPr>
          <w:rFonts w:ascii="Arial" w:hAnsi="Arial" w:cs="Arial"/>
        </w:rPr>
        <w:t>2.1 CBOW</w:t>
      </w:r>
      <w:r>
        <w:rPr>
          <w:rFonts w:hint="default" w:ascii="Arial" w:hAnsi="Arial" w:cs="Arial"/>
        </w:rPr>
        <w:t>和</w:t>
      </w:r>
      <w:r>
        <w:rPr>
          <w:rFonts w:ascii="Arial" w:hAnsi="Arial" w:cs="Arial"/>
        </w:rPr>
        <w:t>Skip-gram</w:t>
      </w:r>
      <w:r>
        <w:rPr>
          <w:rFonts w:hint="default" w:ascii="Arial" w:hAnsi="Arial" w:cs="Arial"/>
        </w:rPr>
        <w:t>示意图</w:t>
      </w:r>
      <w:r>
        <w:rPr>
          <w:rFonts w:ascii="Arial" w:hAnsi="Arial" w:cs="Arial"/>
        </w:rPr>
        <w:tab/>
      </w:r>
      <w:r>
        <w:rPr>
          <w:rFonts w:ascii="Arial" w:hAnsi="Arial" w:cs="Arial"/>
        </w:rPr>
        <w:fldChar w:fldCharType="begin"/>
      </w:r>
      <w:r>
        <w:rPr>
          <w:rFonts w:ascii="Arial" w:hAnsi="Arial" w:cs="Arial"/>
        </w:rPr>
        <w:instrText xml:space="preserve"> PAGEREF _Toc24084 </w:instrText>
      </w:r>
      <w:r>
        <w:rPr>
          <w:rFonts w:ascii="Arial" w:hAnsi="Arial" w:cs="Arial"/>
        </w:rPr>
        <w:fldChar w:fldCharType="separate"/>
      </w:r>
      <w:r>
        <w:rPr>
          <w:rFonts w:ascii="Arial" w:hAnsi="Arial" w:cs="Arial"/>
        </w:rPr>
        <w:t>17</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_Toc2606 </w:instrText>
      </w:r>
      <w:r>
        <w:rPr>
          <w:rFonts w:ascii="Arial" w:hAnsi="Arial" w:cs="Arial"/>
        </w:rPr>
        <w:fldChar w:fldCharType="separate"/>
      </w:r>
      <w:r>
        <w:rPr>
          <w:rFonts w:hint="default" w:ascii="Arial" w:hAnsi="Arial" w:cs="Arial"/>
        </w:rPr>
        <w:t>图</w:t>
      </w:r>
      <w:r>
        <w:rPr>
          <w:rFonts w:ascii="Arial" w:hAnsi="Arial" w:cs="Arial"/>
        </w:rPr>
        <w:t>2.2 Transformer</w:t>
      </w:r>
      <w:r>
        <w:rPr>
          <w:rFonts w:hint="default" w:ascii="Arial" w:hAnsi="Arial" w:cs="Arial"/>
        </w:rPr>
        <w:t>编码器结构图</w:t>
      </w:r>
      <w:r>
        <w:rPr>
          <w:rFonts w:ascii="Arial" w:hAnsi="Arial" w:cs="Arial"/>
        </w:rPr>
        <w:tab/>
      </w:r>
      <w:r>
        <w:rPr>
          <w:rFonts w:ascii="Arial" w:hAnsi="Arial" w:cs="Arial"/>
        </w:rPr>
        <w:fldChar w:fldCharType="begin"/>
      </w:r>
      <w:r>
        <w:rPr>
          <w:rFonts w:ascii="Arial" w:hAnsi="Arial" w:cs="Arial"/>
        </w:rPr>
        <w:instrText xml:space="preserve"> PAGEREF _Toc2606 </w:instrText>
      </w:r>
      <w:r>
        <w:rPr>
          <w:rFonts w:ascii="Arial" w:hAnsi="Arial" w:cs="Arial"/>
        </w:rPr>
        <w:fldChar w:fldCharType="separate"/>
      </w:r>
      <w:r>
        <w:rPr>
          <w:rFonts w:ascii="Arial" w:hAnsi="Arial" w:cs="Arial"/>
        </w:rPr>
        <w:t>19</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_Toc7053 </w:instrText>
      </w:r>
      <w:r>
        <w:rPr>
          <w:rFonts w:ascii="Arial" w:hAnsi="Arial" w:cs="Arial"/>
        </w:rPr>
        <w:fldChar w:fldCharType="separate"/>
      </w:r>
      <w:r>
        <w:rPr>
          <w:rFonts w:hint="default" w:ascii="Arial" w:hAnsi="Arial" w:cs="Arial"/>
        </w:rPr>
        <w:t>图</w:t>
      </w:r>
      <w:r>
        <w:rPr>
          <w:rFonts w:ascii="Arial" w:hAnsi="Arial" w:cs="Arial"/>
        </w:rPr>
        <w:t xml:space="preserve">2.3 </w:t>
      </w:r>
      <w:r>
        <w:rPr>
          <w:rFonts w:hint="default" w:ascii="Arial" w:hAnsi="Arial" w:cs="Arial"/>
        </w:rPr>
        <w:t>循环神经网络的结构图</w:t>
      </w:r>
      <w:r>
        <w:rPr>
          <w:rFonts w:ascii="Arial" w:hAnsi="Arial" w:cs="Arial"/>
        </w:rPr>
        <w:tab/>
      </w:r>
      <w:r>
        <w:rPr>
          <w:rFonts w:ascii="Arial" w:hAnsi="Arial" w:cs="Arial"/>
        </w:rPr>
        <w:fldChar w:fldCharType="begin"/>
      </w:r>
      <w:r>
        <w:rPr>
          <w:rFonts w:ascii="Arial" w:hAnsi="Arial" w:cs="Arial"/>
        </w:rPr>
        <w:instrText xml:space="preserve"> PAGEREF _Toc7053 </w:instrText>
      </w:r>
      <w:r>
        <w:rPr>
          <w:rFonts w:ascii="Arial" w:hAnsi="Arial" w:cs="Arial"/>
        </w:rPr>
        <w:fldChar w:fldCharType="separate"/>
      </w:r>
      <w:r>
        <w:rPr>
          <w:rFonts w:ascii="Arial" w:hAnsi="Arial" w:cs="Arial"/>
        </w:rPr>
        <w:t>20</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_Toc12120 </w:instrText>
      </w:r>
      <w:r>
        <w:rPr>
          <w:rFonts w:ascii="Arial" w:hAnsi="Arial" w:cs="Arial"/>
        </w:rPr>
        <w:fldChar w:fldCharType="separate"/>
      </w:r>
      <w:r>
        <w:rPr>
          <w:rFonts w:hint="default" w:ascii="Arial" w:hAnsi="Arial" w:cs="Arial"/>
        </w:rPr>
        <w:t>图</w:t>
      </w:r>
      <w:r>
        <w:rPr>
          <w:rFonts w:ascii="Arial" w:hAnsi="Arial" w:cs="Arial"/>
        </w:rPr>
        <w:t>2.4 LSTM</w:t>
      </w:r>
      <w:r>
        <w:rPr>
          <w:rFonts w:hint="default" w:ascii="Arial" w:hAnsi="Arial" w:cs="Arial"/>
        </w:rPr>
        <w:t>结构示意图</w:t>
      </w:r>
      <w:r>
        <w:rPr>
          <w:rFonts w:ascii="Arial" w:hAnsi="Arial" w:cs="Arial"/>
        </w:rPr>
        <w:tab/>
      </w:r>
      <w:r>
        <w:rPr>
          <w:rFonts w:ascii="Arial" w:hAnsi="Arial" w:cs="Arial"/>
        </w:rPr>
        <w:fldChar w:fldCharType="begin"/>
      </w:r>
      <w:r>
        <w:rPr>
          <w:rFonts w:ascii="Arial" w:hAnsi="Arial" w:cs="Arial"/>
        </w:rPr>
        <w:instrText xml:space="preserve"> PAGEREF _Toc12120 </w:instrText>
      </w:r>
      <w:r>
        <w:rPr>
          <w:rFonts w:ascii="Arial" w:hAnsi="Arial" w:cs="Arial"/>
        </w:rPr>
        <w:fldChar w:fldCharType="separate"/>
      </w:r>
      <w:r>
        <w:rPr>
          <w:rFonts w:ascii="Arial" w:hAnsi="Arial" w:cs="Arial"/>
        </w:rPr>
        <w:t>21</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_Toc16753 </w:instrText>
      </w:r>
      <w:r>
        <w:rPr>
          <w:rFonts w:ascii="Arial" w:hAnsi="Arial" w:cs="Arial"/>
        </w:rPr>
        <w:fldChar w:fldCharType="separate"/>
      </w:r>
      <w:r>
        <w:rPr>
          <w:rFonts w:hint="default" w:ascii="Arial" w:hAnsi="Arial" w:cs="Arial"/>
        </w:rPr>
        <w:t>图</w:t>
      </w:r>
      <w:r>
        <w:rPr>
          <w:rFonts w:ascii="Arial" w:hAnsi="Arial" w:cs="Arial"/>
        </w:rPr>
        <w:t xml:space="preserve">2.5 </w:t>
      </w:r>
      <w:r>
        <w:rPr>
          <w:rFonts w:hint="default" w:ascii="Arial" w:hAnsi="Arial" w:cs="Arial"/>
        </w:rPr>
        <w:t>残差结构单元示意图</w:t>
      </w:r>
      <w:r>
        <w:rPr>
          <w:rFonts w:ascii="Arial" w:hAnsi="Arial" w:cs="Arial"/>
        </w:rPr>
        <w:tab/>
      </w:r>
      <w:r>
        <w:rPr>
          <w:rFonts w:ascii="Arial" w:hAnsi="Arial" w:cs="Arial"/>
        </w:rPr>
        <w:fldChar w:fldCharType="begin"/>
      </w:r>
      <w:r>
        <w:rPr>
          <w:rFonts w:ascii="Arial" w:hAnsi="Arial" w:cs="Arial"/>
        </w:rPr>
        <w:instrText xml:space="preserve"> PAGEREF _Toc16753 </w:instrText>
      </w:r>
      <w:r>
        <w:rPr>
          <w:rFonts w:ascii="Arial" w:hAnsi="Arial" w:cs="Arial"/>
        </w:rPr>
        <w:fldChar w:fldCharType="separate"/>
      </w:r>
      <w:r>
        <w:rPr>
          <w:rFonts w:ascii="Arial" w:hAnsi="Arial" w:cs="Arial"/>
        </w:rPr>
        <w:t>23</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_Toc29483 </w:instrText>
      </w:r>
      <w:r>
        <w:rPr>
          <w:rFonts w:ascii="Arial" w:hAnsi="Arial" w:cs="Arial"/>
        </w:rPr>
        <w:fldChar w:fldCharType="separate"/>
      </w:r>
      <w:r>
        <w:rPr>
          <w:rFonts w:hint="default" w:ascii="Arial" w:hAnsi="Arial" w:cs="Arial"/>
        </w:rPr>
        <w:t>图</w:t>
      </w:r>
      <w:r>
        <w:rPr>
          <w:rFonts w:ascii="Arial" w:hAnsi="Arial" w:cs="Arial"/>
        </w:rPr>
        <w:t>2.6 Scrapy</w:t>
      </w:r>
      <w:r>
        <w:rPr>
          <w:rFonts w:hint="default" w:ascii="Arial" w:hAnsi="Arial" w:cs="Arial"/>
        </w:rPr>
        <w:t>爬虫框架架构图</w:t>
      </w:r>
      <w:r>
        <w:rPr>
          <w:rFonts w:ascii="Arial" w:hAnsi="Arial" w:cs="Arial"/>
        </w:rPr>
        <w:tab/>
      </w:r>
      <w:r>
        <w:rPr>
          <w:rFonts w:ascii="Arial" w:hAnsi="Arial" w:cs="Arial"/>
        </w:rPr>
        <w:fldChar w:fldCharType="begin"/>
      </w:r>
      <w:r>
        <w:rPr>
          <w:rFonts w:ascii="Arial" w:hAnsi="Arial" w:cs="Arial"/>
        </w:rPr>
        <w:instrText xml:space="preserve"> PAGEREF _Toc29483 </w:instrText>
      </w:r>
      <w:r>
        <w:rPr>
          <w:rFonts w:ascii="Arial" w:hAnsi="Arial" w:cs="Arial"/>
        </w:rPr>
        <w:fldChar w:fldCharType="separate"/>
      </w:r>
      <w:r>
        <w:rPr>
          <w:rFonts w:ascii="Arial" w:hAnsi="Arial" w:cs="Arial"/>
        </w:rPr>
        <w:t>26</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_Toc29856 </w:instrText>
      </w:r>
      <w:r>
        <w:rPr>
          <w:rFonts w:ascii="Arial" w:hAnsi="Arial" w:cs="Arial"/>
        </w:rPr>
        <w:fldChar w:fldCharType="separate"/>
      </w:r>
      <w:r>
        <w:rPr>
          <w:rFonts w:hint="default" w:ascii="Arial" w:hAnsi="Arial" w:cs="Arial"/>
        </w:rPr>
        <w:t>图</w:t>
      </w:r>
      <w:r>
        <w:rPr>
          <w:rFonts w:ascii="Arial" w:hAnsi="Arial" w:cs="Arial"/>
        </w:rPr>
        <w:t xml:space="preserve">3.1 </w:t>
      </w:r>
      <w:r>
        <w:rPr>
          <w:rFonts w:hint="default" w:ascii="Arial" w:hAnsi="Arial" w:cs="Arial"/>
        </w:rPr>
        <w:t>系统用例图</w:t>
      </w:r>
      <w:r>
        <w:rPr>
          <w:rFonts w:ascii="Arial" w:hAnsi="Arial" w:cs="Arial"/>
        </w:rPr>
        <w:tab/>
      </w:r>
      <w:r>
        <w:rPr>
          <w:rFonts w:ascii="Arial" w:hAnsi="Arial" w:cs="Arial"/>
        </w:rPr>
        <w:fldChar w:fldCharType="begin"/>
      </w:r>
      <w:r>
        <w:rPr>
          <w:rFonts w:ascii="Arial" w:hAnsi="Arial" w:cs="Arial"/>
        </w:rPr>
        <w:instrText xml:space="preserve"> PAGEREF _Toc29856 </w:instrText>
      </w:r>
      <w:r>
        <w:rPr>
          <w:rFonts w:ascii="Arial" w:hAnsi="Arial" w:cs="Arial"/>
        </w:rPr>
        <w:fldChar w:fldCharType="separate"/>
      </w:r>
      <w:r>
        <w:rPr>
          <w:rFonts w:ascii="Arial" w:hAnsi="Arial" w:cs="Arial"/>
        </w:rPr>
        <w:t>28</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_Toc69 </w:instrText>
      </w:r>
      <w:r>
        <w:rPr>
          <w:rFonts w:ascii="Arial" w:hAnsi="Arial" w:cs="Arial"/>
        </w:rPr>
        <w:fldChar w:fldCharType="separate"/>
      </w:r>
      <w:r>
        <w:rPr>
          <w:rFonts w:hint="default" w:ascii="Arial" w:hAnsi="Arial" w:cs="Arial"/>
        </w:rPr>
        <w:t>图</w:t>
      </w:r>
      <w:r>
        <w:rPr>
          <w:rFonts w:ascii="Arial" w:hAnsi="Arial" w:cs="Arial"/>
        </w:rPr>
        <w:t xml:space="preserve">3.2 </w:t>
      </w:r>
      <w:r>
        <w:rPr>
          <w:rFonts w:hint="default" w:ascii="Arial" w:hAnsi="Arial" w:cs="Arial"/>
        </w:rPr>
        <w:t>信息抽取服务系统总体功能模块结构示意图</w:t>
      </w:r>
      <w:r>
        <w:rPr>
          <w:rFonts w:ascii="Arial" w:hAnsi="Arial" w:cs="Arial"/>
        </w:rPr>
        <w:tab/>
      </w:r>
      <w:r>
        <w:rPr>
          <w:rFonts w:ascii="Arial" w:hAnsi="Arial" w:cs="Arial"/>
        </w:rPr>
        <w:fldChar w:fldCharType="begin"/>
      </w:r>
      <w:r>
        <w:rPr>
          <w:rFonts w:ascii="Arial" w:hAnsi="Arial" w:cs="Arial"/>
        </w:rPr>
        <w:instrText xml:space="preserve"> PAGEREF _Toc69 </w:instrText>
      </w:r>
      <w:r>
        <w:rPr>
          <w:rFonts w:ascii="Arial" w:hAnsi="Arial" w:cs="Arial"/>
        </w:rPr>
        <w:fldChar w:fldCharType="separate"/>
      </w:r>
      <w:r>
        <w:rPr>
          <w:rFonts w:ascii="Arial" w:hAnsi="Arial" w:cs="Arial"/>
        </w:rPr>
        <w:t>33</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_Toc29051 </w:instrText>
      </w:r>
      <w:r>
        <w:rPr>
          <w:rFonts w:ascii="Arial" w:hAnsi="Arial" w:cs="Arial"/>
        </w:rPr>
        <w:fldChar w:fldCharType="separate"/>
      </w:r>
      <w:r>
        <w:rPr>
          <w:rFonts w:hint="default" w:ascii="Arial" w:hAnsi="Arial" w:cs="Arial"/>
        </w:rPr>
        <w:t>图</w:t>
      </w:r>
      <w:r>
        <w:rPr>
          <w:rFonts w:ascii="Arial" w:hAnsi="Arial" w:cs="Arial"/>
        </w:rPr>
        <w:t xml:space="preserve">3.3 </w:t>
      </w:r>
      <w:r>
        <w:rPr>
          <w:rFonts w:hint="default" w:ascii="Arial" w:hAnsi="Arial" w:cs="Arial"/>
        </w:rPr>
        <w:t>数据预处理模块流程图</w:t>
      </w:r>
      <w:r>
        <w:rPr>
          <w:rFonts w:ascii="Arial" w:hAnsi="Arial" w:cs="Arial"/>
        </w:rPr>
        <w:tab/>
      </w:r>
      <w:r>
        <w:rPr>
          <w:rFonts w:ascii="Arial" w:hAnsi="Arial" w:cs="Arial"/>
        </w:rPr>
        <w:fldChar w:fldCharType="begin"/>
      </w:r>
      <w:r>
        <w:rPr>
          <w:rFonts w:ascii="Arial" w:hAnsi="Arial" w:cs="Arial"/>
        </w:rPr>
        <w:instrText xml:space="preserve"> PAGEREF _Toc29051 </w:instrText>
      </w:r>
      <w:r>
        <w:rPr>
          <w:rFonts w:ascii="Arial" w:hAnsi="Arial" w:cs="Arial"/>
        </w:rPr>
        <w:fldChar w:fldCharType="separate"/>
      </w:r>
      <w:r>
        <w:rPr>
          <w:rFonts w:ascii="Arial" w:hAnsi="Arial" w:cs="Arial"/>
        </w:rPr>
        <w:t>34</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_Toc21718 </w:instrText>
      </w:r>
      <w:r>
        <w:rPr>
          <w:rFonts w:ascii="Arial" w:hAnsi="Arial" w:cs="Arial"/>
        </w:rPr>
        <w:fldChar w:fldCharType="separate"/>
      </w:r>
      <w:r>
        <w:rPr>
          <w:rFonts w:hint="default" w:ascii="Arial" w:hAnsi="Arial" w:cs="Arial"/>
        </w:rPr>
        <w:t>图</w:t>
      </w:r>
      <w:r>
        <w:rPr>
          <w:rFonts w:ascii="Arial" w:hAnsi="Arial" w:cs="Arial"/>
        </w:rPr>
        <w:t xml:space="preserve">3.4 </w:t>
      </w:r>
      <w:r>
        <w:rPr>
          <w:rFonts w:hint="default" w:ascii="Arial" w:hAnsi="Arial" w:cs="Arial"/>
        </w:rPr>
        <w:t>信息抽取模型模块类图</w:t>
      </w:r>
      <w:r>
        <w:rPr>
          <w:rFonts w:ascii="Arial" w:hAnsi="Arial" w:cs="Arial"/>
        </w:rPr>
        <w:tab/>
      </w:r>
      <w:r>
        <w:rPr>
          <w:rFonts w:ascii="Arial" w:hAnsi="Arial" w:cs="Arial"/>
        </w:rPr>
        <w:fldChar w:fldCharType="begin"/>
      </w:r>
      <w:r>
        <w:rPr>
          <w:rFonts w:ascii="Arial" w:hAnsi="Arial" w:cs="Arial"/>
        </w:rPr>
        <w:instrText xml:space="preserve"> PAGEREF _Toc21718 </w:instrText>
      </w:r>
      <w:r>
        <w:rPr>
          <w:rFonts w:ascii="Arial" w:hAnsi="Arial" w:cs="Arial"/>
        </w:rPr>
        <w:fldChar w:fldCharType="separate"/>
      </w:r>
      <w:r>
        <w:rPr>
          <w:rFonts w:ascii="Arial" w:hAnsi="Arial" w:cs="Arial"/>
        </w:rPr>
        <w:t>35</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_Toc27518 </w:instrText>
      </w:r>
      <w:r>
        <w:rPr>
          <w:rFonts w:ascii="Arial" w:hAnsi="Arial" w:cs="Arial"/>
        </w:rPr>
        <w:fldChar w:fldCharType="separate"/>
      </w:r>
      <w:r>
        <w:rPr>
          <w:rFonts w:hint="default" w:ascii="Arial" w:hAnsi="Arial" w:cs="Arial"/>
        </w:rPr>
        <w:t>图</w:t>
      </w:r>
      <w:r>
        <w:rPr>
          <w:rFonts w:ascii="Arial" w:hAnsi="Arial" w:cs="Arial"/>
        </w:rPr>
        <w:t xml:space="preserve">3.5 </w:t>
      </w:r>
      <w:r>
        <w:rPr>
          <w:rFonts w:hint="default" w:ascii="Arial" w:hAnsi="Arial" w:cs="Arial"/>
        </w:rPr>
        <w:t>信息抽取模块设计图</w:t>
      </w:r>
      <w:r>
        <w:rPr>
          <w:rFonts w:ascii="Arial" w:hAnsi="Arial" w:cs="Arial"/>
        </w:rPr>
        <w:tab/>
      </w:r>
      <w:r>
        <w:rPr>
          <w:rFonts w:ascii="Arial" w:hAnsi="Arial" w:cs="Arial"/>
        </w:rPr>
        <w:fldChar w:fldCharType="begin"/>
      </w:r>
      <w:r>
        <w:rPr>
          <w:rFonts w:ascii="Arial" w:hAnsi="Arial" w:cs="Arial"/>
        </w:rPr>
        <w:instrText xml:space="preserve"> PAGEREF _Toc27518 </w:instrText>
      </w:r>
      <w:r>
        <w:rPr>
          <w:rFonts w:ascii="Arial" w:hAnsi="Arial" w:cs="Arial"/>
        </w:rPr>
        <w:fldChar w:fldCharType="separate"/>
      </w:r>
      <w:r>
        <w:rPr>
          <w:rFonts w:ascii="Arial" w:hAnsi="Arial" w:cs="Arial"/>
        </w:rPr>
        <w:t>36</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_Toc29777 </w:instrText>
      </w:r>
      <w:r>
        <w:rPr>
          <w:rFonts w:ascii="Arial" w:hAnsi="Arial" w:cs="Arial"/>
        </w:rPr>
        <w:fldChar w:fldCharType="separate"/>
      </w:r>
      <w:r>
        <w:rPr>
          <w:rFonts w:hint="default" w:ascii="Arial" w:hAnsi="Arial" w:cs="Arial"/>
        </w:rPr>
        <w:t>图</w:t>
      </w:r>
      <w:r>
        <w:rPr>
          <w:rFonts w:ascii="Arial" w:hAnsi="Arial" w:cs="Arial"/>
        </w:rPr>
        <w:t>3.6 BiLSTM+CRF</w:t>
      </w:r>
      <w:r>
        <w:rPr>
          <w:rFonts w:hint="default" w:ascii="Arial" w:hAnsi="Arial" w:cs="Arial"/>
        </w:rPr>
        <w:t>模型结构示意图</w:t>
      </w:r>
      <w:r>
        <w:rPr>
          <w:rFonts w:ascii="Arial" w:hAnsi="Arial" w:cs="Arial"/>
        </w:rPr>
        <w:tab/>
      </w:r>
      <w:r>
        <w:rPr>
          <w:rFonts w:ascii="Arial" w:hAnsi="Arial" w:cs="Arial"/>
        </w:rPr>
        <w:fldChar w:fldCharType="begin"/>
      </w:r>
      <w:r>
        <w:rPr>
          <w:rFonts w:ascii="Arial" w:hAnsi="Arial" w:cs="Arial"/>
        </w:rPr>
        <w:instrText xml:space="preserve"> PAGEREF _Toc29777 </w:instrText>
      </w:r>
      <w:r>
        <w:rPr>
          <w:rFonts w:ascii="Arial" w:hAnsi="Arial" w:cs="Arial"/>
        </w:rPr>
        <w:fldChar w:fldCharType="separate"/>
      </w:r>
      <w:r>
        <w:rPr>
          <w:rFonts w:ascii="Arial" w:hAnsi="Arial" w:cs="Arial"/>
        </w:rPr>
        <w:t>37</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_Toc1701 </w:instrText>
      </w:r>
      <w:r>
        <w:rPr>
          <w:rFonts w:ascii="Arial" w:hAnsi="Arial" w:cs="Arial"/>
        </w:rPr>
        <w:fldChar w:fldCharType="separate"/>
      </w:r>
      <w:r>
        <w:rPr>
          <w:rFonts w:hint="default" w:ascii="Arial" w:hAnsi="Arial" w:cs="Arial"/>
        </w:rPr>
        <w:t>图</w:t>
      </w:r>
      <w:r>
        <w:rPr>
          <w:rFonts w:ascii="Arial" w:hAnsi="Arial" w:cs="Arial"/>
        </w:rPr>
        <w:t>3.7 Bi-LSTM-CRF</w:t>
      </w:r>
      <w:r>
        <w:rPr>
          <w:rFonts w:hint="default" w:ascii="Arial" w:hAnsi="Arial" w:cs="Arial"/>
        </w:rPr>
        <w:t>模型训练具体步骤</w:t>
      </w:r>
      <w:r>
        <w:rPr>
          <w:rFonts w:ascii="Arial" w:hAnsi="Arial" w:cs="Arial"/>
        </w:rPr>
        <w:tab/>
      </w:r>
      <w:r>
        <w:rPr>
          <w:rFonts w:ascii="Arial" w:hAnsi="Arial" w:cs="Arial"/>
        </w:rPr>
        <w:fldChar w:fldCharType="begin"/>
      </w:r>
      <w:r>
        <w:rPr>
          <w:rFonts w:ascii="Arial" w:hAnsi="Arial" w:cs="Arial"/>
        </w:rPr>
        <w:instrText xml:space="preserve"> PAGEREF _Toc1701 </w:instrText>
      </w:r>
      <w:r>
        <w:rPr>
          <w:rFonts w:ascii="Arial" w:hAnsi="Arial" w:cs="Arial"/>
        </w:rPr>
        <w:fldChar w:fldCharType="separate"/>
      </w:r>
      <w:r>
        <w:rPr>
          <w:rFonts w:ascii="Arial" w:hAnsi="Arial" w:cs="Arial"/>
        </w:rPr>
        <w:t>38</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_Toc20398 </w:instrText>
      </w:r>
      <w:r>
        <w:rPr>
          <w:rFonts w:ascii="Arial" w:hAnsi="Arial" w:cs="Arial"/>
        </w:rPr>
        <w:fldChar w:fldCharType="separate"/>
      </w:r>
      <w:r>
        <w:rPr>
          <w:rFonts w:hint="default" w:ascii="Arial" w:hAnsi="Arial" w:cs="Arial"/>
        </w:rPr>
        <w:t>图</w:t>
      </w:r>
      <w:r>
        <w:rPr>
          <w:rFonts w:ascii="Arial" w:hAnsi="Arial" w:cs="Arial"/>
        </w:rPr>
        <w:t>3.8 BIO</w:t>
      </w:r>
      <w:r>
        <w:rPr>
          <w:rFonts w:hint="default" w:ascii="Arial" w:hAnsi="Arial" w:cs="Arial"/>
        </w:rPr>
        <w:t>标注格式示例</w:t>
      </w:r>
      <w:r>
        <w:rPr>
          <w:rFonts w:ascii="Arial" w:hAnsi="Arial" w:cs="Arial"/>
        </w:rPr>
        <w:tab/>
      </w:r>
      <w:r>
        <w:rPr>
          <w:rFonts w:ascii="Arial" w:hAnsi="Arial" w:cs="Arial"/>
        </w:rPr>
        <w:fldChar w:fldCharType="begin"/>
      </w:r>
      <w:r>
        <w:rPr>
          <w:rFonts w:ascii="Arial" w:hAnsi="Arial" w:cs="Arial"/>
        </w:rPr>
        <w:instrText xml:space="preserve"> PAGEREF _Toc20398 </w:instrText>
      </w:r>
      <w:r>
        <w:rPr>
          <w:rFonts w:ascii="Arial" w:hAnsi="Arial" w:cs="Arial"/>
        </w:rPr>
        <w:fldChar w:fldCharType="separate"/>
      </w:r>
      <w:r>
        <w:rPr>
          <w:rFonts w:ascii="Arial" w:hAnsi="Arial" w:cs="Arial"/>
        </w:rPr>
        <w:t>39</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_Toc8504 </w:instrText>
      </w:r>
      <w:r>
        <w:rPr>
          <w:rFonts w:ascii="Arial" w:hAnsi="Arial" w:cs="Arial"/>
        </w:rPr>
        <w:fldChar w:fldCharType="separate"/>
      </w:r>
      <w:r>
        <w:rPr>
          <w:rFonts w:hint="default" w:ascii="Arial" w:hAnsi="Arial" w:cs="Arial"/>
        </w:rPr>
        <w:t>图</w:t>
      </w:r>
      <w:r>
        <w:rPr>
          <w:rFonts w:ascii="Arial" w:hAnsi="Arial" w:cs="Arial"/>
        </w:rPr>
        <w:t xml:space="preserve">3.9 </w:t>
      </w:r>
      <w:r>
        <w:rPr>
          <w:rFonts w:hint="default" w:ascii="Arial" w:hAnsi="Arial" w:cs="Arial"/>
        </w:rPr>
        <w:t>基于</w:t>
      </w:r>
      <w:r>
        <w:rPr>
          <w:rFonts w:ascii="Arial" w:hAnsi="Arial" w:cs="Arial"/>
        </w:rPr>
        <w:t>word2vec</w:t>
      </w:r>
      <w:r>
        <w:rPr>
          <w:rFonts w:hint="default" w:ascii="Arial" w:hAnsi="Arial" w:cs="Arial"/>
        </w:rPr>
        <w:t>的句子级别命名实体识别模型架构图</w:t>
      </w:r>
      <w:r>
        <w:rPr>
          <w:rFonts w:ascii="Arial" w:hAnsi="Arial" w:cs="Arial"/>
        </w:rPr>
        <w:tab/>
      </w:r>
      <w:r>
        <w:rPr>
          <w:rFonts w:ascii="Arial" w:hAnsi="Arial" w:cs="Arial"/>
        </w:rPr>
        <w:fldChar w:fldCharType="begin"/>
      </w:r>
      <w:r>
        <w:rPr>
          <w:rFonts w:ascii="Arial" w:hAnsi="Arial" w:cs="Arial"/>
        </w:rPr>
        <w:instrText xml:space="preserve"> PAGEREF _Toc8504 </w:instrText>
      </w:r>
      <w:r>
        <w:rPr>
          <w:rFonts w:ascii="Arial" w:hAnsi="Arial" w:cs="Arial"/>
        </w:rPr>
        <w:fldChar w:fldCharType="separate"/>
      </w:r>
      <w:r>
        <w:rPr>
          <w:rFonts w:ascii="Arial" w:hAnsi="Arial" w:cs="Arial"/>
        </w:rPr>
        <w:t>40</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_Toc24728 </w:instrText>
      </w:r>
      <w:r>
        <w:rPr>
          <w:rFonts w:ascii="Arial" w:hAnsi="Arial" w:cs="Arial"/>
        </w:rPr>
        <w:fldChar w:fldCharType="separate"/>
      </w:r>
      <w:r>
        <w:rPr>
          <w:rFonts w:hint="default" w:ascii="Arial" w:hAnsi="Arial" w:cs="Arial"/>
        </w:rPr>
        <w:t>图</w:t>
      </w:r>
      <w:r>
        <w:rPr>
          <w:rFonts w:ascii="Arial" w:hAnsi="Arial" w:cs="Arial"/>
        </w:rPr>
        <w:t xml:space="preserve">3.10 </w:t>
      </w:r>
      <w:r>
        <w:rPr>
          <w:rFonts w:hint="default" w:ascii="Arial" w:hAnsi="Arial" w:cs="Arial"/>
        </w:rPr>
        <w:t>词向量使用示意图</w:t>
      </w:r>
      <w:r>
        <w:rPr>
          <w:rFonts w:ascii="Arial" w:hAnsi="Arial" w:cs="Arial"/>
        </w:rPr>
        <w:tab/>
      </w:r>
      <w:r>
        <w:rPr>
          <w:rFonts w:ascii="Arial" w:hAnsi="Arial" w:cs="Arial"/>
        </w:rPr>
        <w:fldChar w:fldCharType="begin"/>
      </w:r>
      <w:r>
        <w:rPr>
          <w:rFonts w:ascii="Arial" w:hAnsi="Arial" w:cs="Arial"/>
        </w:rPr>
        <w:instrText xml:space="preserve"> PAGEREF _Toc24728 </w:instrText>
      </w:r>
      <w:r>
        <w:rPr>
          <w:rFonts w:ascii="Arial" w:hAnsi="Arial" w:cs="Arial"/>
        </w:rPr>
        <w:fldChar w:fldCharType="separate"/>
      </w:r>
      <w:r>
        <w:rPr>
          <w:rFonts w:ascii="Arial" w:hAnsi="Arial" w:cs="Arial"/>
        </w:rPr>
        <w:t>40</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_Toc6317 </w:instrText>
      </w:r>
      <w:r>
        <w:rPr>
          <w:rFonts w:ascii="Arial" w:hAnsi="Arial" w:cs="Arial"/>
        </w:rPr>
        <w:fldChar w:fldCharType="separate"/>
      </w:r>
      <w:r>
        <w:rPr>
          <w:rFonts w:hint="default" w:ascii="Arial" w:hAnsi="Arial" w:cs="Arial"/>
        </w:rPr>
        <w:t>图</w:t>
      </w:r>
      <w:r>
        <w:rPr>
          <w:rFonts w:ascii="Arial" w:hAnsi="Arial" w:cs="Arial"/>
        </w:rPr>
        <w:t xml:space="preserve">3.11 </w:t>
      </w:r>
      <w:r>
        <w:rPr>
          <w:rFonts w:hint="default" w:ascii="Arial" w:hAnsi="Arial" w:cs="Arial"/>
        </w:rPr>
        <w:t>词汇信息示例</w:t>
      </w:r>
      <w:r>
        <w:rPr>
          <w:rFonts w:ascii="Arial" w:hAnsi="Arial" w:cs="Arial"/>
        </w:rPr>
        <w:tab/>
      </w:r>
      <w:r>
        <w:rPr>
          <w:rFonts w:ascii="Arial" w:hAnsi="Arial" w:cs="Arial"/>
        </w:rPr>
        <w:fldChar w:fldCharType="begin"/>
      </w:r>
      <w:r>
        <w:rPr>
          <w:rFonts w:ascii="Arial" w:hAnsi="Arial" w:cs="Arial"/>
        </w:rPr>
        <w:instrText xml:space="preserve"> PAGEREF _Toc6317 </w:instrText>
      </w:r>
      <w:r>
        <w:rPr>
          <w:rFonts w:ascii="Arial" w:hAnsi="Arial" w:cs="Arial"/>
        </w:rPr>
        <w:fldChar w:fldCharType="separate"/>
      </w:r>
      <w:r>
        <w:rPr>
          <w:rFonts w:ascii="Arial" w:hAnsi="Arial" w:cs="Arial"/>
        </w:rPr>
        <w:t>41</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_Toc5954 </w:instrText>
      </w:r>
      <w:r>
        <w:rPr>
          <w:rFonts w:ascii="Arial" w:hAnsi="Arial" w:cs="Arial"/>
        </w:rPr>
        <w:fldChar w:fldCharType="separate"/>
      </w:r>
      <w:r>
        <w:rPr>
          <w:rFonts w:hint="default" w:ascii="Arial" w:hAnsi="Arial" w:cs="Arial"/>
        </w:rPr>
        <w:t>图</w:t>
      </w:r>
      <w:r>
        <w:rPr>
          <w:rFonts w:ascii="Arial" w:hAnsi="Arial" w:cs="Arial"/>
        </w:rPr>
        <w:t>3.12 BERT</w:t>
      </w:r>
      <w:r>
        <w:rPr>
          <w:rFonts w:hint="default" w:ascii="Arial" w:hAnsi="Arial" w:cs="Arial"/>
        </w:rPr>
        <w:t>模型输入示例</w:t>
      </w:r>
      <w:r>
        <w:rPr>
          <w:rFonts w:ascii="Arial" w:hAnsi="Arial" w:cs="Arial"/>
        </w:rPr>
        <w:tab/>
      </w:r>
      <w:r>
        <w:rPr>
          <w:rFonts w:ascii="Arial" w:hAnsi="Arial" w:cs="Arial"/>
        </w:rPr>
        <w:fldChar w:fldCharType="begin"/>
      </w:r>
      <w:r>
        <w:rPr>
          <w:rFonts w:ascii="Arial" w:hAnsi="Arial" w:cs="Arial"/>
        </w:rPr>
        <w:instrText xml:space="preserve"> PAGEREF _Toc5954 </w:instrText>
      </w:r>
      <w:r>
        <w:rPr>
          <w:rFonts w:ascii="Arial" w:hAnsi="Arial" w:cs="Arial"/>
        </w:rPr>
        <w:fldChar w:fldCharType="separate"/>
      </w:r>
      <w:r>
        <w:rPr>
          <w:rFonts w:ascii="Arial" w:hAnsi="Arial" w:cs="Arial"/>
        </w:rPr>
        <w:t>41</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_Toc19124 </w:instrText>
      </w:r>
      <w:r>
        <w:rPr>
          <w:rFonts w:ascii="Arial" w:hAnsi="Arial" w:cs="Arial"/>
        </w:rPr>
        <w:fldChar w:fldCharType="separate"/>
      </w:r>
      <w:r>
        <w:rPr>
          <w:rFonts w:hint="default" w:ascii="Arial" w:hAnsi="Arial" w:cs="Arial"/>
        </w:rPr>
        <w:t>图</w:t>
      </w:r>
      <w:r>
        <w:rPr>
          <w:rFonts w:ascii="Arial" w:hAnsi="Arial" w:cs="Arial"/>
        </w:rPr>
        <w:t xml:space="preserve">3.13 </w:t>
      </w:r>
      <w:r>
        <w:rPr>
          <w:rFonts w:hint="default" w:ascii="Arial" w:hAnsi="Arial" w:cs="Arial"/>
        </w:rPr>
        <w:t>基于</w:t>
      </w:r>
      <w:r>
        <w:rPr>
          <w:rFonts w:ascii="Arial" w:hAnsi="Arial" w:cs="Arial"/>
        </w:rPr>
        <w:t>Bi-LSTM</w:t>
      </w:r>
      <w:r>
        <w:rPr>
          <w:rFonts w:hint="default" w:ascii="Arial" w:hAnsi="Arial" w:cs="Arial"/>
        </w:rPr>
        <w:t>的编码层结构图</w:t>
      </w:r>
      <w:r>
        <w:rPr>
          <w:rFonts w:ascii="Arial" w:hAnsi="Arial" w:cs="Arial"/>
        </w:rPr>
        <w:tab/>
      </w:r>
      <w:r>
        <w:rPr>
          <w:rFonts w:ascii="Arial" w:hAnsi="Arial" w:cs="Arial"/>
        </w:rPr>
        <w:fldChar w:fldCharType="begin"/>
      </w:r>
      <w:r>
        <w:rPr>
          <w:rFonts w:ascii="Arial" w:hAnsi="Arial" w:cs="Arial"/>
        </w:rPr>
        <w:instrText xml:space="preserve"> PAGEREF _Toc19124 </w:instrText>
      </w:r>
      <w:r>
        <w:rPr>
          <w:rFonts w:ascii="Arial" w:hAnsi="Arial" w:cs="Arial"/>
        </w:rPr>
        <w:fldChar w:fldCharType="separate"/>
      </w:r>
      <w:r>
        <w:rPr>
          <w:rFonts w:ascii="Arial" w:hAnsi="Arial" w:cs="Arial"/>
        </w:rPr>
        <w:t>42</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_Toc30652 </w:instrText>
      </w:r>
      <w:r>
        <w:rPr>
          <w:rFonts w:ascii="Arial" w:hAnsi="Arial" w:cs="Arial"/>
        </w:rPr>
        <w:fldChar w:fldCharType="separate"/>
      </w:r>
      <w:r>
        <w:rPr>
          <w:rFonts w:hint="default" w:ascii="Arial" w:hAnsi="Arial" w:cs="Arial"/>
        </w:rPr>
        <w:t>图</w:t>
      </w:r>
      <w:r>
        <w:rPr>
          <w:rFonts w:ascii="Arial" w:hAnsi="Arial" w:cs="Arial"/>
        </w:rPr>
        <w:t xml:space="preserve">3.14 </w:t>
      </w:r>
      <w:r>
        <w:rPr>
          <w:rFonts w:hint="default" w:ascii="Arial" w:hAnsi="Arial" w:cs="Arial"/>
        </w:rPr>
        <w:t>全连接层示意图</w:t>
      </w:r>
      <w:r>
        <w:rPr>
          <w:rFonts w:ascii="Arial" w:hAnsi="Arial" w:cs="Arial"/>
        </w:rPr>
        <w:tab/>
      </w:r>
      <w:r>
        <w:rPr>
          <w:rFonts w:ascii="Arial" w:hAnsi="Arial" w:cs="Arial"/>
        </w:rPr>
        <w:fldChar w:fldCharType="begin"/>
      </w:r>
      <w:r>
        <w:rPr>
          <w:rFonts w:ascii="Arial" w:hAnsi="Arial" w:cs="Arial"/>
        </w:rPr>
        <w:instrText xml:space="preserve"> PAGEREF _Toc30652 </w:instrText>
      </w:r>
      <w:r>
        <w:rPr>
          <w:rFonts w:ascii="Arial" w:hAnsi="Arial" w:cs="Arial"/>
        </w:rPr>
        <w:fldChar w:fldCharType="separate"/>
      </w:r>
      <w:r>
        <w:rPr>
          <w:rFonts w:ascii="Arial" w:hAnsi="Arial" w:cs="Arial"/>
        </w:rPr>
        <w:t>43</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_Toc23481 </w:instrText>
      </w:r>
      <w:r>
        <w:rPr>
          <w:rFonts w:ascii="Arial" w:hAnsi="Arial" w:cs="Arial"/>
        </w:rPr>
        <w:fldChar w:fldCharType="separate"/>
      </w:r>
      <w:r>
        <w:rPr>
          <w:rFonts w:hint="default" w:ascii="Arial" w:hAnsi="Arial" w:cs="Arial"/>
        </w:rPr>
        <w:t>图</w:t>
      </w:r>
      <w:r>
        <w:rPr>
          <w:rFonts w:ascii="Arial" w:hAnsi="Arial" w:cs="Arial"/>
        </w:rPr>
        <w:t xml:space="preserve">3.15 </w:t>
      </w:r>
      <w:r>
        <w:rPr>
          <w:rFonts w:hint="default" w:ascii="Arial" w:hAnsi="Arial" w:cs="Arial"/>
        </w:rPr>
        <w:t>未使用</w:t>
      </w:r>
      <w:r>
        <w:rPr>
          <w:rFonts w:ascii="Arial" w:hAnsi="Arial" w:cs="Arial"/>
        </w:rPr>
        <w:t>CRF</w:t>
      </w:r>
      <w:r>
        <w:rPr>
          <w:rFonts w:hint="default" w:ascii="Arial" w:hAnsi="Arial" w:cs="Arial"/>
        </w:rPr>
        <w:t>层的模型示例</w:t>
      </w:r>
      <w:r>
        <w:rPr>
          <w:rFonts w:ascii="Arial" w:hAnsi="Arial" w:cs="Arial"/>
        </w:rPr>
        <w:tab/>
      </w:r>
      <w:r>
        <w:rPr>
          <w:rFonts w:ascii="Arial" w:hAnsi="Arial" w:cs="Arial"/>
        </w:rPr>
        <w:fldChar w:fldCharType="begin"/>
      </w:r>
      <w:r>
        <w:rPr>
          <w:rFonts w:ascii="Arial" w:hAnsi="Arial" w:cs="Arial"/>
        </w:rPr>
        <w:instrText xml:space="preserve"> PAGEREF _Toc23481 </w:instrText>
      </w:r>
      <w:r>
        <w:rPr>
          <w:rFonts w:ascii="Arial" w:hAnsi="Arial" w:cs="Arial"/>
        </w:rPr>
        <w:fldChar w:fldCharType="separate"/>
      </w:r>
      <w:r>
        <w:rPr>
          <w:rFonts w:ascii="Arial" w:hAnsi="Arial" w:cs="Arial"/>
        </w:rPr>
        <w:t>44</w:t>
      </w:r>
      <w:r>
        <w:rPr>
          <w:rFonts w:ascii="Arial" w:hAnsi="Arial" w:cs="Arial"/>
        </w:rPr>
        <w:fldChar w:fldCharType="end"/>
      </w:r>
      <w:r>
        <w:rPr>
          <w:rFonts w:ascii="Arial" w:hAnsi="Arial" w:cs="Arial"/>
        </w:rPr>
        <w:fldChar w:fldCharType="end"/>
      </w:r>
    </w:p>
    <w:p>
      <w:pPr>
        <w:pStyle w:val="16"/>
        <w:tabs>
          <w:tab w:val="right" w:leader="dot" w:pos="8306"/>
        </w:tabs>
        <w:ind w:left="420" w:leftChars="200" w:firstLine="0" w:firstLineChars="0"/>
        <w:rPr>
          <w:rFonts w:ascii="Arial" w:hAnsi="Arial" w:cs="Arial"/>
        </w:rPr>
      </w:pPr>
      <w:r>
        <w:rPr>
          <w:rFonts w:ascii="Arial" w:hAnsi="Arial" w:cs="Arial"/>
        </w:rPr>
        <w:fldChar w:fldCharType="begin"/>
      </w:r>
      <w:r>
        <w:rPr>
          <w:rFonts w:ascii="Arial" w:hAnsi="Arial" w:cs="Arial"/>
        </w:rPr>
        <w:instrText xml:space="preserve"> HYPERLINK \l _Toc27380 </w:instrText>
      </w:r>
      <w:r>
        <w:rPr>
          <w:rFonts w:ascii="Arial" w:hAnsi="Arial" w:cs="Arial"/>
        </w:rPr>
        <w:fldChar w:fldCharType="separate"/>
      </w:r>
      <w:r>
        <w:rPr>
          <w:rFonts w:hint="default" w:ascii="Arial" w:hAnsi="Arial" w:cs="Arial"/>
        </w:rPr>
        <w:t>图</w:t>
      </w:r>
      <w:r>
        <w:rPr>
          <w:rFonts w:ascii="Arial" w:hAnsi="Arial" w:cs="Arial"/>
        </w:rPr>
        <w:t>3.16 ResCNN</w:t>
      </w:r>
      <w:r>
        <w:rPr>
          <w:rFonts w:hint="default" w:ascii="Arial" w:hAnsi="Arial" w:cs="Arial"/>
        </w:rPr>
        <w:t>模型结构示意图</w:t>
      </w:r>
      <w:r>
        <w:rPr>
          <w:rFonts w:ascii="Arial" w:hAnsi="Arial" w:cs="Arial"/>
        </w:rPr>
        <w:tab/>
      </w:r>
      <w:r>
        <w:rPr>
          <w:rFonts w:ascii="Arial" w:hAnsi="Arial" w:cs="Arial"/>
        </w:rPr>
        <w:fldChar w:fldCharType="begin"/>
      </w:r>
      <w:r>
        <w:rPr>
          <w:rFonts w:ascii="Arial" w:hAnsi="Arial" w:cs="Arial"/>
        </w:rPr>
        <w:instrText xml:space="preserve"> PAGEREF _Toc27380 </w:instrText>
      </w:r>
      <w:r>
        <w:rPr>
          <w:rFonts w:ascii="Arial" w:hAnsi="Arial" w:cs="Arial"/>
        </w:rPr>
        <w:fldChar w:fldCharType="separate"/>
      </w:r>
      <w:r>
        <w:rPr>
          <w:rFonts w:ascii="Arial" w:hAnsi="Arial" w:cs="Arial"/>
        </w:rPr>
        <w:t>46</w:t>
      </w:r>
      <w:r>
        <w:rPr>
          <w:rFonts w:ascii="Arial" w:hAnsi="Arial" w:cs="Arial"/>
        </w:rPr>
        <w:fldChar w:fldCharType="end"/>
      </w:r>
      <w:r>
        <w:rPr>
          <w:rFonts w:ascii="Arial" w:hAnsi="Arial" w:cs="Arial"/>
        </w:rPr>
        <w:fldChar w:fldCharType="end"/>
      </w:r>
    </w:p>
    <w:p>
      <w:pPr>
        <w:pStyle w:val="16"/>
        <w:tabs>
          <w:tab w:val="right" w:leader="dot" w:pos="8306"/>
        </w:tabs>
        <w:ind w:hanging="420"/>
        <w:rPr>
          <w:rFonts w:ascii="Arial" w:hAnsi="Arial" w:cs="Arial"/>
        </w:rPr>
      </w:pPr>
      <w:r>
        <w:rPr>
          <w:rFonts w:ascii="Arial" w:hAnsi="Arial" w:cs="Arial"/>
        </w:rPr>
        <w:fldChar w:fldCharType="begin"/>
      </w:r>
      <w:r>
        <w:rPr>
          <w:rFonts w:ascii="Arial" w:hAnsi="Arial" w:cs="Arial"/>
        </w:rPr>
        <w:instrText xml:space="preserve"> HYPERLINK \l _Toc5030 </w:instrText>
      </w:r>
      <w:r>
        <w:rPr>
          <w:rFonts w:ascii="Arial" w:hAnsi="Arial" w:cs="Arial"/>
        </w:rPr>
        <w:fldChar w:fldCharType="separate"/>
      </w:r>
      <w:r>
        <w:rPr>
          <w:rFonts w:hint="default" w:ascii="Arial" w:hAnsi="Arial" w:cs="Arial"/>
        </w:rPr>
        <w:t>图</w:t>
      </w:r>
      <w:r>
        <w:rPr>
          <w:rFonts w:ascii="Arial" w:hAnsi="Arial" w:cs="Arial"/>
        </w:rPr>
        <w:t>3.17 Sigmoid</w:t>
      </w:r>
      <w:r>
        <w:rPr>
          <w:rFonts w:hint="default" w:ascii="Arial" w:hAnsi="Arial" w:cs="Arial"/>
        </w:rPr>
        <w:t>激活函数</w:t>
      </w:r>
      <w:r>
        <w:rPr>
          <w:rFonts w:ascii="Arial" w:hAnsi="Arial" w:cs="Arial"/>
        </w:rPr>
        <w:tab/>
      </w:r>
      <w:r>
        <w:rPr>
          <w:rFonts w:ascii="Arial" w:hAnsi="Arial" w:cs="Arial"/>
        </w:rPr>
        <w:fldChar w:fldCharType="begin"/>
      </w:r>
      <w:r>
        <w:rPr>
          <w:rFonts w:ascii="Arial" w:hAnsi="Arial" w:cs="Arial"/>
        </w:rPr>
        <w:instrText xml:space="preserve"> PAGEREF _Toc5030 </w:instrText>
      </w:r>
      <w:r>
        <w:rPr>
          <w:rFonts w:ascii="Arial" w:hAnsi="Arial" w:cs="Arial"/>
        </w:rPr>
        <w:fldChar w:fldCharType="separate"/>
      </w:r>
      <w:r>
        <w:rPr>
          <w:rFonts w:ascii="Arial" w:hAnsi="Arial" w:cs="Arial"/>
        </w:rPr>
        <w:t>48</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_Toc3069 </w:instrText>
      </w:r>
      <w:r>
        <w:rPr>
          <w:rFonts w:ascii="Arial" w:hAnsi="Arial" w:cs="Arial"/>
        </w:rPr>
        <w:fldChar w:fldCharType="separate"/>
      </w:r>
      <w:r>
        <w:rPr>
          <w:rFonts w:hint="default" w:ascii="Arial" w:hAnsi="Arial" w:cs="Arial"/>
        </w:rPr>
        <w:t>图</w:t>
      </w:r>
      <w:r>
        <w:rPr>
          <w:rFonts w:ascii="Arial" w:hAnsi="Arial" w:cs="Arial"/>
        </w:rPr>
        <w:t>3.18 ReLU</w:t>
      </w:r>
      <w:r>
        <w:rPr>
          <w:rFonts w:hint="default" w:ascii="Arial" w:hAnsi="Arial" w:cs="Arial"/>
        </w:rPr>
        <w:t>激活函数</w:t>
      </w:r>
      <w:r>
        <w:rPr>
          <w:rFonts w:ascii="Arial" w:hAnsi="Arial" w:cs="Arial"/>
        </w:rPr>
        <w:tab/>
      </w:r>
      <w:r>
        <w:rPr>
          <w:rFonts w:ascii="Arial" w:hAnsi="Arial" w:cs="Arial"/>
        </w:rPr>
        <w:fldChar w:fldCharType="begin"/>
      </w:r>
      <w:r>
        <w:rPr>
          <w:rFonts w:ascii="Arial" w:hAnsi="Arial" w:cs="Arial"/>
        </w:rPr>
        <w:instrText xml:space="preserve"> PAGEREF _Toc3069 </w:instrText>
      </w:r>
      <w:r>
        <w:rPr>
          <w:rFonts w:ascii="Arial" w:hAnsi="Arial" w:cs="Arial"/>
        </w:rPr>
        <w:fldChar w:fldCharType="separate"/>
      </w:r>
      <w:r>
        <w:rPr>
          <w:rFonts w:ascii="Arial" w:hAnsi="Arial" w:cs="Arial"/>
        </w:rPr>
        <w:t>49</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_Toc6675 </w:instrText>
      </w:r>
      <w:r>
        <w:rPr>
          <w:rFonts w:ascii="Arial" w:hAnsi="Arial" w:cs="Arial"/>
        </w:rPr>
        <w:fldChar w:fldCharType="separate"/>
      </w:r>
      <w:r>
        <w:rPr>
          <w:rFonts w:hint="default" w:ascii="Arial" w:hAnsi="Arial" w:cs="Arial"/>
        </w:rPr>
        <w:t>图</w:t>
      </w:r>
      <w:r>
        <w:rPr>
          <w:rFonts w:ascii="Arial" w:hAnsi="Arial" w:cs="Arial"/>
        </w:rPr>
        <w:t xml:space="preserve">4.1 </w:t>
      </w:r>
      <w:r>
        <w:rPr>
          <w:rFonts w:hint="default" w:ascii="Arial" w:hAnsi="Arial" w:cs="Arial"/>
        </w:rPr>
        <w:t>命名实体识别标注数据示例</w:t>
      </w:r>
      <w:r>
        <w:rPr>
          <w:rFonts w:ascii="Arial" w:hAnsi="Arial" w:cs="Arial"/>
        </w:rPr>
        <w:tab/>
      </w:r>
      <w:r>
        <w:rPr>
          <w:rFonts w:ascii="Arial" w:hAnsi="Arial" w:cs="Arial"/>
        </w:rPr>
        <w:fldChar w:fldCharType="begin"/>
      </w:r>
      <w:r>
        <w:rPr>
          <w:rFonts w:ascii="Arial" w:hAnsi="Arial" w:cs="Arial"/>
        </w:rPr>
        <w:instrText xml:space="preserve"> PAGEREF _Toc6675 </w:instrText>
      </w:r>
      <w:r>
        <w:rPr>
          <w:rFonts w:ascii="Arial" w:hAnsi="Arial" w:cs="Arial"/>
        </w:rPr>
        <w:fldChar w:fldCharType="separate"/>
      </w:r>
      <w:r>
        <w:rPr>
          <w:rFonts w:ascii="Arial" w:hAnsi="Arial" w:cs="Arial"/>
        </w:rPr>
        <w:t>51</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_Toc25971 </w:instrText>
      </w:r>
      <w:r>
        <w:rPr>
          <w:rFonts w:ascii="Arial" w:hAnsi="Arial" w:cs="Arial"/>
        </w:rPr>
        <w:fldChar w:fldCharType="separate"/>
      </w:r>
      <w:r>
        <w:rPr>
          <w:rFonts w:hint="default" w:ascii="Arial" w:hAnsi="Arial" w:cs="Arial"/>
        </w:rPr>
        <w:t>图</w:t>
      </w:r>
      <w:r>
        <w:rPr>
          <w:rFonts w:ascii="Arial" w:hAnsi="Arial" w:cs="Arial"/>
        </w:rPr>
        <w:t xml:space="preserve">4.2 </w:t>
      </w:r>
      <w:r>
        <w:rPr>
          <w:rFonts w:hint="default" w:ascii="Arial" w:hAnsi="Arial" w:cs="Arial"/>
        </w:rPr>
        <w:t>关系抽取标注数据示例</w:t>
      </w:r>
      <w:r>
        <w:rPr>
          <w:rFonts w:ascii="Arial" w:hAnsi="Arial" w:cs="Arial"/>
        </w:rPr>
        <w:tab/>
      </w:r>
      <w:r>
        <w:rPr>
          <w:rFonts w:ascii="Arial" w:hAnsi="Arial" w:cs="Arial"/>
        </w:rPr>
        <w:fldChar w:fldCharType="begin"/>
      </w:r>
      <w:r>
        <w:rPr>
          <w:rFonts w:ascii="Arial" w:hAnsi="Arial" w:cs="Arial"/>
        </w:rPr>
        <w:instrText xml:space="preserve"> PAGEREF _Toc25971 </w:instrText>
      </w:r>
      <w:r>
        <w:rPr>
          <w:rFonts w:ascii="Arial" w:hAnsi="Arial" w:cs="Arial"/>
        </w:rPr>
        <w:fldChar w:fldCharType="separate"/>
      </w:r>
      <w:r>
        <w:rPr>
          <w:rFonts w:ascii="Arial" w:hAnsi="Arial" w:cs="Arial"/>
        </w:rPr>
        <w:t>52</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_Toc20893 </w:instrText>
      </w:r>
      <w:r>
        <w:rPr>
          <w:rFonts w:ascii="Arial" w:hAnsi="Arial" w:cs="Arial"/>
        </w:rPr>
        <w:fldChar w:fldCharType="separate"/>
      </w:r>
      <w:r>
        <w:rPr>
          <w:rFonts w:hint="default" w:ascii="Arial" w:hAnsi="Arial" w:cs="Arial"/>
        </w:rPr>
        <w:t>图</w:t>
      </w:r>
      <w:r>
        <w:rPr>
          <w:rFonts w:ascii="Arial" w:hAnsi="Arial" w:cs="Arial"/>
        </w:rPr>
        <w:t xml:space="preserve">4.3 </w:t>
      </w:r>
      <w:r>
        <w:rPr>
          <w:rFonts w:hint="default" w:ascii="Arial" w:hAnsi="Arial" w:cs="Arial"/>
        </w:rPr>
        <w:t>中文繁简体转换命令</w:t>
      </w:r>
      <w:r>
        <w:rPr>
          <w:rFonts w:ascii="Arial" w:hAnsi="Arial" w:cs="Arial"/>
        </w:rPr>
        <w:tab/>
      </w:r>
      <w:r>
        <w:rPr>
          <w:rFonts w:ascii="Arial" w:hAnsi="Arial" w:cs="Arial"/>
        </w:rPr>
        <w:fldChar w:fldCharType="begin"/>
      </w:r>
      <w:r>
        <w:rPr>
          <w:rFonts w:ascii="Arial" w:hAnsi="Arial" w:cs="Arial"/>
        </w:rPr>
        <w:instrText xml:space="preserve"> PAGEREF _Toc20893 </w:instrText>
      </w:r>
      <w:r>
        <w:rPr>
          <w:rFonts w:ascii="Arial" w:hAnsi="Arial" w:cs="Arial"/>
        </w:rPr>
        <w:fldChar w:fldCharType="separate"/>
      </w:r>
      <w:r>
        <w:rPr>
          <w:rFonts w:ascii="Arial" w:hAnsi="Arial" w:cs="Arial"/>
        </w:rPr>
        <w:t>53</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_Toc21681 </w:instrText>
      </w:r>
      <w:r>
        <w:rPr>
          <w:rFonts w:ascii="Arial" w:hAnsi="Arial" w:cs="Arial"/>
        </w:rPr>
        <w:fldChar w:fldCharType="separate"/>
      </w:r>
      <w:r>
        <w:rPr>
          <w:rFonts w:hint="default" w:ascii="Arial" w:hAnsi="Arial" w:cs="Arial"/>
        </w:rPr>
        <w:t>图</w:t>
      </w:r>
      <w:r>
        <w:rPr>
          <w:rFonts w:ascii="Arial" w:hAnsi="Arial" w:cs="Arial"/>
        </w:rPr>
        <w:t>4.4 BatchManager</w:t>
      </w:r>
      <w:r>
        <w:rPr>
          <w:rFonts w:hint="default" w:ascii="Arial" w:hAnsi="Arial" w:cs="Arial"/>
        </w:rPr>
        <w:t>类实现</w:t>
      </w:r>
      <w:r>
        <w:rPr>
          <w:rFonts w:ascii="Arial" w:hAnsi="Arial" w:cs="Arial"/>
        </w:rPr>
        <w:tab/>
      </w:r>
      <w:r>
        <w:rPr>
          <w:rFonts w:ascii="Arial" w:hAnsi="Arial" w:cs="Arial"/>
        </w:rPr>
        <w:fldChar w:fldCharType="begin"/>
      </w:r>
      <w:r>
        <w:rPr>
          <w:rFonts w:ascii="Arial" w:hAnsi="Arial" w:cs="Arial"/>
        </w:rPr>
        <w:instrText xml:space="preserve"> PAGEREF _Toc21681 </w:instrText>
      </w:r>
      <w:r>
        <w:rPr>
          <w:rFonts w:ascii="Arial" w:hAnsi="Arial" w:cs="Arial"/>
        </w:rPr>
        <w:fldChar w:fldCharType="separate"/>
      </w:r>
      <w:r>
        <w:rPr>
          <w:rFonts w:ascii="Arial" w:hAnsi="Arial" w:cs="Arial"/>
        </w:rPr>
        <w:t>54</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_Toc7533 </w:instrText>
      </w:r>
      <w:r>
        <w:rPr>
          <w:rFonts w:ascii="Arial" w:hAnsi="Arial" w:cs="Arial"/>
        </w:rPr>
        <w:fldChar w:fldCharType="separate"/>
      </w:r>
      <w:r>
        <w:rPr>
          <w:rFonts w:hint="default" w:ascii="Arial" w:hAnsi="Arial" w:cs="Arial"/>
        </w:rPr>
        <w:t>图</w:t>
      </w:r>
      <w:r>
        <w:rPr>
          <w:rFonts w:ascii="Arial" w:hAnsi="Arial" w:cs="Arial"/>
        </w:rPr>
        <w:t>4.5 word2vec</w:t>
      </w:r>
      <w:r>
        <w:rPr>
          <w:rFonts w:hint="default" w:ascii="Arial" w:hAnsi="Arial" w:cs="Arial"/>
        </w:rPr>
        <w:t>词向量实现</w:t>
      </w:r>
      <w:r>
        <w:rPr>
          <w:rFonts w:ascii="Arial" w:hAnsi="Arial" w:cs="Arial"/>
        </w:rPr>
        <w:tab/>
      </w:r>
      <w:r>
        <w:rPr>
          <w:rFonts w:ascii="Arial" w:hAnsi="Arial" w:cs="Arial"/>
        </w:rPr>
        <w:fldChar w:fldCharType="begin"/>
      </w:r>
      <w:r>
        <w:rPr>
          <w:rFonts w:ascii="Arial" w:hAnsi="Arial" w:cs="Arial"/>
        </w:rPr>
        <w:instrText xml:space="preserve"> PAGEREF _Toc7533 </w:instrText>
      </w:r>
      <w:r>
        <w:rPr>
          <w:rFonts w:ascii="Arial" w:hAnsi="Arial" w:cs="Arial"/>
        </w:rPr>
        <w:fldChar w:fldCharType="separate"/>
      </w:r>
      <w:r>
        <w:rPr>
          <w:rFonts w:ascii="Arial" w:hAnsi="Arial" w:cs="Arial"/>
        </w:rPr>
        <w:t>54</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_Toc4927 </w:instrText>
      </w:r>
      <w:r>
        <w:rPr>
          <w:rFonts w:ascii="Arial" w:hAnsi="Arial" w:cs="Arial"/>
        </w:rPr>
        <w:fldChar w:fldCharType="separate"/>
      </w:r>
      <w:r>
        <w:rPr>
          <w:rFonts w:hint="default" w:ascii="Arial" w:hAnsi="Arial" w:cs="Arial"/>
        </w:rPr>
        <w:t>图</w:t>
      </w:r>
      <w:r>
        <w:rPr>
          <w:rFonts w:ascii="Arial" w:hAnsi="Arial" w:cs="Arial"/>
        </w:rPr>
        <w:t xml:space="preserve">4.6 </w:t>
      </w:r>
      <w:r>
        <w:rPr>
          <w:rFonts w:hint="default" w:ascii="Arial" w:hAnsi="Arial" w:cs="Arial"/>
        </w:rPr>
        <w:t>词表和标签列表的存储实现</w:t>
      </w:r>
      <w:r>
        <w:rPr>
          <w:rFonts w:ascii="Arial" w:hAnsi="Arial" w:cs="Arial"/>
        </w:rPr>
        <w:tab/>
      </w:r>
      <w:r>
        <w:rPr>
          <w:rFonts w:ascii="Arial" w:hAnsi="Arial" w:cs="Arial"/>
        </w:rPr>
        <w:fldChar w:fldCharType="begin"/>
      </w:r>
      <w:r>
        <w:rPr>
          <w:rFonts w:ascii="Arial" w:hAnsi="Arial" w:cs="Arial"/>
        </w:rPr>
        <w:instrText xml:space="preserve"> PAGEREF _Toc4927 </w:instrText>
      </w:r>
      <w:r>
        <w:rPr>
          <w:rFonts w:ascii="Arial" w:hAnsi="Arial" w:cs="Arial"/>
        </w:rPr>
        <w:fldChar w:fldCharType="separate"/>
      </w:r>
      <w:r>
        <w:rPr>
          <w:rFonts w:ascii="Arial" w:hAnsi="Arial" w:cs="Arial"/>
        </w:rPr>
        <w:t>56</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_Toc12263 </w:instrText>
      </w:r>
      <w:r>
        <w:rPr>
          <w:rFonts w:ascii="Arial" w:hAnsi="Arial" w:cs="Arial"/>
        </w:rPr>
        <w:fldChar w:fldCharType="separate"/>
      </w:r>
      <w:r>
        <w:rPr>
          <w:rFonts w:hint="default" w:ascii="Arial" w:hAnsi="Arial" w:cs="Arial"/>
        </w:rPr>
        <w:t>图</w:t>
      </w:r>
      <w:r>
        <w:rPr>
          <w:rFonts w:ascii="Arial" w:hAnsi="Arial" w:cs="Arial"/>
        </w:rPr>
        <w:t xml:space="preserve">4.7 </w:t>
      </w:r>
      <w:r>
        <w:rPr>
          <w:rFonts w:hint="default" w:ascii="Arial" w:hAnsi="Arial" w:cs="Arial"/>
        </w:rPr>
        <w:t>基于</w:t>
      </w:r>
      <w:r>
        <w:rPr>
          <w:rFonts w:ascii="Arial" w:hAnsi="Arial" w:cs="Arial"/>
        </w:rPr>
        <w:t>word2vec</w:t>
      </w:r>
      <w:r>
        <w:rPr>
          <w:rFonts w:hint="default" w:ascii="Arial" w:hAnsi="Arial" w:cs="Arial"/>
        </w:rPr>
        <w:t>的命名实体识别模型训练代码</w:t>
      </w:r>
      <w:r>
        <w:rPr>
          <w:rFonts w:ascii="Arial" w:hAnsi="Arial" w:cs="Arial"/>
        </w:rPr>
        <w:tab/>
      </w:r>
      <w:r>
        <w:rPr>
          <w:rFonts w:ascii="Arial" w:hAnsi="Arial" w:cs="Arial"/>
        </w:rPr>
        <w:fldChar w:fldCharType="begin"/>
      </w:r>
      <w:r>
        <w:rPr>
          <w:rFonts w:ascii="Arial" w:hAnsi="Arial" w:cs="Arial"/>
        </w:rPr>
        <w:instrText xml:space="preserve"> PAGEREF _Toc12263 </w:instrText>
      </w:r>
      <w:r>
        <w:rPr>
          <w:rFonts w:ascii="Arial" w:hAnsi="Arial" w:cs="Arial"/>
        </w:rPr>
        <w:fldChar w:fldCharType="separate"/>
      </w:r>
      <w:r>
        <w:rPr>
          <w:rFonts w:ascii="Arial" w:hAnsi="Arial" w:cs="Arial"/>
        </w:rPr>
        <w:t>56</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_Toc21764 </w:instrText>
      </w:r>
      <w:r>
        <w:rPr>
          <w:rFonts w:ascii="Arial" w:hAnsi="Arial" w:cs="Arial"/>
        </w:rPr>
        <w:fldChar w:fldCharType="separate"/>
      </w:r>
      <w:r>
        <w:rPr>
          <w:rFonts w:hint="default" w:ascii="Arial" w:hAnsi="Arial" w:cs="Arial"/>
        </w:rPr>
        <w:t>图</w:t>
      </w:r>
      <w:r>
        <w:rPr>
          <w:rFonts w:ascii="Arial" w:hAnsi="Arial" w:cs="Arial"/>
        </w:rPr>
        <w:t xml:space="preserve">4.8 </w:t>
      </w:r>
      <w:r>
        <w:rPr>
          <w:rFonts w:hint="default" w:ascii="Arial" w:hAnsi="Arial" w:cs="Arial"/>
        </w:rPr>
        <w:t>基于</w:t>
      </w:r>
      <w:r>
        <w:rPr>
          <w:rFonts w:ascii="Arial" w:hAnsi="Arial" w:cs="Arial"/>
        </w:rPr>
        <w:t>word2vec</w:t>
      </w:r>
      <w:r>
        <w:rPr>
          <w:rFonts w:hint="default" w:ascii="Arial" w:hAnsi="Arial" w:cs="Arial"/>
        </w:rPr>
        <w:t>的命名实体识别模型结构实现</w:t>
      </w:r>
      <w:r>
        <w:rPr>
          <w:rFonts w:ascii="Arial" w:hAnsi="Arial" w:cs="Arial"/>
        </w:rPr>
        <w:tab/>
      </w:r>
      <w:r>
        <w:rPr>
          <w:rFonts w:ascii="Arial" w:hAnsi="Arial" w:cs="Arial"/>
        </w:rPr>
        <w:fldChar w:fldCharType="begin"/>
      </w:r>
      <w:r>
        <w:rPr>
          <w:rFonts w:ascii="Arial" w:hAnsi="Arial" w:cs="Arial"/>
        </w:rPr>
        <w:instrText xml:space="preserve"> PAGEREF _Toc21764 </w:instrText>
      </w:r>
      <w:r>
        <w:rPr>
          <w:rFonts w:ascii="Arial" w:hAnsi="Arial" w:cs="Arial"/>
        </w:rPr>
        <w:fldChar w:fldCharType="separate"/>
      </w:r>
      <w:r>
        <w:rPr>
          <w:rFonts w:ascii="Arial" w:hAnsi="Arial" w:cs="Arial"/>
        </w:rPr>
        <w:t>57</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_Toc21535 </w:instrText>
      </w:r>
      <w:r>
        <w:rPr>
          <w:rFonts w:ascii="Arial" w:hAnsi="Arial" w:cs="Arial"/>
        </w:rPr>
        <w:fldChar w:fldCharType="separate"/>
      </w:r>
      <w:r>
        <w:rPr>
          <w:rFonts w:hint="default" w:ascii="Arial" w:hAnsi="Arial" w:cs="Arial"/>
        </w:rPr>
        <w:t>图</w:t>
      </w:r>
      <w:r>
        <w:rPr>
          <w:rFonts w:ascii="Arial" w:hAnsi="Arial" w:cs="Arial"/>
        </w:rPr>
        <w:t xml:space="preserve">4.9 </w:t>
      </w:r>
      <w:r>
        <w:rPr>
          <w:rFonts w:hint="default" w:ascii="Arial" w:hAnsi="Arial" w:cs="Arial"/>
        </w:rPr>
        <w:t>自定义处理器</w:t>
      </w:r>
      <w:r>
        <w:rPr>
          <w:rFonts w:ascii="Arial" w:hAnsi="Arial" w:cs="Arial"/>
        </w:rPr>
        <w:t>NerProcessor</w:t>
      </w:r>
      <w:r>
        <w:rPr>
          <w:rFonts w:hint="default" w:ascii="Arial" w:hAnsi="Arial" w:cs="Arial"/>
        </w:rPr>
        <w:t>的实现</w:t>
      </w:r>
      <w:r>
        <w:rPr>
          <w:rFonts w:ascii="Arial" w:hAnsi="Arial" w:cs="Arial"/>
        </w:rPr>
        <w:tab/>
      </w:r>
      <w:r>
        <w:rPr>
          <w:rFonts w:ascii="Arial" w:hAnsi="Arial" w:cs="Arial"/>
        </w:rPr>
        <w:fldChar w:fldCharType="begin"/>
      </w:r>
      <w:r>
        <w:rPr>
          <w:rFonts w:ascii="Arial" w:hAnsi="Arial" w:cs="Arial"/>
        </w:rPr>
        <w:instrText xml:space="preserve"> PAGEREF _Toc21535 </w:instrText>
      </w:r>
      <w:r>
        <w:rPr>
          <w:rFonts w:ascii="Arial" w:hAnsi="Arial" w:cs="Arial"/>
        </w:rPr>
        <w:fldChar w:fldCharType="separate"/>
      </w:r>
      <w:r>
        <w:rPr>
          <w:rFonts w:ascii="Arial" w:hAnsi="Arial" w:cs="Arial"/>
        </w:rPr>
        <w:t>59</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_Toc11365 </w:instrText>
      </w:r>
      <w:r>
        <w:rPr>
          <w:rFonts w:ascii="Arial" w:hAnsi="Arial" w:cs="Arial"/>
        </w:rPr>
        <w:fldChar w:fldCharType="separate"/>
      </w:r>
      <w:r>
        <w:rPr>
          <w:rFonts w:hint="default" w:ascii="Arial" w:hAnsi="Arial" w:cs="Arial"/>
        </w:rPr>
        <w:t>图</w:t>
      </w:r>
      <w:r>
        <w:rPr>
          <w:rFonts w:ascii="Arial" w:hAnsi="Arial" w:cs="Arial"/>
        </w:rPr>
        <w:t>4.10 BERT</w:t>
      </w:r>
      <w:r>
        <w:rPr>
          <w:rFonts w:hint="default" w:ascii="Arial" w:hAnsi="Arial" w:cs="Arial"/>
        </w:rPr>
        <w:t>模型加载和输入文本表征获取的实现</w:t>
      </w:r>
      <w:r>
        <w:rPr>
          <w:rFonts w:ascii="Arial" w:hAnsi="Arial" w:cs="Arial"/>
        </w:rPr>
        <w:tab/>
      </w:r>
      <w:r>
        <w:rPr>
          <w:rFonts w:ascii="Arial" w:hAnsi="Arial" w:cs="Arial"/>
        </w:rPr>
        <w:fldChar w:fldCharType="begin"/>
      </w:r>
      <w:r>
        <w:rPr>
          <w:rFonts w:ascii="Arial" w:hAnsi="Arial" w:cs="Arial"/>
        </w:rPr>
        <w:instrText xml:space="preserve"> PAGEREF _Toc11365 </w:instrText>
      </w:r>
      <w:r>
        <w:rPr>
          <w:rFonts w:ascii="Arial" w:hAnsi="Arial" w:cs="Arial"/>
        </w:rPr>
        <w:fldChar w:fldCharType="separate"/>
      </w:r>
      <w:r>
        <w:rPr>
          <w:rFonts w:ascii="Arial" w:hAnsi="Arial" w:cs="Arial"/>
        </w:rPr>
        <w:t>59</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 </w:instrText>
      </w:r>
      <w:r>
        <w:rPr>
          <w:rFonts w:ascii="Arial" w:hAnsi="Arial" w:cs="Arial"/>
        </w:rPr>
        <w:fldChar w:fldCharType="separate"/>
      </w:r>
      <w:r>
        <w:rPr>
          <w:rFonts w:hint="default" w:ascii="Arial" w:hAnsi="Arial" w:cs="Arial"/>
        </w:rPr>
        <w:t>图</w:t>
      </w:r>
      <w:r>
        <w:rPr>
          <w:rFonts w:ascii="Arial" w:hAnsi="Arial" w:cs="Arial"/>
        </w:rPr>
        <w:t xml:space="preserve">4.11 </w:t>
      </w:r>
      <w:r>
        <w:rPr>
          <w:rFonts w:hint="default" w:ascii="Arial" w:hAnsi="Arial" w:cs="Arial"/>
        </w:rPr>
        <w:t>关系抽取模型训练流程代码</w:t>
      </w:r>
      <w:r>
        <w:rPr>
          <w:rFonts w:ascii="Arial" w:hAnsi="Arial" w:cs="Arial"/>
        </w:rPr>
        <w:tab/>
      </w:r>
      <w:r>
        <w:rPr>
          <w:rFonts w:ascii="Arial" w:hAnsi="Arial" w:cs="Arial"/>
        </w:rPr>
        <w:fldChar w:fldCharType="begin"/>
      </w:r>
      <w:r>
        <w:rPr>
          <w:rFonts w:ascii="Arial" w:hAnsi="Arial" w:cs="Arial"/>
        </w:rPr>
        <w:instrText xml:space="preserve"> PAGEREF _Toc2 </w:instrText>
      </w:r>
      <w:r>
        <w:rPr>
          <w:rFonts w:ascii="Arial" w:hAnsi="Arial" w:cs="Arial"/>
        </w:rPr>
        <w:fldChar w:fldCharType="separate"/>
      </w:r>
      <w:r>
        <w:rPr>
          <w:rFonts w:ascii="Arial" w:hAnsi="Arial" w:cs="Arial"/>
        </w:rPr>
        <w:t>61</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_Toc6222 </w:instrText>
      </w:r>
      <w:r>
        <w:rPr>
          <w:rFonts w:ascii="Arial" w:hAnsi="Arial" w:cs="Arial"/>
        </w:rPr>
        <w:fldChar w:fldCharType="separate"/>
      </w:r>
      <w:r>
        <w:rPr>
          <w:rFonts w:hint="default" w:ascii="Arial" w:hAnsi="Arial" w:cs="Arial"/>
        </w:rPr>
        <w:t>图</w:t>
      </w:r>
      <w:r>
        <w:rPr>
          <w:rFonts w:ascii="Arial" w:hAnsi="Arial" w:cs="Arial"/>
        </w:rPr>
        <w:t>4.12 ResCNN</w:t>
      </w:r>
      <w:r>
        <w:rPr>
          <w:rFonts w:hint="default" w:ascii="Arial" w:hAnsi="Arial" w:cs="Arial"/>
        </w:rPr>
        <w:t>网络层的实现</w:t>
      </w:r>
      <w:r>
        <w:rPr>
          <w:rFonts w:ascii="Arial" w:hAnsi="Arial" w:cs="Arial"/>
        </w:rPr>
        <w:tab/>
      </w:r>
      <w:r>
        <w:rPr>
          <w:rFonts w:ascii="Arial" w:hAnsi="Arial" w:cs="Arial"/>
        </w:rPr>
        <w:fldChar w:fldCharType="begin"/>
      </w:r>
      <w:r>
        <w:rPr>
          <w:rFonts w:ascii="Arial" w:hAnsi="Arial" w:cs="Arial"/>
        </w:rPr>
        <w:instrText xml:space="preserve"> PAGEREF _Toc6222 </w:instrText>
      </w:r>
      <w:r>
        <w:rPr>
          <w:rFonts w:ascii="Arial" w:hAnsi="Arial" w:cs="Arial"/>
        </w:rPr>
        <w:fldChar w:fldCharType="separate"/>
      </w:r>
      <w:r>
        <w:rPr>
          <w:rFonts w:ascii="Arial" w:hAnsi="Arial" w:cs="Arial"/>
        </w:rPr>
        <w:t>62</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_Toc23732 </w:instrText>
      </w:r>
      <w:r>
        <w:rPr>
          <w:rFonts w:ascii="Arial" w:hAnsi="Arial" w:cs="Arial"/>
        </w:rPr>
        <w:fldChar w:fldCharType="separate"/>
      </w:r>
      <w:r>
        <w:rPr>
          <w:rFonts w:hint="default" w:ascii="Arial" w:hAnsi="Arial" w:cs="Arial"/>
        </w:rPr>
        <w:t>图</w:t>
      </w:r>
      <w:r>
        <w:rPr>
          <w:rFonts w:ascii="Arial" w:hAnsi="Arial" w:cs="Arial"/>
        </w:rPr>
        <w:t xml:space="preserve">4.13 </w:t>
      </w:r>
      <w:r>
        <w:rPr>
          <w:rFonts w:hint="default" w:ascii="Arial" w:hAnsi="Arial" w:cs="Arial"/>
        </w:rPr>
        <w:t>关系抽取模型分类器的实现</w:t>
      </w:r>
      <w:r>
        <w:rPr>
          <w:rFonts w:ascii="Arial" w:hAnsi="Arial" w:cs="Arial"/>
        </w:rPr>
        <w:tab/>
      </w:r>
      <w:r>
        <w:rPr>
          <w:rFonts w:ascii="Arial" w:hAnsi="Arial" w:cs="Arial"/>
        </w:rPr>
        <w:fldChar w:fldCharType="begin"/>
      </w:r>
      <w:r>
        <w:rPr>
          <w:rFonts w:ascii="Arial" w:hAnsi="Arial" w:cs="Arial"/>
        </w:rPr>
        <w:instrText xml:space="preserve"> PAGEREF _Toc23732 </w:instrText>
      </w:r>
      <w:r>
        <w:rPr>
          <w:rFonts w:ascii="Arial" w:hAnsi="Arial" w:cs="Arial"/>
        </w:rPr>
        <w:fldChar w:fldCharType="separate"/>
      </w:r>
      <w:r>
        <w:rPr>
          <w:rFonts w:ascii="Arial" w:hAnsi="Arial" w:cs="Arial"/>
        </w:rPr>
        <w:t>63</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_Toc21394 </w:instrText>
      </w:r>
      <w:r>
        <w:rPr>
          <w:rFonts w:ascii="Arial" w:hAnsi="Arial" w:cs="Arial"/>
        </w:rPr>
        <w:fldChar w:fldCharType="separate"/>
      </w:r>
      <w:r>
        <w:rPr>
          <w:rFonts w:hint="default" w:ascii="Arial" w:hAnsi="Arial" w:cs="Arial"/>
        </w:rPr>
        <w:t>图</w:t>
      </w:r>
      <w:r>
        <w:rPr>
          <w:rFonts w:ascii="Arial" w:hAnsi="Arial" w:cs="Arial"/>
        </w:rPr>
        <w:t>4.14 ckpt</w:t>
      </w:r>
      <w:r>
        <w:rPr>
          <w:rFonts w:hint="default" w:ascii="Arial" w:hAnsi="Arial" w:cs="Arial"/>
        </w:rPr>
        <w:t>格式转</w:t>
      </w:r>
      <w:r>
        <w:rPr>
          <w:rFonts w:ascii="Arial" w:hAnsi="Arial" w:cs="Arial"/>
        </w:rPr>
        <w:t>pb</w:t>
      </w:r>
      <w:r>
        <w:rPr>
          <w:rFonts w:hint="default" w:ascii="Arial" w:hAnsi="Arial" w:cs="Arial"/>
        </w:rPr>
        <w:t>格式的实现</w:t>
      </w:r>
      <w:r>
        <w:rPr>
          <w:rFonts w:ascii="Arial" w:hAnsi="Arial" w:cs="Arial"/>
        </w:rPr>
        <w:tab/>
      </w:r>
      <w:r>
        <w:rPr>
          <w:rFonts w:ascii="Arial" w:hAnsi="Arial" w:cs="Arial"/>
        </w:rPr>
        <w:fldChar w:fldCharType="begin"/>
      </w:r>
      <w:r>
        <w:rPr>
          <w:rFonts w:ascii="Arial" w:hAnsi="Arial" w:cs="Arial"/>
        </w:rPr>
        <w:instrText xml:space="preserve"> PAGEREF _Toc21394 </w:instrText>
      </w:r>
      <w:r>
        <w:rPr>
          <w:rFonts w:ascii="Arial" w:hAnsi="Arial" w:cs="Arial"/>
        </w:rPr>
        <w:fldChar w:fldCharType="separate"/>
      </w:r>
      <w:r>
        <w:rPr>
          <w:rFonts w:ascii="Arial" w:hAnsi="Arial" w:cs="Arial"/>
        </w:rPr>
        <w:t>64</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_Toc7924 </w:instrText>
      </w:r>
      <w:r>
        <w:rPr>
          <w:rFonts w:ascii="Arial" w:hAnsi="Arial" w:cs="Arial"/>
        </w:rPr>
        <w:fldChar w:fldCharType="separate"/>
      </w:r>
      <w:r>
        <w:rPr>
          <w:rFonts w:hint="default" w:ascii="Arial" w:hAnsi="Arial" w:cs="Arial"/>
        </w:rPr>
        <w:t>图</w:t>
      </w:r>
      <w:r>
        <w:rPr>
          <w:rFonts w:ascii="Arial" w:hAnsi="Arial" w:cs="Arial"/>
        </w:rPr>
        <w:t xml:space="preserve">4.15 </w:t>
      </w:r>
      <w:r>
        <w:rPr>
          <w:rFonts w:hint="default" w:ascii="Arial" w:hAnsi="Arial" w:cs="Arial"/>
        </w:rPr>
        <w:t>利用</w:t>
      </w:r>
      <w:r>
        <w:rPr>
          <w:rFonts w:ascii="Arial" w:hAnsi="Arial" w:cs="Arial"/>
        </w:rPr>
        <w:t>Dockerfile</w:t>
      </w:r>
      <w:r>
        <w:rPr>
          <w:rFonts w:hint="default" w:ascii="Arial" w:hAnsi="Arial" w:cs="Arial"/>
        </w:rPr>
        <w:t>构建镜像</w:t>
      </w:r>
      <w:r>
        <w:rPr>
          <w:rFonts w:ascii="Arial" w:hAnsi="Arial" w:cs="Arial"/>
        </w:rPr>
        <w:tab/>
      </w:r>
      <w:r>
        <w:rPr>
          <w:rFonts w:ascii="Arial" w:hAnsi="Arial" w:cs="Arial"/>
        </w:rPr>
        <w:fldChar w:fldCharType="begin"/>
      </w:r>
      <w:r>
        <w:rPr>
          <w:rFonts w:ascii="Arial" w:hAnsi="Arial" w:cs="Arial"/>
        </w:rPr>
        <w:instrText xml:space="preserve"> PAGEREF _Toc7924 </w:instrText>
      </w:r>
      <w:r>
        <w:rPr>
          <w:rFonts w:ascii="Arial" w:hAnsi="Arial" w:cs="Arial"/>
        </w:rPr>
        <w:fldChar w:fldCharType="separate"/>
      </w:r>
      <w:r>
        <w:rPr>
          <w:rFonts w:ascii="Arial" w:hAnsi="Arial" w:cs="Arial"/>
        </w:rPr>
        <w:t>64</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_Toc30795 </w:instrText>
      </w:r>
      <w:r>
        <w:rPr>
          <w:rFonts w:ascii="Arial" w:hAnsi="Arial" w:cs="Arial"/>
        </w:rPr>
        <w:fldChar w:fldCharType="separate"/>
      </w:r>
      <w:r>
        <w:rPr>
          <w:rFonts w:hint="default" w:ascii="Arial" w:hAnsi="Arial" w:cs="Arial"/>
        </w:rPr>
        <w:t>图</w:t>
      </w:r>
      <w:r>
        <w:rPr>
          <w:rFonts w:ascii="Arial" w:hAnsi="Arial" w:cs="Arial"/>
        </w:rPr>
        <w:t xml:space="preserve">4.16 </w:t>
      </w:r>
      <w:r>
        <w:rPr>
          <w:rFonts w:hint="default" w:ascii="Arial" w:hAnsi="Arial" w:cs="Arial"/>
        </w:rPr>
        <w:t>制作镜像和启动容器命令</w:t>
      </w:r>
      <w:r>
        <w:rPr>
          <w:rFonts w:ascii="Arial" w:hAnsi="Arial" w:cs="Arial"/>
        </w:rPr>
        <w:tab/>
      </w:r>
      <w:r>
        <w:rPr>
          <w:rFonts w:ascii="Arial" w:hAnsi="Arial" w:cs="Arial"/>
        </w:rPr>
        <w:fldChar w:fldCharType="begin"/>
      </w:r>
      <w:r>
        <w:rPr>
          <w:rFonts w:ascii="Arial" w:hAnsi="Arial" w:cs="Arial"/>
        </w:rPr>
        <w:instrText xml:space="preserve"> PAGEREF _Toc30795 </w:instrText>
      </w:r>
      <w:r>
        <w:rPr>
          <w:rFonts w:ascii="Arial" w:hAnsi="Arial" w:cs="Arial"/>
        </w:rPr>
        <w:fldChar w:fldCharType="separate"/>
      </w:r>
      <w:r>
        <w:rPr>
          <w:rFonts w:ascii="Arial" w:hAnsi="Arial" w:cs="Arial"/>
        </w:rPr>
        <w:t>65</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_Toc6018 </w:instrText>
      </w:r>
      <w:r>
        <w:rPr>
          <w:rFonts w:ascii="Arial" w:hAnsi="Arial" w:cs="Arial"/>
        </w:rPr>
        <w:fldChar w:fldCharType="separate"/>
      </w:r>
      <w:r>
        <w:rPr>
          <w:rFonts w:hint="default" w:ascii="Arial" w:hAnsi="Arial" w:cs="Arial"/>
        </w:rPr>
        <w:t>图</w:t>
      </w:r>
      <w:r>
        <w:rPr>
          <w:rFonts w:ascii="Arial" w:hAnsi="Arial" w:cs="Arial"/>
        </w:rPr>
        <w:t xml:space="preserve">4.17 </w:t>
      </w:r>
      <w:r>
        <w:rPr>
          <w:rFonts w:hint="default" w:ascii="Arial" w:hAnsi="Arial" w:cs="Arial"/>
        </w:rPr>
        <w:t>服务器</w:t>
      </w:r>
      <w:r>
        <w:rPr>
          <w:rFonts w:ascii="Arial" w:hAnsi="Arial" w:cs="Arial"/>
        </w:rPr>
        <w:t>pod</w:t>
      </w:r>
      <w:r>
        <w:rPr>
          <w:rFonts w:hint="default" w:ascii="Arial" w:hAnsi="Arial" w:cs="Arial"/>
        </w:rPr>
        <w:t>的</w:t>
      </w:r>
      <w:r>
        <w:rPr>
          <w:rFonts w:ascii="Arial" w:hAnsi="Arial" w:cs="Arial"/>
        </w:rPr>
        <w:t>yaml</w:t>
      </w:r>
      <w:r>
        <w:rPr>
          <w:rFonts w:hint="default" w:ascii="Arial" w:hAnsi="Arial" w:cs="Arial"/>
        </w:rPr>
        <w:t>文件部分内容</w:t>
      </w:r>
      <w:r>
        <w:rPr>
          <w:rFonts w:ascii="Arial" w:hAnsi="Arial" w:cs="Arial"/>
        </w:rPr>
        <w:tab/>
      </w:r>
      <w:r>
        <w:rPr>
          <w:rFonts w:ascii="Arial" w:hAnsi="Arial" w:cs="Arial"/>
        </w:rPr>
        <w:fldChar w:fldCharType="begin"/>
      </w:r>
      <w:r>
        <w:rPr>
          <w:rFonts w:ascii="Arial" w:hAnsi="Arial" w:cs="Arial"/>
        </w:rPr>
        <w:instrText xml:space="preserve"> PAGEREF _Toc6018 </w:instrText>
      </w:r>
      <w:r>
        <w:rPr>
          <w:rFonts w:ascii="Arial" w:hAnsi="Arial" w:cs="Arial"/>
        </w:rPr>
        <w:fldChar w:fldCharType="separate"/>
      </w:r>
      <w:r>
        <w:rPr>
          <w:rFonts w:ascii="Arial" w:hAnsi="Arial" w:cs="Arial"/>
        </w:rPr>
        <w:t>65</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_Toc24342 </w:instrText>
      </w:r>
      <w:r>
        <w:rPr>
          <w:rFonts w:ascii="Arial" w:hAnsi="Arial" w:cs="Arial"/>
        </w:rPr>
        <w:fldChar w:fldCharType="separate"/>
      </w:r>
      <w:r>
        <w:rPr>
          <w:rFonts w:hint="default" w:ascii="Arial" w:hAnsi="Arial" w:cs="Arial"/>
        </w:rPr>
        <w:t>图</w:t>
      </w:r>
      <w:r>
        <w:rPr>
          <w:rFonts w:ascii="Arial" w:hAnsi="Arial" w:cs="Arial"/>
        </w:rPr>
        <w:t xml:space="preserve">4.18 </w:t>
      </w:r>
      <w:r>
        <w:rPr>
          <w:rFonts w:hint="default" w:ascii="Arial" w:hAnsi="Arial" w:cs="Arial"/>
        </w:rPr>
        <w:t>查看</w:t>
      </w:r>
      <w:r>
        <w:rPr>
          <w:rFonts w:ascii="Arial" w:hAnsi="Arial" w:cs="Arial"/>
        </w:rPr>
        <w:t>pod</w:t>
      </w:r>
      <w:r>
        <w:rPr>
          <w:rFonts w:hint="default" w:ascii="Arial" w:hAnsi="Arial" w:cs="Arial"/>
        </w:rPr>
        <w:t>运行状态</w:t>
      </w:r>
      <w:r>
        <w:rPr>
          <w:rFonts w:ascii="Arial" w:hAnsi="Arial" w:cs="Arial"/>
        </w:rPr>
        <w:tab/>
      </w:r>
      <w:r>
        <w:rPr>
          <w:rFonts w:ascii="Arial" w:hAnsi="Arial" w:cs="Arial"/>
        </w:rPr>
        <w:fldChar w:fldCharType="begin"/>
      </w:r>
      <w:r>
        <w:rPr>
          <w:rFonts w:ascii="Arial" w:hAnsi="Arial" w:cs="Arial"/>
        </w:rPr>
        <w:instrText xml:space="preserve"> PAGEREF _Toc24342 </w:instrText>
      </w:r>
      <w:r>
        <w:rPr>
          <w:rFonts w:ascii="Arial" w:hAnsi="Arial" w:cs="Arial"/>
        </w:rPr>
        <w:fldChar w:fldCharType="separate"/>
      </w:r>
      <w:r>
        <w:rPr>
          <w:rFonts w:ascii="Arial" w:hAnsi="Arial" w:cs="Arial"/>
        </w:rPr>
        <w:t>66</w:t>
      </w:r>
      <w:r>
        <w:rPr>
          <w:rFonts w:ascii="Arial" w:hAnsi="Arial" w:cs="Arial"/>
        </w:rPr>
        <w:fldChar w:fldCharType="end"/>
      </w:r>
      <w:r>
        <w:rPr>
          <w:rFonts w:ascii="Arial" w:hAnsi="Arial" w:cs="Arial"/>
        </w:rPr>
        <w:fldChar w:fldCharType="end"/>
      </w:r>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_Toc25567 </w:instrText>
      </w:r>
      <w:r>
        <w:rPr>
          <w:rFonts w:ascii="Arial" w:hAnsi="Arial" w:cs="Arial"/>
        </w:rPr>
        <w:fldChar w:fldCharType="separate"/>
      </w:r>
      <w:r>
        <w:rPr>
          <w:rFonts w:hint="default" w:ascii="Arial" w:hAnsi="Arial" w:cs="Arial"/>
        </w:rPr>
        <w:t>图</w:t>
      </w:r>
      <w:r>
        <w:rPr>
          <w:rFonts w:ascii="Arial" w:hAnsi="Arial" w:cs="Arial"/>
        </w:rPr>
        <w:t xml:space="preserve">4.19 </w:t>
      </w:r>
      <w:r>
        <w:rPr>
          <w:rFonts w:hint="eastAsia"/>
        </w:rPr>
        <w:t>服务启动的状态（部分）</w:t>
      </w:r>
      <w:r>
        <w:rPr>
          <w:rFonts w:ascii="Arial" w:hAnsi="Arial" w:cs="Arial"/>
        </w:rPr>
        <w:tab/>
      </w:r>
      <w:r>
        <w:rPr>
          <w:rFonts w:ascii="Arial" w:hAnsi="Arial" w:cs="Arial"/>
        </w:rPr>
        <w:fldChar w:fldCharType="begin"/>
      </w:r>
      <w:r>
        <w:rPr>
          <w:rFonts w:ascii="Arial" w:hAnsi="Arial" w:cs="Arial"/>
        </w:rPr>
        <w:instrText xml:space="preserve"> PAGEREF _Toc25567 </w:instrText>
      </w:r>
      <w:r>
        <w:rPr>
          <w:rFonts w:ascii="Arial" w:hAnsi="Arial" w:cs="Arial"/>
        </w:rPr>
        <w:fldChar w:fldCharType="separate"/>
      </w:r>
      <w:r>
        <w:rPr>
          <w:rFonts w:ascii="Arial" w:hAnsi="Arial" w:cs="Arial"/>
        </w:rPr>
        <w:t>66</w:t>
      </w:r>
      <w:r>
        <w:rPr>
          <w:rFonts w:ascii="Arial" w:hAnsi="Arial" w:cs="Arial"/>
        </w:rPr>
        <w:fldChar w:fldCharType="end"/>
      </w:r>
      <w:r>
        <w:rPr>
          <w:rFonts w:ascii="Arial" w:hAnsi="Arial" w:cs="Arial"/>
        </w:rPr>
        <w:fldChar w:fldCharType="end"/>
      </w:r>
      <w:bookmarkStart w:id="532" w:name="_GoBack"/>
      <w:bookmarkEnd w:id="532"/>
    </w:p>
    <w:p>
      <w:pPr>
        <w:pStyle w:val="16"/>
        <w:tabs>
          <w:tab w:val="right" w:leader="dot" w:pos="8306"/>
        </w:tabs>
        <w:rPr>
          <w:rFonts w:ascii="Arial" w:hAnsi="Arial" w:cs="Arial"/>
        </w:rPr>
      </w:pPr>
      <w:r>
        <w:rPr>
          <w:rFonts w:ascii="Arial" w:hAnsi="Arial" w:cs="Arial"/>
        </w:rPr>
        <w:fldChar w:fldCharType="begin"/>
      </w:r>
      <w:r>
        <w:rPr>
          <w:rFonts w:ascii="Arial" w:hAnsi="Arial" w:cs="Arial"/>
        </w:rPr>
        <w:instrText xml:space="preserve"> HYPERLINK \l _Toc25567 </w:instrText>
      </w:r>
      <w:r>
        <w:rPr>
          <w:rFonts w:ascii="Arial" w:hAnsi="Arial" w:cs="Arial"/>
        </w:rPr>
        <w:fldChar w:fldCharType="separate"/>
      </w:r>
      <w:r>
        <w:rPr>
          <w:rFonts w:hint="default" w:ascii="Arial" w:hAnsi="Arial" w:cs="Arial"/>
        </w:rPr>
        <w:t>图</w:t>
      </w:r>
      <w:r>
        <w:rPr>
          <w:rFonts w:ascii="Arial" w:hAnsi="Arial" w:cs="Arial"/>
        </w:rPr>
        <w:t>4.</w:t>
      </w:r>
      <w:r>
        <w:rPr>
          <w:rFonts w:ascii="Arial" w:hAnsi="Arial" w:cs="Arial"/>
        </w:rPr>
        <w:t>20</w:t>
      </w:r>
      <w:r>
        <w:rPr>
          <w:rFonts w:ascii="Arial" w:hAnsi="Arial" w:cs="Arial"/>
        </w:rPr>
        <w:t xml:space="preserve"> </w:t>
      </w:r>
      <w:r>
        <w:rPr>
          <w:rFonts w:hint="default" w:ascii="Arial" w:hAnsi="Arial" w:cs="Arial"/>
        </w:rPr>
        <w:t>命名实体识别服务返回结果示例</w:t>
      </w:r>
      <w:r>
        <w:rPr>
          <w:rFonts w:ascii="Arial" w:hAnsi="Arial" w:cs="Arial"/>
        </w:rPr>
        <w:tab/>
      </w:r>
      <w:r>
        <w:rPr>
          <w:rFonts w:ascii="Arial" w:hAnsi="Arial" w:cs="Arial"/>
        </w:rPr>
        <w:fldChar w:fldCharType="begin"/>
      </w:r>
      <w:r>
        <w:rPr>
          <w:rFonts w:ascii="Arial" w:hAnsi="Arial" w:cs="Arial"/>
        </w:rPr>
        <w:instrText xml:space="preserve"> PAGEREF _Toc25567 </w:instrText>
      </w:r>
      <w:r>
        <w:rPr>
          <w:rFonts w:ascii="Arial" w:hAnsi="Arial" w:cs="Arial"/>
        </w:rPr>
        <w:fldChar w:fldCharType="separate"/>
      </w:r>
      <w:r>
        <w:rPr>
          <w:rFonts w:ascii="Arial" w:hAnsi="Arial" w:cs="Arial"/>
        </w:rPr>
        <w:t>66</w:t>
      </w:r>
      <w:r>
        <w:rPr>
          <w:rFonts w:ascii="Arial" w:hAnsi="Arial" w:cs="Arial"/>
        </w:rPr>
        <w:fldChar w:fldCharType="end"/>
      </w:r>
      <w:r>
        <w:rPr>
          <w:rFonts w:ascii="Arial" w:hAnsi="Arial" w:cs="Arial"/>
        </w:rPr>
        <w:fldChar w:fldCharType="end"/>
      </w:r>
    </w:p>
    <w:p>
      <w:pPr>
        <w:ind w:firstLine="420" w:firstLineChars="0"/>
        <w:rPr>
          <w:rFonts w:hint="eastAsia"/>
        </w:rPr>
      </w:pPr>
    </w:p>
    <w:p>
      <w:pPr>
        <w:ind w:firstLine="420" w:firstLineChars="0"/>
      </w:pPr>
    </w:p>
    <w:p>
      <w:pPr>
        <w:pStyle w:val="2"/>
        <w:spacing w:line="579" w:lineRule="auto"/>
        <w:jc w:val="center"/>
        <w:rPr>
          <w:rFonts w:ascii="Arial" w:hAnsi="Arial" w:cs="Arial"/>
        </w:rPr>
        <w:sectPr>
          <w:headerReference r:id="rId11" w:type="default"/>
          <w:footerReference r:id="rId12" w:type="default"/>
          <w:type w:val="continuous"/>
          <w:pgSz w:w="11906" w:h="16838"/>
          <w:pgMar w:top="1440" w:right="1800" w:bottom="1440" w:left="1800" w:header="851" w:footer="992" w:gutter="0"/>
          <w:pgNumType w:fmt="upperRoman"/>
          <w:cols w:space="720" w:num="1"/>
          <w:docGrid w:type="lines" w:linePitch="312" w:charSpace="0"/>
        </w:sectPr>
      </w:pPr>
      <w:r>
        <w:rPr>
          <w:rFonts w:ascii="Arial" w:hAnsi="Arial" w:cs="Arial"/>
        </w:rPr>
        <w:fldChar w:fldCharType="end"/>
      </w:r>
      <w:bookmarkStart w:id="120" w:name="_Toc28089_WPSOffice_Level1"/>
    </w:p>
    <w:p>
      <w:pPr>
        <w:pStyle w:val="2"/>
        <w:spacing w:line="579" w:lineRule="auto"/>
        <w:jc w:val="center"/>
        <w:rPr>
          <w:rStyle w:val="24"/>
          <w:sz w:val="44"/>
          <w:szCs w:val="44"/>
        </w:rPr>
      </w:pPr>
      <w:r>
        <w:rPr>
          <w:rFonts w:ascii="Arial" w:hAnsi="Arial" w:cs="Arial"/>
        </w:rPr>
        <w:br w:type="page"/>
      </w:r>
      <w:r>
        <w:rPr>
          <w:rFonts w:hint="eastAsia" w:ascii="黑体" w:hAnsi="黑体" w:eastAsia="黑体" w:cs="黑体"/>
        </w:rPr>
        <w:t>表目录</w:t>
      </w:r>
      <w:bookmarkEnd w:id="120"/>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TOC \t "表目录2" \h \c</w:instrText>
      </w:r>
      <w:r>
        <w:rPr>
          <w:rFonts w:ascii="Arial" w:hAnsi="Arial" w:cs="Arial"/>
          <w:sz w:val="21"/>
          <w:szCs w:val="21"/>
        </w:rPr>
        <w:fldChar w:fldCharType="separate"/>
      </w:r>
      <w:r>
        <w:rPr>
          <w:rFonts w:ascii="Arial" w:hAnsi="Arial" w:cs="Arial"/>
          <w:sz w:val="21"/>
          <w:szCs w:val="21"/>
        </w:rPr>
        <w:fldChar w:fldCharType="begin"/>
      </w:r>
      <w:r>
        <w:rPr>
          <w:rFonts w:ascii="Arial" w:hAnsi="Arial" w:cs="Arial"/>
          <w:sz w:val="21"/>
          <w:szCs w:val="21"/>
        </w:rPr>
        <w:instrText xml:space="preserve"> HYPERLINK \l _Toc24368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1.1 </w:t>
      </w:r>
      <w:r>
        <w:rPr>
          <w:rFonts w:hint="default" w:ascii="Arial" w:hAnsi="Arial" w:cs="Arial"/>
          <w:sz w:val="21"/>
          <w:szCs w:val="21"/>
        </w:rPr>
        <w:t>常用命名实体识别方法汇总</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_Toc24368 </w:instrText>
      </w:r>
      <w:r>
        <w:rPr>
          <w:rFonts w:ascii="Arial" w:hAnsi="Arial" w:cs="Arial"/>
          <w:sz w:val="21"/>
          <w:szCs w:val="21"/>
        </w:rPr>
        <w:fldChar w:fldCharType="separate"/>
      </w:r>
      <w:r>
        <w:rPr>
          <w:rFonts w:ascii="Arial" w:hAnsi="Arial" w:cs="Arial"/>
          <w:sz w:val="21"/>
          <w:szCs w:val="21"/>
        </w:rPr>
        <w:t>12</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_Toc4990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1.2 </w:t>
      </w:r>
      <w:r>
        <w:rPr>
          <w:rFonts w:hint="default" w:ascii="Arial" w:hAnsi="Arial" w:cs="Arial"/>
          <w:sz w:val="21"/>
          <w:szCs w:val="21"/>
        </w:rPr>
        <w:t>关系抽取方法汇总</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_Toc4990 </w:instrText>
      </w:r>
      <w:r>
        <w:rPr>
          <w:rFonts w:ascii="Arial" w:hAnsi="Arial" w:cs="Arial"/>
          <w:sz w:val="21"/>
          <w:szCs w:val="21"/>
        </w:rPr>
        <w:fldChar w:fldCharType="separate"/>
      </w:r>
      <w:r>
        <w:rPr>
          <w:rFonts w:ascii="Arial" w:hAnsi="Arial" w:cs="Arial"/>
          <w:sz w:val="21"/>
          <w:szCs w:val="21"/>
        </w:rPr>
        <w:t>14</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_Toc12365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3.1 </w:t>
      </w:r>
      <w:r>
        <w:rPr>
          <w:rFonts w:hint="default" w:ascii="Arial" w:hAnsi="Arial" w:cs="Arial"/>
          <w:sz w:val="21"/>
          <w:szCs w:val="21"/>
        </w:rPr>
        <w:t>数据预处理用例描述</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_Toc12365 </w:instrText>
      </w:r>
      <w:r>
        <w:rPr>
          <w:rFonts w:ascii="Arial" w:hAnsi="Arial" w:cs="Arial"/>
          <w:sz w:val="21"/>
          <w:szCs w:val="21"/>
        </w:rPr>
        <w:fldChar w:fldCharType="separate"/>
      </w:r>
      <w:r>
        <w:rPr>
          <w:rFonts w:ascii="Arial" w:hAnsi="Arial" w:cs="Arial"/>
          <w:sz w:val="21"/>
          <w:szCs w:val="21"/>
        </w:rPr>
        <w:t>29</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_Toc23334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3.2 </w:t>
      </w:r>
      <w:r>
        <w:rPr>
          <w:rFonts w:hint="default" w:ascii="Arial" w:hAnsi="Arial" w:cs="Arial"/>
          <w:sz w:val="21"/>
          <w:szCs w:val="21"/>
        </w:rPr>
        <w:t>模型训练用例描述</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_Toc23334 </w:instrText>
      </w:r>
      <w:r>
        <w:rPr>
          <w:rFonts w:ascii="Arial" w:hAnsi="Arial" w:cs="Arial"/>
          <w:sz w:val="21"/>
          <w:szCs w:val="21"/>
        </w:rPr>
        <w:fldChar w:fldCharType="separate"/>
      </w:r>
      <w:r>
        <w:rPr>
          <w:rFonts w:ascii="Arial" w:hAnsi="Arial" w:cs="Arial"/>
          <w:sz w:val="21"/>
          <w:szCs w:val="21"/>
        </w:rPr>
        <w:t>29</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_Toc2939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3.3 </w:t>
      </w:r>
      <w:r>
        <w:rPr>
          <w:rFonts w:hint="default" w:ascii="Arial" w:hAnsi="Arial" w:cs="Arial"/>
          <w:sz w:val="21"/>
          <w:szCs w:val="21"/>
        </w:rPr>
        <w:t>模型测试用例描述</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_Toc2939 </w:instrText>
      </w:r>
      <w:r>
        <w:rPr>
          <w:rFonts w:ascii="Arial" w:hAnsi="Arial" w:cs="Arial"/>
          <w:sz w:val="21"/>
          <w:szCs w:val="21"/>
        </w:rPr>
        <w:fldChar w:fldCharType="separate"/>
      </w:r>
      <w:r>
        <w:rPr>
          <w:rFonts w:ascii="Arial" w:hAnsi="Arial" w:cs="Arial"/>
          <w:sz w:val="21"/>
          <w:szCs w:val="21"/>
        </w:rPr>
        <w:t>30</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_Toc2509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3.4 </w:t>
      </w:r>
      <w:r>
        <w:rPr>
          <w:rFonts w:hint="default" w:ascii="Arial" w:hAnsi="Arial" w:cs="Arial"/>
          <w:sz w:val="21"/>
          <w:szCs w:val="21"/>
        </w:rPr>
        <w:t>模型选择用例描述</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_Toc2509 </w:instrText>
      </w:r>
      <w:r>
        <w:rPr>
          <w:rFonts w:ascii="Arial" w:hAnsi="Arial" w:cs="Arial"/>
          <w:sz w:val="21"/>
          <w:szCs w:val="21"/>
        </w:rPr>
        <w:fldChar w:fldCharType="separate"/>
      </w:r>
      <w:r>
        <w:rPr>
          <w:rFonts w:ascii="Arial" w:hAnsi="Arial" w:cs="Arial"/>
          <w:sz w:val="21"/>
          <w:szCs w:val="21"/>
        </w:rPr>
        <w:t>30</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_Toc15126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3.5 </w:t>
      </w:r>
      <w:r>
        <w:rPr>
          <w:rFonts w:hint="default" w:ascii="Arial" w:hAnsi="Arial" w:cs="Arial"/>
          <w:sz w:val="21"/>
          <w:szCs w:val="21"/>
        </w:rPr>
        <w:t>信息抽取服务用例描述</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_Toc15126 </w:instrText>
      </w:r>
      <w:r>
        <w:rPr>
          <w:rFonts w:ascii="Arial" w:hAnsi="Arial" w:cs="Arial"/>
          <w:sz w:val="21"/>
          <w:szCs w:val="21"/>
        </w:rPr>
        <w:fldChar w:fldCharType="separate"/>
      </w:r>
      <w:r>
        <w:rPr>
          <w:rFonts w:ascii="Arial" w:hAnsi="Arial" w:cs="Arial"/>
          <w:sz w:val="21"/>
          <w:szCs w:val="21"/>
        </w:rPr>
        <w:t>31</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_Toc21489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3.6 </w:t>
      </w:r>
      <w:r>
        <w:rPr>
          <w:rFonts w:hint="default" w:ascii="Arial" w:hAnsi="Arial" w:cs="Arial"/>
          <w:sz w:val="21"/>
          <w:szCs w:val="21"/>
        </w:rPr>
        <w:t>转移分数矩阵示例</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_Toc21489 </w:instrText>
      </w:r>
      <w:r>
        <w:rPr>
          <w:rFonts w:ascii="Arial" w:hAnsi="Arial" w:cs="Arial"/>
          <w:sz w:val="21"/>
          <w:szCs w:val="21"/>
        </w:rPr>
        <w:fldChar w:fldCharType="separate"/>
      </w:r>
      <w:r>
        <w:rPr>
          <w:rFonts w:ascii="Arial" w:hAnsi="Arial" w:cs="Arial"/>
          <w:sz w:val="21"/>
          <w:szCs w:val="21"/>
        </w:rPr>
        <w:t>44</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_Toc12012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4.1 </w:t>
      </w:r>
      <w:r>
        <w:rPr>
          <w:rFonts w:hint="default" w:ascii="Arial" w:hAnsi="Arial" w:cs="Arial"/>
          <w:sz w:val="21"/>
          <w:szCs w:val="21"/>
        </w:rPr>
        <w:t>关系标签列表</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_Toc12012 </w:instrText>
      </w:r>
      <w:r>
        <w:rPr>
          <w:rFonts w:ascii="Arial" w:hAnsi="Arial" w:cs="Arial"/>
          <w:sz w:val="21"/>
          <w:szCs w:val="21"/>
        </w:rPr>
        <w:fldChar w:fldCharType="separate"/>
      </w:r>
      <w:r>
        <w:rPr>
          <w:rFonts w:ascii="Arial" w:hAnsi="Arial" w:cs="Arial"/>
          <w:sz w:val="21"/>
          <w:szCs w:val="21"/>
        </w:rPr>
        <w:t>52</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_Toc27211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4.2 </w:t>
      </w:r>
      <w:r>
        <w:rPr>
          <w:rFonts w:hint="default" w:ascii="Arial" w:hAnsi="Arial" w:cs="Arial"/>
          <w:sz w:val="21"/>
          <w:szCs w:val="21"/>
        </w:rPr>
        <w:t>基于</w:t>
      </w:r>
      <w:r>
        <w:rPr>
          <w:rFonts w:ascii="Arial" w:hAnsi="Arial" w:cs="Arial"/>
          <w:sz w:val="21"/>
          <w:szCs w:val="21"/>
        </w:rPr>
        <w:t>word2vec</w:t>
      </w:r>
      <w:r>
        <w:rPr>
          <w:rFonts w:hint="default" w:ascii="Arial" w:hAnsi="Arial" w:cs="Arial"/>
          <w:sz w:val="21"/>
          <w:szCs w:val="21"/>
        </w:rPr>
        <w:t>的命名实体识别模型超参数列表</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_Toc27211 </w:instrText>
      </w:r>
      <w:r>
        <w:rPr>
          <w:rFonts w:ascii="Arial" w:hAnsi="Arial" w:cs="Arial"/>
          <w:sz w:val="21"/>
          <w:szCs w:val="21"/>
        </w:rPr>
        <w:fldChar w:fldCharType="separate"/>
      </w:r>
      <w:r>
        <w:rPr>
          <w:rFonts w:ascii="Arial" w:hAnsi="Arial" w:cs="Arial"/>
          <w:sz w:val="21"/>
          <w:szCs w:val="21"/>
        </w:rPr>
        <w:t>55</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_Toc23658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4.3 </w:t>
      </w:r>
      <w:r>
        <w:rPr>
          <w:rFonts w:hint="default" w:ascii="Arial" w:hAnsi="Arial" w:cs="Arial"/>
          <w:sz w:val="21"/>
          <w:szCs w:val="21"/>
        </w:rPr>
        <w:t>基于</w:t>
      </w:r>
      <w:r>
        <w:rPr>
          <w:rFonts w:ascii="Arial" w:hAnsi="Arial" w:cs="Arial"/>
          <w:sz w:val="21"/>
          <w:szCs w:val="21"/>
        </w:rPr>
        <w:t>BERT</w:t>
      </w:r>
      <w:r>
        <w:rPr>
          <w:rFonts w:hint="default" w:ascii="Arial" w:hAnsi="Arial" w:cs="Arial"/>
          <w:sz w:val="21"/>
          <w:szCs w:val="21"/>
        </w:rPr>
        <w:t>的命名实体识别模型超参数列表</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_Toc23658 </w:instrText>
      </w:r>
      <w:r>
        <w:rPr>
          <w:rFonts w:ascii="Arial" w:hAnsi="Arial" w:cs="Arial"/>
          <w:sz w:val="21"/>
          <w:szCs w:val="21"/>
        </w:rPr>
        <w:fldChar w:fldCharType="separate"/>
      </w:r>
      <w:r>
        <w:rPr>
          <w:rFonts w:ascii="Arial" w:hAnsi="Arial" w:cs="Arial"/>
          <w:sz w:val="21"/>
          <w:szCs w:val="21"/>
        </w:rPr>
        <w:t>58</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_Toc15811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4.4  </w:t>
      </w:r>
      <w:r>
        <w:rPr>
          <w:rFonts w:hint="default" w:ascii="Arial" w:hAnsi="Arial" w:cs="Arial"/>
          <w:sz w:val="21"/>
          <w:szCs w:val="21"/>
        </w:rPr>
        <w:t>关系抽取模型超参数列表</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_Toc15811 </w:instrText>
      </w:r>
      <w:r>
        <w:rPr>
          <w:rFonts w:ascii="Arial" w:hAnsi="Arial" w:cs="Arial"/>
          <w:sz w:val="21"/>
          <w:szCs w:val="21"/>
        </w:rPr>
        <w:fldChar w:fldCharType="separate"/>
      </w:r>
      <w:r>
        <w:rPr>
          <w:rFonts w:ascii="Arial" w:hAnsi="Arial" w:cs="Arial"/>
          <w:sz w:val="21"/>
          <w:szCs w:val="21"/>
        </w:rPr>
        <w:t>60</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_Toc17738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5.1 </w:t>
      </w:r>
      <w:r>
        <w:rPr>
          <w:rFonts w:hint="default" w:ascii="Arial" w:hAnsi="Arial" w:cs="Arial"/>
          <w:sz w:val="21"/>
          <w:szCs w:val="21"/>
        </w:rPr>
        <w:t>不同超参数下基于</w:t>
      </w:r>
      <w:r>
        <w:rPr>
          <w:rFonts w:ascii="Arial" w:hAnsi="Arial" w:cs="Arial"/>
          <w:sz w:val="21"/>
          <w:szCs w:val="21"/>
        </w:rPr>
        <w:t>w2v</w:t>
      </w:r>
      <w:r>
        <w:rPr>
          <w:rFonts w:hint="default" w:ascii="Arial" w:hAnsi="Arial" w:cs="Arial"/>
          <w:sz w:val="21"/>
          <w:szCs w:val="21"/>
        </w:rPr>
        <w:t>的命名实体识别模型测试结果</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_Toc17738 </w:instrText>
      </w:r>
      <w:r>
        <w:rPr>
          <w:rFonts w:ascii="Arial" w:hAnsi="Arial" w:cs="Arial"/>
          <w:sz w:val="21"/>
          <w:szCs w:val="21"/>
        </w:rPr>
        <w:fldChar w:fldCharType="separate"/>
      </w:r>
      <w:r>
        <w:rPr>
          <w:rFonts w:ascii="Arial" w:hAnsi="Arial" w:cs="Arial"/>
          <w:sz w:val="21"/>
          <w:szCs w:val="21"/>
        </w:rPr>
        <w:t>68</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_Toc29682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5.2 </w:t>
      </w:r>
      <w:r>
        <w:rPr>
          <w:rFonts w:hint="default" w:ascii="Arial" w:hAnsi="Arial" w:cs="Arial"/>
          <w:sz w:val="21"/>
          <w:szCs w:val="21"/>
        </w:rPr>
        <w:t>不同命名实体识别模型在相同输入下的性能对比</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_Toc29682 </w:instrText>
      </w:r>
      <w:r>
        <w:rPr>
          <w:rFonts w:ascii="Arial" w:hAnsi="Arial" w:cs="Arial"/>
          <w:sz w:val="21"/>
          <w:szCs w:val="21"/>
        </w:rPr>
        <w:fldChar w:fldCharType="separate"/>
      </w:r>
      <w:r>
        <w:rPr>
          <w:rFonts w:ascii="Arial" w:hAnsi="Arial" w:cs="Arial"/>
          <w:sz w:val="21"/>
          <w:szCs w:val="21"/>
        </w:rPr>
        <w:t>69</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_Toc116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5.3 </w:t>
      </w:r>
      <w:r>
        <w:rPr>
          <w:rFonts w:hint="default" w:ascii="Arial" w:hAnsi="Arial" w:cs="Arial"/>
          <w:sz w:val="21"/>
          <w:szCs w:val="21"/>
        </w:rPr>
        <w:t>两种命名实体识别模型在不同环境下预测速度对比</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_Toc116 </w:instrText>
      </w:r>
      <w:r>
        <w:rPr>
          <w:rFonts w:ascii="Arial" w:hAnsi="Arial" w:cs="Arial"/>
          <w:sz w:val="21"/>
          <w:szCs w:val="21"/>
        </w:rPr>
        <w:fldChar w:fldCharType="separate"/>
      </w:r>
      <w:r>
        <w:rPr>
          <w:rFonts w:ascii="Arial" w:hAnsi="Arial" w:cs="Arial"/>
          <w:sz w:val="21"/>
          <w:szCs w:val="21"/>
        </w:rPr>
        <w:t>70</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_Toc6380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5.4 </w:t>
      </w:r>
      <w:r>
        <w:rPr>
          <w:rFonts w:hint="default" w:ascii="Arial" w:hAnsi="Arial" w:cs="Arial"/>
          <w:sz w:val="21"/>
          <w:szCs w:val="21"/>
        </w:rPr>
        <w:t>不同超参数下关系抽取模型测试结果</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_Toc6380 </w:instrText>
      </w:r>
      <w:r>
        <w:rPr>
          <w:rFonts w:ascii="Arial" w:hAnsi="Arial" w:cs="Arial"/>
          <w:sz w:val="21"/>
          <w:szCs w:val="21"/>
        </w:rPr>
        <w:fldChar w:fldCharType="separate"/>
      </w:r>
      <w:r>
        <w:rPr>
          <w:rFonts w:ascii="Arial" w:hAnsi="Arial" w:cs="Arial"/>
          <w:sz w:val="21"/>
          <w:szCs w:val="21"/>
        </w:rPr>
        <w:t>70</w:t>
      </w:r>
      <w:r>
        <w:rPr>
          <w:rFonts w:ascii="Arial" w:hAnsi="Arial" w:cs="Arial"/>
          <w:sz w:val="21"/>
          <w:szCs w:val="21"/>
        </w:rPr>
        <w:fldChar w:fldCharType="end"/>
      </w:r>
      <w:r>
        <w:rPr>
          <w:rFonts w:ascii="Arial" w:hAnsi="Arial" w:cs="Arial"/>
          <w:sz w:val="21"/>
          <w:szCs w:val="21"/>
        </w:rPr>
        <w:fldChar w:fldCharType="end"/>
      </w:r>
    </w:p>
    <w:p>
      <w:pPr>
        <w:pStyle w:val="16"/>
        <w:tabs>
          <w:tab w:val="right" w:leader="dot" w:pos="8306"/>
        </w:tabs>
        <w:rPr>
          <w:rFonts w:ascii="Arial" w:hAnsi="Arial" w:cs="Arial"/>
          <w:sz w:val="21"/>
          <w:szCs w:val="21"/>
        </w:rPr>
      </w:pPr>
      <w:r>
        <w:rPr>
          <w:rFonts w:ascii="Arial" w:hAnsi="Arial" w:cs="Arial"/>
          <w:sz w:val="21"/>
          <w:szCs w:val="21"/>
        </w:rPr>
        <w:fldChar w:fldCharType="begin"/>
      </w:r>
      <w:r>
        <w:rPr>
          <w:rFonts w:ascii="Arial" w:hAnsi="Arial" w:cs="Arial"/>
          <w:sz w:val="21"/>
          <w:szCs w:val="21"/>
        </w:rPr>
        <w:instrText xml:space="preserve"> HYPERLINK \l _Toc16184 </w:instrText>
      </w:r>
      <w:r>
        <w:rPr>
          <w:rFonts w:ascii="Arial" w:hAnsi="Arial" w:cs="Arial"/>
          <w:sz w:val="21"/>
          <w:szCs w:val="21"/>
        </w:rPr>
        <w:fldChar w:fldCharType="separate"/>
      </w:r>
      <w:r>
        <w:rPr>
          <w:rFonts w:hint="default" w:ascii="Arial" w:hAnsi="Arial" w:cs="Arial"/>
          <w:sz w:val="21"/>
          <w:szCs w:val="21"/>
        </w:rPr>
        <w:t>表</w:t>
      </w:r>
      <w:r>
        <w:rPr>
          <w:rFonts w:ascii="Arial" w:hAnsi="Arial" w:cs="Arial"/>
          <w:sz w:val="21"/>
          <w:szCs w:val="21"/>
        </w:rPr>
        <w:t xml:space="preserve">5.5 </w:t>
      </w:r>
      <w:r>
        <w:rPr>
          <w:rFonts w:hint="default" w:ascii="Arial" w:hAnsi="Arial" w:cs="Arial"/>
          <w:sz w:val="21"/>
          <w:szCs w:val="21"/>
        </w:rPr>
        <w:t>不同关系抽取模型在相同输入下的性能对比</w:t>
      </w:r>
      <w:r>
        <w:rPr>
          <w:rFonts w:ascii="Arial" w:hAnsi="Arial" w:cs="Arial"/>
          <w:sz w:val="21"/>
          <w:szCs w:val="21"/>
        </w:rPr>
        <w:tab/>
      </w:r>
      <w:r>
        <w:rPr>
          <w:rFonts w:ascii="Arial" w:hAnsi="Arial" w:cs="Arial"/>
          <w:sz w:val="21"/>
          <w:szCs w:val="21"/>
        </w:rPr>
        <w:fldChar w:fldCharType="begin"/>
      </w:r>
      <w:r>
        <w:rPr>
          <w:rFonts w:ascii="Arial" w:hAnsi="Arial" w:cs="Arial"/>
          <w:sz w:val="21"/>
          <w:szCs w:val="21"/>
        </w:rPr>
        <w:instrText xml:space="preserve"> PAGEREF _Toc16184 </w:instrText>
      </w:r>
      <w:r>
        <w:rPr>
          <w:rFonts w:ascii="Arial" w:hAnsi="Arial" w:cs="Arial"/>
          <w:sz w:val="21"/>
          <w:szCs w:val="21"/>
        </w:rPr>
        <w:fldChar w:fldCharType="separate"/>
      </w:r>
      <w:r>
        <w:rPr>
          <w:rFonts w:ascii="Arial" w:hAnsi="Arial" w:cs="Arial"/>
          <w:sz w:val="21"/>
          <w:szCs w:val="21"/>
        </w:rPr>
        <w:t>72</w:t>
      </w:r>
      <w:r>
        <w:rPr>
          <w:rFonts w:ascii="Arial" w:hAnsi="Arial" w:cs="Arial"/>
          <w:sz w:val="21"/>
          <w:szCs w:val="21"/>
        </w:rPr>
        <w:fldChar w:fldCharType="end"/>
      </w:r>
      <w:r>
        <w:rPr>
          <w:rFonts w:ascii="Arial" w:hAnsi="Arial" w:cs="Arial"/>
          <w:sz w:val="21"/>
          <w:szCs w:val="21"/>
        </w:rPr>
        <w:fldChar w:fldCharType="end"/>
      </w:r>
    </w:p>
    <w:p>
      <w:r>
        <w:rPr>
          <w:rFonts w:ascii="Arial" w:hAnsi="Arial" w:cs="Arial"/>
          <w:sz w:val="21"/>
          <w:szCs w:val="21"/>
        </w:rPr>
        <w:fldChar w:fldCharType="end"/>
      </w:r>
    </w:p>
    <w:p>
      <w:pPr>
        <w:pStyle w:val="2"/>
        <w:jc w:val="both"/>
        <w:rPr>
          <w:rFonts w:hint="eastAsia" w:ascii="Arial" w:hAnsi="Arial" w:eastAsia="黑体" w:cs="Arial"/>
        </w:rPr>
        <w:sectPr>
          <w:headerReference r:id="rId13" w:type="default"/>
          <w:footerReference r:id="rId14" w:type="default"/>
          <w:type w:val="continuous"/>
          <w:pgSz w:w="11906" w:h="16838"/>
          <w:pgMar w:top="1440" w:right="1800" w:bottom="1440" w:left="1800" w:header="851" w:footer="992" w:gutter="0"/>
          <w:pgNumType w:fmt="upperRoman"/>
          <w:cols w:space="720" w:num="1"/>
          <w:docGrid w:type="lines" w:linePitch="312" w:charSpace="0"/>
        </w:sectPr>
      </w:pPr>
      <w:bookmarkStart w:id="121" w:name="_Toc514163442"/>
      <w:bookmarkStart w:id="122" w:name="_Toc17655_WPSOffice_Level1"/>
      <w:bookmarkStart w:id="123" w:name="_Toc4854_WPSOffice_Level1"/>
    </w:p>
    <w:p>
      <w:pPr>
        <w:rPr>
          <w:rFonts w:hint="eastAsia"/>
        </w:rPr>
        <w:sectPr>
          <w:type w:val="continuous"/>
          <w:pgSz w:w="11906" w:h="16838"/>
          <w:pgMar w:top="1440" w:right="1800" w:bottom="1440" w:left="1800" w:header="851" w:footer="992" w:gutter="0"/>
          <w:pgNumType w:fmt="upperRoman"/>
          <w:cols w:space="720" w:num="1"/>
          <w:docGrid w:type="lines" w:linePitch="312" w:charSpace="0"/>
        </w:sectPr>
      </w:pPr>
    </w:p>
    <w:p>
      <w:pPr>
        <w:rPr>
          <w:rFonts w:hint="eastAsia"/>
        </w:rPr>
        <w:sectPr>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ascii="Arial" w:hAnsi="Arial" w:eastAsia="黑体" w:cs="Arial"/>
        </w:rPr>
      </w:pPr>
      <w:r>
        <w:rPr>
          <w:rFonts w:hint="eastAsia" w:ascii="Arial" w:hAnsi="Arial" w:eastAsia="黑体" w:cs="Arial"/>
        </w:rPr>
        <w:t>第一章</w:t>
      </w:r>
      <w:r>
        <w:rPr>
          <w:rFonts w:ascii="Arial" w:hAnsi="Arial" w:eastAsia="黑体" w:cs="Arial"/>
        </w:rPr>
        <w:t xml:space="preserve">  </w:t>
      </w:r>
      <w:bookmarkEnd w:id="121"/>
      <w:r>
        <w:rPr>
          <w:rFonts w:hint="eastAsia" w:ascii="Arial" w:hAnsi="Arial" w:eastAsia="黑体" w:cs="Arial"/>
        </w:rPr>
        <w:t>绪论</w:t>
      </w:r>
      <w:bookmarkEnd w:id="122"/>
      <w:bookmarkEnd w:id="123"/>
    </w:p>
    <w:p>
      <w:pPr>
        <w:pStyle w:val="3"/>
        <w:rPr>
          <w:rFonts w:cs="Arial"/>
        </w:rPr>
      </w:pPr>
      <w:bookmarkStart w:id="124" w:name="_Toc514163443"/>
      <w:bookmarkStart w:id="125" w:name="_Toc28089_WPSOffice_Level2"/>
      <w:bookmarkStart w:id="126" w:name="_Toc443_WPSOffice_Level2"/>
      <w:r>
        <w:rPr>
          <w:rFonts w:cs="Arial"/>
        </w:rPr>
        <w:t xml:space="preserve">1.1 </w:t>
      </w:r>
      <w:bookmarkEnd w:id="124"/>
      <w:r>
        <w:rPr>
          <w:rFonts w:hint="eastAsia" w:cs="Arial"/>
        </w:rPr>
        <w:t>项目背景</w:t>
      </w:r>
      <w:bookmarkEnd w:id="125"/>
      <w:bookmarkEnd w:id="126"/>
    </w:p>
    <w:p>
      <w:pPr>
        <w:pStyle w:val="35"/>
        <w:spacing w:line="360" w:lineRule="auto"/>
        <w:ind w:firstLine="480" w:firstLineChars="200"/>
        <w:rPr>
          <w:rFonts w:ascii="Arial" w:hAnsi="Arial" w:cs="Arial"/>
          <w:sz w:val="24"/>
          <w:szCs w:val="24"/>
        </w:rPr>
      </w:pPr>
      <w:r>
        <w:rPr>
          <w:rFonts w:hint="eastAsia" w:ascii="Arial" w:hAnsi="Arial" w:cs="Arial"/>
          <w:sz w:val="24"/>
          <w:szCs w:val="24"/>
        </w:rPr>
        <w:t>自然语言处理（</w:t>
      </w:r>
      <w:r>
        <w:rPr>
          <w:rFonts w:ascii="Arial" w:hAnsi="Arial" w:cs="Arial"/>
          <w:sz w:val="24"/>
          <w:szCs w:val="24"/>
        </w:rPr>
        <w:t>Nature Language Processing</w:t>
      </w:r>
      <w:r>
        <w:rPr>
          <w:rFonts w:hint="eastAsia" w:ascii="Arial" w:hAnsi="Arial" w:cs="Arial"/>
          <w:sz w:val="24"/>
          <w:szCs w:val="24"/>
        </w:rPr>
        <w:t>，简称</w:t>
      </w:r>
      <w:r>
        <w:rPr>
          <w:rFonts w:ascii="Arial" w:hAnsi="Arial" w:cs="Arial"/>
          <w:sz w:val="24"/>
          <w:szCs w:val="24"/>
        </w:rPr>
        <w:t>NLP</w:t>
      </w:r>
      <w:r>
        <w:rPr>
          <w:rFonts w:hint="eastAsia" w:ascii="Arial" w:hAnsi="Arial" w:cs="Arial"/>
          <w:sz w:val="24"/>
          <w:szCs w:val="24"/>
        </w:rPr>
        <w:t>）是用计算机来处理、理解以及运用人类语言（如中文、英文等），它属于人工智能（</w:t>
      </w:r>
      <w:r>
        <w:rPr>
          <w:rFonts w:ascii="Arial" w:hAnsi="Arial" w:cs="Arial"/>
          <w:sz w:val="24"/>
          <w:szCs w:val="24"/>
        </w:rPr>
        <w:t>Artificial Intelligence</w:t>
      </w:r>
      <w:r>
        <w:rPr>
          <w:rFonts w:hint="eastAsia" w:ascii="Arial" w:hAnsi="Arial" w:cs="Arial"/>
          <w:sz w:val="24"/>
          <w:szCs w:val="24"/>
        </w:rPr>
        <w:t>，简称</w:t>
      </w:r>
      <w:r>
        <w:rPr>
          <w:rFonts w:ascii="Arial" w:hAnsi="Arial" w:cs="Arial"/>
          <w:sz w:val="24"/>
          <w:szCs w:val="24"/>
        </w:rPr>
        <w:t>AI</w:t>
      </w:r>
      <w:r>
        <w:rPr>
          <w:rFonts w:hint="eastAsia" w:ascii="Arial" w:hAnsi="Arial" w:cs="Arial"/>
          <w:sz w:val="24"/>
          <w:szCs w:val="24"/>
        </w:rPr>
        <w:t>）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35"/>
        <w:spacing w:line="360" w:lineRule="auto"/>
        <w:ind w:firstLine="480" w:firstLineChars="200"/>
        <w:rPr>
          <w:rFonts w:ascii="Arial" w:hAnsi="Arial" w:cs="Arial"/>
          <w:sz w:val="24"/>
          <w:szCs w:val="24"/>
        </w:rPr>
      </w:pPr>
      <w:r>
        <w:rPr>
          <w:rFonts w:hint="eastAsia"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w:t>
      </w:r>
      <w:r>
        <w:rPr>
          <w:rFonts w:ascii="Arial" w:hAnsi="Arial" w:cs="Arial"/>
          <w:sz w:val="24"/>
          <w:szCs w:val="24"/>
        </w:rPr>
        <w:t>“</w:t>
      </w:r>
      <w:r>
        <w:rPr>
          <w:rFonts w:hint="eastAsia" w:ascii="Arial" w:hAnsi="Arial" w:cs="Arial"/>
          <w:sz w:val="24"/>
          <w:szCs w:val="24"/>
        </w:rPr>
        <w:t>阿里巴巴集团的创始人是马云</w:t>
      </w:r>
      <w:r>
        <w:rPr>
          <w:rFonts w:ascii="Arial" w:hAnsi="Arial" w:cs="Arial"/>
          <w:sz w:val="24"/>
          <w:szCs w:val="24"/>
        </w:rPr>
        <w:t>”</w:t>
      </w:r>
      <w:r>
        <w:rPr>
          <w:rFonts w:hint="eastAsia" w:ascii="Arial" w:hAnsi="Arial" w:cs="Arial"/>
          <w:sz w:val="24"/>
          <w:szCs w:val="24"/>
        </w:rPr>
        <w:t>这段描述中可以提取出</w:t>
      </w:r>
      <w:r>
        <w:rPr>
          <w:rFonts w:ascii="Arial" w:hAnsi="Arial" w:cs="Arial"/>
          <w:sz w:val="24"/>
          <w:szCs w:val="24"/>
        </w:rPr>
        <w:t>“</w:t>
      </w:r>
      <w:r>
        <w:rPr>
          <w:rFonts w:hint="eastAsia" w:ascii="Arial" w:hAnsi="Arial" w:cs="Arial"/>
          <w:sz w:val="24"/>
          <w:szCs w:val="24"/>
        </w:rPr>
        <w:t>阿里巴巴，创始人，马云</w:t>
      </w:r>
      <w:r>
        <w:rPr>
          <w:rFonts w:ascii="Arial" w:hAnsi="Arial" w:cs="Arial"/>
          <w:sz w:val="24"/>
          <w:szCs w:val="24"/>
        </w:rPr>
        <w:t>”</w:t>
      </w:r>
      <w:r>
        <w:rPr>
          <w:rFonts w:hint="eastAsia" w:ascii="Arial" w:hAnsi="Arial" w:cs="Arial"/>
          <w:sz w:val="24"/>
          <w:szCs w:val="24"/>
        </w:rPr>
        <w:t>这个三元组，可以表示</w:t>
      </w:r>
      <w:r>
        <w:rPr>
          <w:rFonts w:ascii="Arial" w:hAnsi="Arial" w:cs="Arial"/>
          <w:sz w:val="24"/>
          <w:szCs w:val="24"/>
        </w:rPr>
        <w:t>“</w:t>
      </w:r>
      <w:r>
        <w:rPr>
          <w:rFonts w:hint="eastAsia" w:ascii="Arial" w:hAnsi="Arial" w:cs="Arial"/>
          <w:sz w:val="24"/>
          <w:szCs w:val="24"/>
        </w:rPr>
        <w:t>阿里巴巴的创始人是马云</w:t>
      </w:r>
      <w:r>
        <w:rPr>
          <w:rFonts w:ascii="Arial" w:hAnsi="Arial" w:cs="Arial"/>
          <w:sz w:val="24"/>
          <w:szCs w:val="24"/>
        </w:rPr>
        <w:t>”</w:t>
      </w:r>
      <w:r>
        <w:rPr>
          <w:rFonts w:hint="eastAsia" w:ascii="Arial" w:hAnsi="Arial" w:cs="Arial"/>
          <w:sz w:val="24"/>
          <w:szCs w:val="24"/>
        </w:rPr>
        <w:t>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35"/>
        <w:spacing w:line="360" w:lineRule="auto"/>
        <w:ind w:firstLine="480" w:firstLineChars="200"/>
        <w:rPr>
          <w:rFonts w:ascii="Arial" w:hAnsi="Arial" w:cs="Arial"/>
          <w:sz w:val="24"/>
          <w:szCs w:val="24"/>
        </w:rPr>
      </w:pPr>
      <w:r>
        <w:rPr>
          <w:rFonts w:hint="eastAsia" w:ascii="Arial" w:hAnsi="Arial" w:cs="Arial"/>
          <w:sz w:val="24"/>
          <w:szCs w:val="24"/>
        </w:rPr>
        <w:t>命名实体识别（</w:t>
      </w:r>
      <w:r>
        <w:rPr>
          <w:rFonts w:ascii="Arial" w:hAnsi="Arial" w:cs="Arial"/>
          <w:sz w:val="24"/>
          <w:szCs w:val="24"/>
        </w:rPr>
        <w:t>Named Entity Recognition</w:t>
      </w:r>
      <w:r>
        <w:rPr>
          <w:rFonts w:hint="eastAsia" w:ascii="Arial" w:hAnsi="Arial" w:cs="Arial"/>
          <w:sz w:val="24"/>
          <w:szCs w:val="24"/>
        </w:rPr>
        <w:t>，简称</w:t>
      </w:r>
      <w:r>
        <w:rPr>
          <w:rFonts w:ascii="Arial" w:hAnsi="Arial" w:cs="Arial"/>
          <w:sz w:val="24"/>
          <w:szCs w:val="24"/>
        </w:rPr>
        <w:t>NER</w:t>
      </w:r>
      <w:r>
        <w:rPr>
          <w:rFonts w:hint="eastAsia" w:ascii="Arial" w:hAnsi="Arial" w:cs="Arial"/>
          <w:sz w:val="24"/>
          <w:szCs w:val="24"/>
        </w:rPr>
        <w:t>）作为信息抽取中的一个基本任务，最早是在</w:t>
      </w:r>
      <w:r>
        <w:rPr>
          <w:rFonts w:ascii="Arial" w:hAnsi="Arial" w:cs="Arial"/>
          <w:sz w:val="24"/>
          <w:szCs w:val="24"/>
        </w:rPr>
        <w:t>MUC-6</w:t>
      </w:r>
      <w:r>
        <w:rPr>
          <w:rFonts w:hint="eastAsia" w:ascii="Arial" w:hAnsi="Arial" w:cs="Arial"/>
          <w:sz w:val="24"/>
          <w:szCs w:val="24"/>
        </w:rPr>
        <w:t>（</w:t>
      </w:r>
      <w:r>
        <w:rPr>
          <w:rFonts w:ascii="Arial" w:hAnsi="Arial" w:cs="Arial"/>
          <w:sz w:val="24"/>
          <w:szCs w:val="24"/>
        </w:rPr>
        <w:t>the Sixth of the Message Understanding Conference</w:t>
      </w:r>
      <w:r>
        <w:rPr>
          <w:rFonts w:hint="eastAsia" w:ascii="Arial" w:hAnsi="Arial" w:cs="Arial"/>
          <w:sz w:val="24"/>
          <w:szCs w:val="24"/>
        </w:rPr>
        <w:t>）上将其作为信息抽取的一项子任务引入测评中</w:t>
      </w:r>
      <w:r>
        <w:rPr>
          <w:rFonts w:ascii="Arial" w:hAnsi="Arial" w:cs="Arial"/>
          <w:sz w:val="24"/>
        </w:rPr>
        <w:t>[MUC-6, 1996]</w:t>
      </w:r>
      <w:r>
        <w:rPr>
          <w:rFonts w:hint="eastAsia" w:ascii="Arial" w:hAnsi="Arial" w:cs="Arial"/>
          <w:sz w:val="24"/>
          <w:szCs w:val="24"/>
        </w:rPr>
        <w:t>。关系抽取（</w:t>
      </w:r>
      <w:r>
        <w:rPr>
          <w:rFonts w:ascii="Arial" w:hAnsi="Arial" w:cs="Arial"/>
          <w:sz w:val="24"/>
          <w:szCs w:val="24"/>
        </w:rPr>
        <w:t>Relation Extraction</w:t>
      </w:r>
      <w:r>
        <w:rPr>
          <w:rFonts w:hint="eastAsia" w:ascii="Arial" w:hAnsi="Arial" w:cs="Arial"/>
          <w:sz w:val="24"/>
          <w:szCs w:val="24"/>
        </w:rPr>
        <w:t>，简称</w:t>
      </w:r>
      <w:r>
        <w:rPr>
          <w:rFonts w:ascii="Arial" w:hAnsi="Arial" w:cs="Arial"/>
          <w:sz w:val="24"/>
          <w:szCs w:val="24"/>
        </w:rPr>
        <w:t>RE</w:t>
      </w:r>
      <w:r>
        <w:rPr>
          <w:rFonts w:hint="eastAsia" w:ascii="Arial" w:hAnsi="Arial" w:cs="Arial"/>
          <w:sz w:val="24"/>
          <w:szCs w:val="24"/>
        </w:rPr>
        <w:t>）作为信息抽取中的另一个基本任务，早在</w:t>
      </w:r>
      <w:r>
        <w:rPr>
          <w:rFonts w:ascii="Arial" w:hAnsi="Arial" w:cs="Arial"/>
          <w:sz w:val="24"/>
          <w:szCs w:val="24"/>
        </w:rPr>
        <w:t>2000</w:t>
      </w:r>
      <w:r>
        <w:rPr>
          <w:rFonts w:hint="eastAsia" w:ascii="Arial" w:hAnsi="Arial" w:cs="Arial"/>
          <w:sz w:val="24"/>
          <w:szCs w:val="24"/>
        </w:rPr>
        <w:t>年就有基于句法解析增强的方法来实现关系抽取任务</w:t>
      </w:r>
      <w:r>
        <w:rPr>
          <w:rFonts w:ascii="Arial" w:hAnsi="Arial" w:cs="Arial"/>
          <w:sz w:val="24"/>
          <w:szCs w:val="24"/>
        </w:rPr>
        <w:t>[Miller et al., 2000]</w:t>
      </w:r>
      <w:r>
        <w:rPr>
          <w:rFonts w:hint="eastAsia" w:ascii="Arial" w:hAnsi="Arial" w:cs="Arial"/>
          <w:sz w:val="24"/>
          <w:szCs w:val="24"/>
        </w:rPr>
        <w:t>。而本文同时结合命名实体识别和关系抽取两项任务作为利用非结构化文本中的三元组信息来构建知识图谱的关键环节，如何确保实体识别和关系抽取的准确性，提供高效稳定的信息抽取服务是构建高质量、高精度的知识图谱的关键所在。</w:t>
      </w:r>
    </w:p>
    <w:p>
      <w:pPr>
        <w:pStyle w:val="3"/>
        <w:rPr>
          <w:rFonts w:cs="Arial"/>
        </w:rPr>
      </w:pPr>
      <w:bookmarkStart w:id="127" w:name="_Toc514163444"/>
      <w:bookmarkStart w:id="128" w:name="_Toc17655_WPSOffice_Level2"/>
      <w:bookmarkStart w:id="129" w:name="_Toc7644_WPSOffice_Level2"/>
      <w:r>
        <w:rPr>
          <w:rFonts w:cs="Arial"/>
        </w:rPr>
        <w:t xml:space="preserve">1.2 </w:t>
      </w:r>
      <w:r>
        <w:rPr>
          <w:rFonts w:hint="eastAsia" w:cs="Arial"/>
        </w:rPr>
        <w:t>国内外</w:t>
      </w:r>
      <w:bookmarkEnd w:id="127"/>
      <w:r>
        <w:rPr>
          <w:rFonts w:hint="eastAsia" w:cs="Arial"/>
        </w:rPr>
        <w:t>研究现状</w:t>
      </w:r>
      <w:bookmarkEnd w:id="128"/>
      <w:bookmarkEnd w:id="129"/>
    </w:p>
    <w:p>
      <w:pPr>
        <w:pStyle w:val="3"/>
        <w:rPr>
          <w:rFonts w:cs="Arial"/>
        </w:rPr>
      </w:pPr>
      <w:bookmarkStart w:id="130" w:name="_Toc443_WPSOffice_Level3"/>
      <w:bookmarkStart w:id="131" w:name="_Toc28089_WPSOffice_Level3"/>
      <w:r>
        <w:rPr>
          <w:rFonts w:cs="Arial"/>
        </w:rPr>
        <w:t xml:space="preserve">1.2.1 </w:t>
      </w:r>
      <w:r>
        <w:rPr>
          <w:rFonts w:hint="eastAsia" w:cs="Arial"/>
        </w:rPr>
        <w:t>命名实体识别研究现状</w:t>
      </w:r>
      <w:bookmarkEnd w:id="130"/>
      <w:bookmarkEnd w:id="131"/>
    </w:p>
    <w:p>
      <w:pPr>
        <w:pStyle w:val="35"/>
        <w:spacing w:line="360" w:lineRule="auto"/>
        <w:ind w:firstLine="480" w:firstLineChars="200"/>
        <w:rPr>
          <w:rFonts w:ascii="Arial" w:hAnsi="Arial" w:cs="Arial"/>
          <w:sz w:val="24"/>
          <w:szCs w:val="24"/>
        </w:rPr>
      </w:pPr>
      <w:r>
        <w:rPr>
          <w:rFonts w:hint="eastAsia" w:ascii="Arial" w:hAnsi="Arial" w:cs="Arial"/>
          <w:sz w:val="24"/>
          <w:szCs w:val="24"/>
        </w:rPr>
        <w:t>自从在</w:t>
      </w:r>
      <w:r>
        <w:rPr>
          <w:rFonts w:ascii="Arial" w:hAnsi="Arial" w:cs="Arial"/>
          <w:sz w:val="24"/>
          <w:szCs w:val="24"/>
        </w:rPr>
        <w:t xml:space="preserve">MUC-6 </w:t>
      </w:r>
      <w:r>
        <w:rPr>
          <w:rFonts w:ascii="Arial" w:hAnsi="Arial" w:cs="Arial"/>
          <w:sz w:val="24"/>
        </w:rPr>
        <w:t>[MUC-6, 1996]</w:t>
      </w:r>
      <w:r>
        <w:rPr>
          <w:rFonts w:hint="eastAsia" w:ascii="Arial" w:hAnsi="Arial" w:cs="Arial"/>
          <w:sz w:val="24"/>
          <w:szCs w:val="24"/>
        </w:rPr>
        <w:t>上将命名实体识别作为信息抽取的一个子任务之后，随着数据时代的到来，命名实体在各个领域的信息抽取任务中都得到了充分的利用和发展。</w:t>
      </w:r>
    </w:p>
    <w:p>
      <w:pPr>
        <w:pStyle w:val="35"/>
        <w:spacing w:line="360" w:lineRule="auto"/>
        <w:ind w:firstLine="480" w:firstLineChars="200"/>
        <w:rPr>
          <w:rFonts w:ascii="Arial" w:hAnsi="Arial" w:cs="Arial"/>
          <w:sz w:val="24"/>
          <w:szCs w:val="24"/>
        </w:rPr>
      </w:pPr>
      <w:r>
        <w:rPr>
          <w:rFonts w:hint="eastAsia"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35"/>
        <w:spacing w:line="360" w:lineRule="auto"/>
        <w:ind w:firstLine="480" w:firstLineChars="200"/>
        <w:rPr>
          <w:rFonts w:ascii="Arial" w:hAnsi="Arial" w:cs="Arial"/>
          <w:sz w:val="24"/>
          <w:szCs w:val="24"/>
        </w:rPr>
      </w:pPr>
      <w:r>
        <w:rPr>
          <w:rFonts w:hint="eastAsia" w:ascii="Arial" w:hAnsi="Arial" w:cs="Arial"/>
          <w:sz w:val="24"/>
          <w:szCs w:val="24"/>
        </w:rPr>
        <w:t>中文的命名实体识别由于中文文字内在的特殊性导致了在做命名实体识别之前要先做分词、句法分析等步骤，导致中文命名实体相对英文而言难度大大提高。在</w:t>
      </w:r>
      <w:r>
        <w:rPr>
          <w:rFonts w:ascii="Arial" w:hAnsi="Arial" w:cs="Arial"/>
          <w:sz w:val="24"/>
          <w:szCs w:val="24"/>
        </w:rPr>
        <w:t>MUC-6</w:t>
      </w:r>
      <w:r>
        <w:rPr>
          <w:rFonts w:hint="eastAsia" w:ascii="Arial" w:hAnsi="Arial" w:cs="Arial"/>
          <w:sz w:val="24"/>
          <w:szCs w:val="24"/>
        </w:rPr>
        <w:t>中国内专家学者们把</w:t>
      </w:r>
      <w:r>
        <w:rPr>
          <w:rFonts w:ascii="Arial" w:hAnsi="Arial" w:cs="Arial"/>
          <w:sz w:val="24"/>
          <w:szCs w:val="24"/>
        </w:rPr>
        <w:t>“</w:t>
      </w:r>
      <w:r>
        <w:rPr>
          <w:rFonts w:hint="eastAsia" w:ascii="Arial" w:hAnsi="Arial" w:cs="Arial"/>
          <w:sz w:val="24"/>
          <w:szCs w:val="24"/>
        </w:rPr>
        <w:t>人名</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地名</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组织机构名</w:t>
      </w:r>
      <w:r>
        <w:rPr>
          <w:rFonts w:ascii="Arial" w:hAnsi="Arial" w:cs="Arial"/>
          <w:sz w:val="24"/>
          <w:szCs w:val="24"/>
        </w:rPr>
        <w:t>”</w:t>
      </w:r>
      <w:r>
        <w:rPr>
          <w:rFonts w:hint="eastAsia" w:ascii="Arial" w:hAnsi="Arial" w:cs="Arial"/>
          <w:sz w:val="24"/>
          <w:szCs w:val="24"/>
        </w:rPr>
        <w:t>作为实体的名称表达式，将这三类实体作为主要研究目标。在随后的研究中，逐渐地有人将</w:t>
      </w:r>
      <w:r>
        <w:rPr>
          <w:rFonts w:ascii="Arial" w:hAnsi="Arial" w:cs="Arial"/>
          <w:sz w:val="24"/>
          <w:szCs w:val="24"/>
        </w:rPr>
        <w:t>“</w:t>
      </w:r>
      <w:r>
        <w:rPr>
          <w:rFonts w:hint="eastAsia" w:ascii="Arial" w:hAnsi="Arial" w:cs="Arial"/>
          <w:sz w:val="24"/>
          <w:szCs w:val="24"/>
        </w:rPr>
        <w:t>时间</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货币</w:t>
      </w:r>
      <w:r>
        <w:rPr>
          <w:rFonts w:ascii="Arial" w:hAnsi="Arial" w:cs="Arial"/>
          <w:sz w:val="24"/>
          <w:szCs w:val="24"/>
        </w:rPr>
        <w:t>”</w:t>
      </w:r>
      <w:r>
        <w:rPr>
          <w:rFonts w:hint="eastAsia" w:ascii="Arial" w:hAnsi="Arial" w:cs="Arial"/>
          <w:sz w:val="24"/>
          <w:szCs w:val="24"/>
        </w:rPr>
        <w:t>、</w:t>
      </w:r>
      <w:r>
        <w:rPr>
          <w:rFonts w:ascii="Arial" w:hAnsi="Arial" w:cs="Arial"/>
          <w:sz w:val="24"/>
          <w:szCs w:val="24"/>
        </w:rPr>
        <w:t>“</w:t>
      </w:r>
      <w:r>
        <w:rPr>
          <w:rFonts w:hint="eastAsia" w:ascii="Arial" w:hAnsi="Arial" w:cs="Arial"/>
          <w:sz w:val="24"/>
          <w:szCs w:val="24"/>
        </w:rPr>
        <w:t>百分数</w:t>
      </w:r>
      <w:r>
        <w:rPr>
          <w:rFonts w:ascii="Arial" w:hAnsi="Arial" w:cs="Arial"/>
          <w:sz w:val="24"/>
          <w:szCs w:val="24"/>
        </w:rPr>
        <w:t>”</w:t>
      </w:r>
      <w:r>
        <w:rPr>
          <w:rFonts w:hint="eastAsia" w:ascii="Arial" w:hAnsi="Arial" w:cs="Arial"/>
          <w:sz w:val="24"/>
          <w:szCs w:val="24"/>
        </w:rPr>
        <w:t>等也作为各种实体的表达式加入到命名实体识别的任务中来。</w:t>
      </w:r>
    </w:p>
    <w:p>
      <w:pPr>
        <w:pStyle w:val="35"/>
        <w:spacing w:line="360" w:lineRule="auto"/>
        <w:ind w:firstLine="480" w:firstLineChars="200"/>
        <w:rPr>
          <w:rFonts w:ascii="Arial" w:hAnsi="Arial" w:cs="Arial"/>
          <w:sz w:val="24"/>
          <w:szCs w:val="24"/>
        </w:rPr>
      </w:pPr>
      <w:r>
        <w:rPr>
          <w:rFonts w:hint="eastAsia"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35"/>
        <w:spacing w:line="360" w:lineRule="auto"/>
        <w:ind w:firstLine="480" w:firstLineChars="200"/>
        <w:rPr>
          <w:rFonts w:ascii="Arial" w:hAnsi="Arial" w:cs="Arial"/>
          <w:sz w:val="24"/>
          <w:szCs w:val="24"/>
        </w:rPr>
      </w:pPr>
      <w:r>
        <w:rPr>
          <w:rFonts w:hint="eastAsia" w:ascii="Arial" w:hAnsi="Arial" w:cs="Arial"/>
          <w:sz w:val="24"/>
          <w:szCs w:val="24"/>
        </w:rPr>
        <w:t>基于统计方法的命名实体识别主要有有监督（</w:t>
      </w:r>
      <w:r>
        <w:rPr>
          <w:rFonts w:ascii="Arial" w:hAnsi="Arial" w:cs="Arial"/>
          <w:sz w:val="24"/>
          <w:szCs w:val="24"/>
        </w:rPr>
        <w:t>Supervised</w:t>
      </w:r>
      <w:r>
        <w:rPr>
          <w:rFonts w:hint="eastAsia" w:ascii="Arial" w:hAnsi="Arial" w:cs="Arial"/>
          <w:sz w:val="24"/>
          <w:szCs w:val="24"/>
        </w:rPr>
        <w:t>）、半监督（</w:t>
      </w:r>
      <w:r>
        <w:rPr>
          <w:rFonts w:ascii="Arial" w:hAnsi="Arial" w:cs="Arial"/>
          <w:sz w:val="24"/>
          <w:szCs w:val="24"/>
        </w:rPr>
        <w:t>Semi-Supervised</w:t>
      </w:r>
      <w:r>
        <w:rPr>
          <w:rFonts w:hint="eastAsia" w:ascii="Arial" w:hAnsi="Arial" w:cs="Arial"/>
          <w:sz w:val="24"/>
          <w:szCs w:val="24"/>
        </w:rPr>
        <w:t>）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w:t>
      </w:r>
      <w:r>
        <w:rPr>
          <w:rFonts w:ascii="Arial" w:hAnsi="Arial" w:cs="Arial"/>
          <w:sz w:val="24"/>
          <w:szCs w:val="24"/>
        </w:rPr>
        <w:t>Hidden Markov Models</w:t>
      </w:r>
      <w:r>
        <w:rPr>
          <w:rFonts w:hint="eastAsia" w:ascii="Arial" w:hAnsi="Arial" w:cs="Arial"/>
          <w:sz w:val="24"/>
          <w:szCs w:val="24"/>
        </w:rPr>
        <w:t>，简称</w:t>
      </w:r>
      <w:r>
        <w:rPr>
          <w:rFonts w:ascii="Arial" w:hAnsi="Arial" w:cs="Arial"/>
          <w:sz w:val="24"/>
          <w:szCs w:val="24"/>
        </w:rPr>
        <w:t>HMM</w:t>
      </w:r>
      <w:r>
        <w:rPr>
          <w:rFonts w:hint="eastAsia" w:ascii="Arial" w:hAnsi="Arial" w:cs="Arial"/>
          <w:sz w:val="24"/>
          <w:szCs w:val="24"/>
        </w:rPr>
        <w:t>）的命名实体识别模型</w:t>
      </w:r>
      <w:r>
        <w:rPr>
          <w:rFonts w:ascii="Arial" w:hAnsi="Arial" w:cs="Arial"/>
          <w:sz w:val="24"/>
          <w:szCs w:val="24"/>
        </w:rPr>
        <w:t>[Bikel et al., 1999]</w:t>
      </w:r>
      <w:r>
        <w:rPr>
          <w:rFonts w:hint="eastAsia" w:ascii="Arial" w:hAnsi="Arial" w:cs="Arial"/>
          <w:sz w:val="24"/>
          <w:szCs w:val="24"/>
        </w:rPr>
        <w:t>、最大熵模型（</w:t>
      </w:r>
      <w:r>
        <w:rPr>
          <w:rFonts w:ascii="Arial" w:hAnsi="Arial" w:cs="Arial"/>
          <w:sz w:val="24"/>
          <w:szCs w:val="24"/>
        </w:rPr>
        <w:t>Maximum Entropy Models</w:t>
      </w:r>
      <w:r>
        <w:rPr>
          <w:rFonts w:hint="eastAsia" w:ascii="Arial" w:hAnsi="Arial" w:cs="Arial"/>
          <w:sz w:val="24"/>
          <w:szCs w:val="24"/>
        </w:rPr>
        <w:t>，简称</w:t>
      </w:r>
      <w:r>
        <w:rPr>
          <w:rFonts w:ascii="Arial" w:hAnsi="Arial" w:cs="Arial"/>
          <w:sz w:val="24"/>
          <w:szCs w:val="24"/>
        </w:rPr>
        <w:t>MEM</w:t>
      </w:r>
      <w:r>
        <w:rPr>
          <w:rFonts w:hint="eastAsia" w:ascii="Arial" w:hAnsi="Arial" w:cs="Arial"/>
          <w:sz w:val="24"/>
          <w:szCs w:val="24"/>
        </w:rPr>
        <w:t>）</w:t>
      </w:r>
      <w:r>
        <w:rPr>
          <w:rFonts w:ascii="Arial" w:hAnsi="Arial" w:cs="Arial"/>
          <w:sz w:val="24"/>
          <w:szCs w:val="24"/>
        </w:rPr>
        <w:t>[Tsai et al., 2004]</w:t>
      </w:r>
      <w:r>
        <w:rPr>
          <w:rFonts w:hint="eastAsia" w:ascii="Arial" w:hAnsi="Arial" w:cs="Arial"/>
          <w:sz w:val="24"/>
          <w:szCs w:val="24"/>
        </w:rPr>
        <w:t>、条件随机场（</w:t>
      </w:r>
      <w:r>
        <w:rPr>
          <w:rFonts w:ascii="Arial" w:hAnsi="Arial" w:cs="Arial"/>
          <w:sz w:val="24"/>
          <w:szCs w:val="24"/>
        </w:rPr>
        <w:t>Conditional Random Fields</w:t>
      </w:r>
      <w:r>
        <w:rPr>
          <w:rFonts w:hint="eastAsia" w:ascii="Arial" w:hAnsi="Arial" w:cs="Arial"/>
          <w:sz w:val="24"/>
          <w:szCs w:val="24"/>
        </w:rPr>
        <w:t>，简称</w:t>
      </w:r>
      <w:r>
        <w:rPr>
          <w:rFonts w:ascii="Arial" w:hAnsi="Arial" w:cs="Arial"/>
          <w:sz w:val="24"/>
          <w:szCs w:val="24"/>
        </w:rPr>
        <w:t>CRFs</w:t>
      </w:r>
      <w:r>
        <w:rPr>
          <w:rFonts w:hint="eastAsia" w:ascii="Arial" w:hAnsi="Arial" w:cs="Arial"/>
          <w:sz w:val="24"/>
          <w:szCs w:val="24"/>
        </w:rPr>
        <w:t>）</w:t>
      </w:r>
      <w:r>
        <w:rPr>
          <w:rFonts w:ascii="Arial" w:hAnsi="Arial" w:cs="Arial"/>
          <w:sz w:val="24"/>
          <w:szCs w:val="24"/>
        </w:rPr>
        <w:t>[McCallum et al., 2003]</w:t>
      </w:r>
      <w:r>
        <w:rPr>
          <w:rFonts w:hint="eastAsia" w:ascii="Arial" w:hAnsi="Arial" w:cs="Arial"/>
          <w:sz w:val="24"/>
          <w:szCs w:val="24"/>
        </w:rPr>
        <w:t>。基于统计方法的命名实体识别对特征选取的要求比较高，需要从文本中挖掘出对于实体识别有用的单词信息、上下文信息、句法信息、语义信息等作为特征。随着研究的不断深入，大量实验结果表明条件随机场结合了</w:t>
      </w:r>
      <w:r>
        <w:rPr>
          <w:rFonts w:ascii="Arial" w:hAnsi="Arial" w:cs="Arial"/>
          <w:sz w:val="24"/>
          <w:szCs w:val="24"/>
        </w:rPr>
        <w:t>HMM</w:t>
      </w:r>
      <w:r>
        <w:rPr>
          <w:rFonts w:hint="eastAsia" w:ascii="Arial" w:hAnsi="Arial" w:cs="Arial"/>
          <w:sz w:val="24"/>
          <w:szCs w:val="24"/>
        </w:rPr>
        <w:t>和</w:t>
      </w:r>
      <w:r>
        <w:rPr>
          <w:rFonts w:ascii="Arial" w:hAnsi="Arial" w:cs="Arial"/>
          <w:sz w:val="24"/>
          <w:szCs w:val="24"/>
        </w:rPr>
        <w:t>MEM</w:t>
      </w:r>
      <w:r>
        <w:rPr>
          <w:rFonts w:hint="eastAsia" w:ascii="Arial" w:hAnsi="Arial" w:cs="Arial"/>
          <w:sz w:val="24"/>
          <w:szCs w:val="24"/>
        </w:rPr>
        <w:t>的有点，成为中文命名实体识别任务中表现更优秀的统计学习方法。有学者针对条件随机场的特征选择与交叉组合进行了研究，通过实验得出不同的特征以及特征组合在训练时的贡献大小</w:t>
      </w:r>
      <w:r>
        <w:rPr>
          <w:rFonts w:ascii="Arial" w:hAnsi="Arial" w:cs="Arial"/>
          <w:sz w:val="24"/>
          <w:szCs w:val="24"/>
        </w:rPr>
        <w:t>[</w:t>
      </w:r>
      <w:r>
        <w:rPr>
          <w:rFonts w:hint="eastAsia" w:ascii="Arial" w:hAnsi="Arial" w:cs="Arial"/>
          <w:sz w:val="24"/>
          <w:szCs w:val="24"/>
        </w:rPr>
        <w:t>张祝玉等</w:t>
      </w:r>
      <w:r>
        <w:rPr>
          <w:rFonts w:ascii="Arial" w:hAnsi="Arial" w:cs="Arial"/>
          <w:sz w:val="24"/>
          <w:szCs w:val="24"/>
        </w:rPr>
        <w:t>, 2008]</w:t>
      </w:r>
      <w:r>
        <w:rPr>
          <w:rFonts w:hint="eastAsia" w:ascii="Arial" w:hAnsi="Arial" w:cs="Arial"/>
          <w:sz w:val="24"/>
          <w:szCs w:val="24"/>
        </w:rPr>
        <w:t>。</w:t>
      </w:r>
    </w:p>
    <w:p>
      <w:pPr>
        <w:pStyle w:val="35"/>
        <w:spacing w:line="360" w:lineRule="auto"/>
        <w:ind w:firstLine="480" w:firstLineChars="200"/>
        <w:rPr>
          <w:rFonts w:ascii="Arial" w:hAnsi="Arial" w:cs="Arial"/>
          <w:sz w:val="24"/>
          <w:szCs w:val="24"/>
        </w:rPr>
      </w:pPr>
      <w:r>
        <w:rPr>
          <w:rFonts w:hint="eastAsia" w:ascii="Arial" w:hAnsi="Arial" w:cs="Arial"/>
          <w:sz w:val="24"/>
          <w:szCs w:val="24"/>
        </w:rPr>
        <w:t>中文命名实体识别（</w:t>
      </w:r>
      <w:r>
        <w:rPr>
          <w:rFonts w:ascii="Arial" w:hAnsi="Arial" w:cs="Arial"/>
          <w:sz w:val="24"/>
          <w:szCs w:val="24"/>
        </w:rPr>
        <w:t>Chinese Named Entity Recognition</w:t>
      </w:r>
      <w:r>
        <w:rPr>
          <w:rFonts w:hint="eastAsia" w:ascii="Arial" w:hAnsi="Arial" w:cs="Arial"/>
          <w:sz w:val="24"/>
          <w:szCs w:val="24"/>
        </w:rPr>
        <w:t>，简称</w:t>
      </w:r>
      <w:r>
        <w:rPr>
          <w:rFonts w:ascii="Arial" w:hAnsi="Arial" w:cs="Arial"/>
          <w:sz w:val="24"/>
          <w:szCs w:val="24"/>
        </w:rPr>
        <w:t>CNER</w:t>
      </w:r>
      <w:r>
        <w:rPr>
          <w:rFonts w:hint="eastAsia" w:ascii="Arial" w:hAnsi="Arial" w:cs="Arial"/>
          <w:sz w:val="24"/>
          <w:szCs w:val="24"/>
        </w:rPr>
        <w:t>）相对于英文命名实体识别任务仍存在许多不同，由于中文本身的特点造成许多特殊的难点：</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中文单词的边界相比于英文较模糊</w:t>
      </w:r>
    </w:p>
    <w:p>
      <w:pPr>
        <w:pStyle w:val="35"/>
        <w:spacing w:line="360" w:lineRule="auto"/>
        <w:ind w:firstLine="480" w:firstLineChars="200"/>
        <w:rPr>
          <w:rFonts w:ascii="Arial" w:hAnsi="Arial" w:cs="Arial"/>
          <w:sz w:val="24"/>
          <w:szCs w:val="24"/>
        </w:rPr>
      </w:pPr>
      <w:r>
        <w:rPr>
          <w:rFonts w:hint="eastAsia"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中文命名实体的词语结构更加复杂</w:t>
      </w:r>
    </w:p>
    <w:p>
      <w:pPr>
        <w:pStyle w:val="35"/>
        <w:spacing w:line="360" w:lineRule="auto"/>
        <w:ind w:firstLine="480" w:firstLineChars="200"/>
        <w:rPr>
          <w:rFonts w:ascii="Arial" w:hAnsi="Arial" w:cs="Arial"/>
          <w:sz w:val="24"/>
          <w:szCs w:val="24"/>
        </w:rPr>
      </w:pPr>
      <w:r>
        <w:rPr>
          <w:rFonts w:hint="eastAsia" w:ascii="Arial" w:hAnsi="Arial" w:cs="Arial"/>
          <w:sz w:val="24"/>
          <w:szCs w:val="24"/>
        </w:rPr>
        <w:t>有的类型的命名实体单词长度没有限制；不同实体有不同的组成结构（嵌套、简称、别名等）；音译词没有统一的构词规范；组织机构名和人名、地名会有很多交叉重复的地方（如：</w:t>
      </w:r>
      <w:r>
        <w:rPr>
          <w:rFonts w:hint="eastAsia" w:ascii="Arial" w:hAnsi="Arial" w:cs="Arial"/>
          <w:sz w:val="24"/>
          <w:szCs w:val="24"/>
          <w:lang w:val="en-US" w:eastAsia="zh-CN"/>
        </w:rPr>
        <w:t>xx</w:t>
      </w:r>
      <w:r>
        <w:rPr>
          <w:rFonts w:hint="eastAsia" w:ascii="Arial" w:hAnsi="Arial" w:cs="Arial"/>
          <w:sz w:val="24"/>
          <w:szCs w:val="24"/>
        </w:rPr>
        <w:t>科技（上海）有限公司）。</w:t>
      </w:r>
    </w:p>
    <w:p>
      <w:pPr>
        <w:pStyle w:val="35"/>
        <w:numPr>
          <w:ilvl w:val="0"/>
          <w:numId w:val="1"/>
        </w:numPr>
        <w:spacing w:line="360" w:lineRule="auto"/>
        <w:ind w:firstLine="480" w:firstLineChars="200"/>
        <w:rPr>
          <w:rFonts w:ascii="Arial" w:hAnsi="Arial" w:cs="Arial"/>
          <w:sz w:val="24"/>
          <w:szCs w:val="24"/>
        </w:rPr>
      </w:pPr>
      <w:r>
        <w:rPr>
          <w:rFonts w:hint="eastAsia" w:ascii="Arial" w:hAnsi="Arial"/>
          <w:sz w:val="24"/>
          <w:szCs w:val="24"/>
        </w:rPr>
        <w:t>中文命名实体的一词多义与一义多词</w:t>
      </w:r>
    </w:p>
    <w:p>
      <w:pPr>
        <w:pStyle w:val="35"/>
        <w:spacing w:line="360" w:lineRule="auto"/>
        <w:ind w:firstLine="480" w:firstLineChars="200"/>
        <w:rPr>
          <w:rFonts w:ascii="Arial" w:hAnsi="Arial" w:cs="Arial"/>
          <w:sz w:val="24"/>
          <w:szCs w:val="24"/>
        </w:rPr>
      </w:pPr>
      <w:r>
        <w:rPr>
          <w:rFonts w:hint="eastAsia"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35"/>
        <w:spacing w:line="360" w:lineRule="auto"/>
        <w:ind w:firstLine="480" w:firstLineChars="200"/>
        <w:rPr>
          <w:rFonts w:ascii="Arial" w:hAnsi="Arial" w:cs="Arial"/>
          <w:sz w:val="24"/>
          <w:szCs w:val="24"/>
        </w:rPr>
      </w:pPr>
      <w:r>
        <w:rPr>
          <w:rFonts w:hint="eastAsia" w:ascii="Arial" w:hAnsi="Arial" w:cs="Arial"/>
          <w:sz w:val="24"/>
          <w:szCs w:val="24"/>
        </w:rPr>
        <w:t>随着深度学习的影响不断增加，用深度学习方法解决命名实体识别任务也获得的一些显著的成果。</w:t>
      </w:r>
      <w:r>
        <w:rPr>
          <w:rFonts w:ascii="Arial" w:hAnsi="Arial" w:cs="Arial"/>
          <w:sz w:val="24"/>
          <w:szCs w:val="24"/>
        </w:rPr>
        <w:t>[Wu et al., 2015]</w:t>
      </w:r>
      <w:r>
        <w:rPr>
          <w:rFonts w:hint="eastAsia" w:ascii="Arial" w:hAnsi="Arial" w:cs="Arial"/>
          <w:sz w:val="24"/>
          <w:szCs w:val="24"/>
        </w:rPr>
        <w:t>提出使用深度神经网络（</w:t>
      </w:r>
      <w:r>
        <w:rPr>
          <w:rFonts w:ascii="Arial" w:hAnsi="Arial" w:cs="Arial"/>
          <w:sz w:val="24"/>
          <w:szCs w:val="24"/>
        </w:rPr>
        <w:t>Deep Neural Network</w:t>
      </w:r>
      <w:r>
        <w:rPr>
          <w:rFonts w:hint="eastAsia" w:ascii="Arial" w:hAnsi="Arial" w:cs="Arial"/>
          <w:sz w:val="24"/>
          <w:szCs w:val="24"/>
        </w:rPr>
        <w:t>，简称</w:t>
      </w:r>
      <w:r>
        <w:rPr>
          <w:rFonts w:ascii="Arial" w:hAnsi="Arial" w:cs="Arial"/>
          <w:sz w:val="24"/>
          <w:szCs w:val="24"/>
        </w:rPr>
        <w:t>DNN</w:t>
      </w:r>
      <w:r>
        <w:rPr>
          <w:rFonts w:hint="eastAsia" w:ascii="Arial" w:hAnsi="Arial" w:cs="Arial"/>
          <w:sz w:val="24"/>
          <w:szCs w:val="24"/>
        </w:rPr>
        <w:t>）从语料中训练词向量，再输入到另一个深度神经网络中进行命名实体识别，实验结果好于传统机器学习中效果最好的</w:t>
      </w:r>
      <w:r>
        <w:rPr>
          <w:rFonts w:ascii="Arial" w:hAnsi="Arial" w:cs="Arial"/>
          <w:sz w:val="24"/>
          <w:szCs w:val="24"/>
        </w:rPr>
        <w:t>CRF</w:t>
      </w:r>
      <w:r>
        <w:rPr>
          <w:rFonts w:hint="eastAsia" w:ascii="Arial" w:hAnsi="Arial" w:cs="Arial"/>
          <w:sz w:val="24"/>
          <w:szCs w:val="24"/>
        </w:rPr>
        <w:t>模型。</w:t>
      </w:r>
      <w:r>
        <w:rPr>
          <w:rFonts w:ascii="Arial" w:hAnsi="Arial" w:cs="Arial"/>
          <w:sz w:val="24"/>
          <w:szCs w:val="24"/>
        </w:rPr>
        <w:t>[Z Huang et al., 2015]</w:t>
      </w:r>
      <w:r>
        <w:rPr>
          <w:rFonts w:hint="eastAsia" w:ascii="Arial" w:hAnsi="Arial" w:cs="Arial"/>
          <w:sz w:val="24"/>
          <w:szCs w:val="24"/>
        </w:rPr>
        <w:t>提出了使用双向长短时记忆模型</w:t>
      </w:r>
      <w:r>
        <w:rPr>
          <w:rFonts w:ascii="Arial" w:hAnsi="Arial" w:cs="Arial"/>
          <w:sz w:val="24"/>
          <w:szCs w:val="24"/>
        </w:rPr>
        <w:t>(Bidirectional Long-Short Term Memory Model</w:t>
      </w:r>
      <w:r>
        <w:rPr>
          <w:rFonts w:hint="eastAsia" w:ascii="Arial" w:hAnsi="Arial" w:cs="Arial"/>
          <w:sz w:val="24"/>
          <w:szCs w:val="24"/>
        </w:rPr>
        <w:t>，简称</w:t>
      </w:r>
      <w:r>
        <w:rPr>
          <w:rFonts w:ascii="Arial" w:hAnsi="Arial" w:cs="Arial"/>
          <w:sz w:val="24"/>
          <w:szCs w:val="24"/>
        </w:rPr>
        <w:t>Bi-LSTM)</w:t>
      </w:r>
      <w:r>
        <w:rPr>
          <w:rFonts w:hint="eastAsia" w:ascii="Arial" w:hAnsi="Arial" w:cs="Arial"/>
          <w:sz w:val="24"/>
          <w:szCs w:val="24"/>
        </w:rPr>
        <w:t>和条件随机场进行命名实体识别。还有一系列深度学习方法对命名实体识别任务做了很多尝试，在不同的数据集上相较于传统方法都有不小的提升。在</w:t>
      </w:r>
      <w:r>
        <w:rPr>
          <w:rFonts w:ascii="Arial" w:hAnsi="Arial" w:cs="Arial"/>
          <w:sz w:val="24"/>
          <w:szCs w:val="24"/>
        </w:rPr>
        <w:t>NLP</w:t>
      </w:r>
      <w:r>
        <w:rPr>
          <w:rFonts w:hint="eastAsia" w:ascii="Arial" w:hAnsi="Arial" w:cs="Arial"/>
          <w:sz w:val="24"/>
          <w:szCs w:val="24"/>
        </w:rPr>
        <w:t>任务中，通常会先使用预训练好的词向量来进行后续任务，因为预训练好的词向量可以提取到词级别的特征，有助于提升后续任务的效果。</w:t>
      </w:r>
      <w:r>
        <w:rPr>
          <w:rFonts w:ascii="Arial" w:hAnsi="Arial" w:cs="Arial"/>
          <w:sz w:val="24"/>
          <w:szCs w:val="24"/>
        </w:rPr>
        <w:t>Google</w:t>
      </w:r>
      <w:r>
        <w:rPr>
          <w:rFonts w:hint="eastAsia" w:ascii="Arial" w:hAnsi="Arial" w:cs="Arial"/>
          <w:sz w:val="24"/>
          <w:szCs w:val="24"/>
        </w:rPr>
        <w:t>在</w:t>
      </w:r>
      <w:r>
        <w:rPr>
          <w:rFonts w:ascii="Arial" w:hAnsi="Arial" w:cs="Arial"/>
          <w:sz w:val="24"/>
          <w:szCs w:val="24"/>
        </w:rPr>
        <w:t>2018</w:t>
      </w:r>
      <w:r>
        <w:rPr>
          <w:rFonts w:hint="eastAsia" w:ascii="Arial" w:hAnsi="Arial" w:cs="Arial"/>
          <w:sz w:val="24"/>
          <w:szCs w:val="24"/>
        </w:rPr>
        <w:t>年提出了</w:t>
      </w:r>
      <w:r>
        <w:rPr>
          <w:rFonts w:ascii="Arial" w:hAnsi="Arial" w:cs="Arial"/>
          <w:sz w:val="24"/>
          <w:szCs w:val="24"/>
        </w:rPr>
        <w:t>BERT</w:t>
      </w:r>
      <w:r>
        <w:rPr>
          <w:rFonts w:hint="eastAsia" w:ascii="Arial" w:hAnsi="Arial" w:cs="Arial"/>
          <w:sz w:val="24"/>
          <w:szCs w:val="24"/>
        </w:rPr>
        <w:t>模型</w:t>
      </w:r>
      <w:r>
        <w:rPr>
          <w:rFonts w:ascii="Arial" w:hAnsi="Arial" w:cs="Arial"/>
          <w:sz w:val="24"/>
          <w:szCs w:val="24"/>
        </w:rPr>
        <w:t>[Devlin J et al., 2018]</w:t>
      </w:r>
      <w:r>
        <w:rPr>
          <w:rFonts w:hint="eastAsia" w:ascii="Arial" w:hAnsi="Arial" w:cs="Arial"/>
          <w:sz w:val="24"/>
          <w:szCs w:val="24"/>
        </w:rPr>
        <w:t>作为</w:t>
      </w:r>
      <w:r>
        <w:rPr>
          <w:rFonts w:ascii="Arial" w:hAnsi="Arial" w:cs="Arial"/>
          <w:sz w:val="24"/>
          <w:szCs w:val="24"/>
        </w:rPr>
        <w:t>NLP</w:t>
      </w:r>
      <w:r>
        <w:rPr>
          <w:rFonts w:hint="eastAsia" w:ascii="Arial" w:hAnsi="Arial" w:cs="Arial"/>
          <w:sz w:val="24"/>
          <w:szCs w:val="24"/>
        </w:rPr>
        <w:t>任务中的预训练模型，结合对下游任务的微调在</w:t>
      </w:r>
      <w:r>
        <w:rPr>
          <w:rFonts w:ascii="Arial" w:hAnsi="Arial" w:cs="Arial"/>
          <w:sz w:val="24"/>
          <w:szCs w:val="24"/>
        </w:rPr>
        <w:t>NLP</w:t>
      </w:r>
      <w:r>
        <w:rPr>
          <w:rFonts w:hint="eastAsia" w:ascii="Arial" w:hAnsi="Arial" w:cs="Arial"/>
          <w:sz w:val="24"/>
          <w:szCs w:val="24"/>
        </w:rPr>
        <w:t>的各项任务中的表现都达到了</w:t>
      </w:r>
      <w:r>
        <w:rPr>
          <w:rFonts w:ascii="Arial" w:hAnsi="Arial" w:cs="Arial"/>
          <w:sz w:val="24"/>
          <w:szCs w:val="24"/>
        </w:rPr>
        <w:t>SOTA</w:t>
      </w:r>
      <w:r>
        <w:rPr>
          <w:rFonts w:hint="eastAsia" w:ascii="Arial" w:hAnsi="Arial" w:cs="Arial"/>
          <w:sz w:val="24"/>
          <w:szCs w:val="24"/>
        </w:rPr>
        <w:t>（</w:t>
      </w:r>
      <w:r>
        <w:rPr>
          <w:rFonts w:ascii="Arial" w:hAnsi="Arial" w:cs="Arial"/>
          <w:sz w:val="24"/>
          <w:szCs w:val="24"/>
        </w:rPr>
        <w:t>state-of-the-art</w:t>
      </w:r>
      <w:r>
        <w:rPr>
          <w:rFonts w:hint="eastAsia" w:ascii="Arial" w:hAnsi="Arial" w:cs="Arial"/>
          <w:sz w:val="24"/>
          <w:szCs w:val="24"/>
        </w:rPr>
        <w:t>，最先进水平的）。表</w:t>
      </w:r>
      <w:r>
        <w:rPr>
          <w:rFonts w:ascii="Arial" w:hAnsi="Arial" w:cs="Arial"/>
          <w:sz w:val="24"/>
          <w:szCs w:val="24"/>
        </w:rPr>
        <w:t>1.1</w:t>
      </w:r>
      <w:r>
        <w:rPr>
          <w:rFonts w:hint="eastAsia" w:ascii="Arial" w:hAnsi="Arial" w:cs="Arial"/>
          <w:sz w:val="24"/>
          <w:szCs w:val="24"/>
        </w:rPr>
        <w:t>为目前命名实体识别的一些常用方法汇总。</w:t>
      </w:r>
    </w:p>
    <w:p>
      <w:pPr>
        <w:pStyle w:val="37"/>
        <w:rPr>
          <w:rFonts w:cs="Arial"/>
        </w:rPr>
      </w:pPr>
      <w:bookmarkStart w:id="132" w:name="_Toc25615"/>
      <w:bookmarkStart w:id="133" w:name="_Toc24368"/>
      <w:bookmarkStart w:id="134" w:name="_Toc17655"/>
      <w:r>
        <w:rPr>
          <w:rFonts w:hint="eastAsia"/>
        </w:rPr>
        <w:t>表</w:t>
      </w:r>
      <w:r>
        <w:t xml:space="preserve"> </w:t>
      </w:r>
      <w:r>
        <w:fldChar w:fldCharType="begin"/>
      </w:r>
      <w:r>
        <w:instrText xml:space="preserve"> SEQ </w:instrText>
      </w:r>
      <w:r>
        <w:rPr>
          <w:rFonts w:hint="eastAsia"/>
        </w:rPr>
        <w:instrText xml:space="preserve">表</w:instrText>
      </w:r>
      <w:r>
        <w:instrText xml:space="preserve"> \* ARABIC </w:instrText>
      </w:r>
      <w:r>
        <w:fldChar w:fldCharType="separate"/>
      </w:r>
      <w:r>
        <w:t>1</w:t>
      </w:r>
      <w:r>
        <w:fldChar w:fldCharType="end"/>
      </w:r>
      <w:bookmarkStart w:id="135" w:name="_Toc4153"/>
      <w:r>
        <w:t xml:space="preserve">.1 </w:t>
      </w:r>
      <w:r>
        <w:rPr>
          <w:rFonts w:hint="eastAsia"/>
        </w:rPr>
        <w:t>常用命名实体识别方法汇总</w:t>
      </w:r>
      <w:bookmarkEnd w:id="132"/>
      <w:bookmarkEnd w:id="133"/>
      <w:bookmarkEnd w:id="134"/>
      <w:bookmarkEnd w:id="135"/>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5"/>
              <w:widowControl w:val="0"/>
              <w:spacing w:line="360" w:lineRule="auto"/>
              <w:rPr>
                <w:rFonts w:ascii="Arial" w:hAnsi="Arial" w:cs="Arial"/>
                <w:sz w:val="24"/>
                <w:szCs w:val="24"/>
              </w:rPr>
            </w:pPr>
            <w:r>
              <w:rPr>
                <w:rFonts w:hint="eastAsia" w:ascii="Arial" w:hAnsi="Arial" w:cs="Arial"/>
                <w:sz w:val="24"/>
                <w:szCs w:val="24"/>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BiLSTM+CRF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5"/>
              <w:widowControl w:val="0"/>
              <w:spacing w:line="360" w:lineRule="auto"/>
              <w:rPr>
                <w:rFonts w:ascii="Arial" w:hAnsi="Arial" w:cs="Arial"/>
                <w:sz w:val="24"/>
                <w:szCs w:val="24"/>
              </w:rPr>
            </w:pPr>
            <w:r>
              <w:rPr>
                <w:rFonts w:ascii="Arial" w:hAnsi="Arial" w:cs="Arial"/>
                <w:sz w:val="24"/>
                <w:szCs w:val="24"/>
              </w:rPr>
              <w:t>BERT+BiLSTM+CRF</w:t>
            </w:r>
          </w:p>
        </w:tc>
      </w:tr>
    </w:tbl>
    <w:p>
      <w:pPr>
        <w:pStyle w:val="3"/>
        <w:rPr>
          <w:rFonts w:cs="Arial"/>
        </w:rPr>
      </w:pPr>
      <w:bookmarkStart w:id="136" w:name="_Toc17655_WPSOffice_Level3"/>
      <w:bookmarkStart w:id="137" w:name="_Toc7644_WPSOffice_Level3"/>
      <w:r>
        <w:rPr>
          <w:rFonts w:cs="Arial"/>
        </w:rPr>
        <w:t xml:space="preserve">1.2.2 </w:t>
      </w:r>
      <w:r>
        <w:rPr>
          <w:rFonts w:hint="eastAsia" w:cs="Arial"/>
        </w:rPr>
        <w:t>关系抽取研究现状</w:t>
      </w:r>
      <w:bookmarkEnd w:id="136"/>
      <w:bookmarkEnd w:id="137"/>
    </w:p>
    <w:p>
      <w:pPr>
        <w:spacing w:line="360" w:lineRule="auto"/>
        <w:ind w:firstLine="480" w:firstLineChars="200"/>
        <w:rPr>
          <w:rFonts w:ascii="Arial" w:hAnsi="Arial" w:cs="Arial"/>
          <w:sz w:val="24"/>
        </w:rPr>
      </w:pPr>
      <w:r>
        <w:rPr>
          <w:rFonts w:hint="eastAsia" w:ascii="Arial" w:hAnsi="Arial" w:cs="Arial"/>
          <w:sz w:val="24"/>
        </w:rPr>
        <w:t>关系抽取的方法主要有：</w:t>
      </w:r>
    </w:p>
    <w:p>
      <w:pPr>
        <w:numPr>
          <w:ilvl w:val="0"/>
          <w:numId w:val="2"/>
        </w:numPr>
        <w:spacing w:line="360" w:lineRule="auto"/>
        <w:ind w:firstLine="480" w:firstLineChars="200"/>
        <w:rPr>
          <w:rFonts w:ascii="Arial" w:hAnsi="Arial" w:cs="Arial"/>
          <w:sz w:val="24"/>
        </w:rPr>
      </w:pPr>
      <w:r>
        <w:rPr>
          <w:rFonts w:hint="eastAsia" w:ascii="Arial" w:hAnsi="Arial"/>
          <w:sz w:val="24"/>
        </w:rPr>
        <w:t>有监督的学习方法</w:t>
      </w:r>
    </w:p>
    <w:p>
      <w:pPr>
        <w:spacing w:line="360" w:lineRule="auto"/>
        <w:ind w:firstLine="480" w:firstLineChars="200"/>
        <w:rPr>
          <w:rFonts w:ascii="Arial" w:hAnsi="Arial" w:cs="Arial"/>
          <w:sz w:val="24"/>
        </w:rPr>
      </w:pPr>
      <w:r>
        <w:rPr>
          <w:rFonts w:hint="eastAsia" w:ascii="Arial" w:hAnsi="Arial" w:cs="Arial"/>
          <w:sz w:val="24"/>
        </w:rPr>
        <w:t>把关系抽取任务当做一个分类问题，从训练数据中设计并提取有效的特征并训练学习各种分类模型进行关系预测。需要大量的人工标注语料，比较耗时耗力，但预测效果较好。</w:t>
      </w:r>
    </w:p>
    <w:p>
      <w:pPr>
        <w:numPr>
          <w:ilvl w:val="0"/>
          <w:numId w:val="2"/>
        </w:numPr>
        <w:spacing w:line="360" w:lineRule="auto"/>
        <w:ind w:firstLine="480" w:firstLineChars="200"/>
        <w:rPr>
          <w:rFonts w:ascii="Arial" w:hAnsi="Arial" w:cs="Arial"/>
          <w:sz w:val="24"/>
        </w:rPr>
      </w:pPr>
      <w:r>
        <w:rPr>
          <w:rFonts w:hint="eastAsia" w:ascii="Arial" w:hAnsi="Arial"/>
          <w:sz w:val="24"/>
        </w:rPr>
        <w:t>半监督的学习方法</w:t>
      </w:r>
    </w:p>
    <w:p>
      <w:pPr>
        <w:spacing w:line="360" w:lineRule="auto"/>
        <w:ind w:firstLine="480" w:firstLineChars="200"/>
        <w:rPr>
          <w:rFonts w:ascii="Arial" w:hAnsi="Arial" w:cs="Arial"/>
          <w:sz w:val="24"/>
        </w:rPr>
      </w:pPr>
      <w:r>
        <w:rPr>
          <w:rFonts w:hint="eastAsia" w:ascii="Arial" w:hAnsi="Arial" w:cs="Arial"/>
          <w:sz w:val="24"/>
        </w:rPr>
        <w:t>先人工设定若干种子实例，再迭代地从文本中抽取相应的关系模板和更多关系实例。</w:t>
      </w:r>
    </w:p>
    <w:p>
      <w:pPr>
        <w:numPr>
          <w:ilvl w:val="0"/>
          <w:numId w:val="2"/>
        </w:numPr>
        <w:spacing w:line="360" w:lineRule="auto"/>
        <w:ind w:firstLine="480" w:firstLineChars="200"/>
        <w:rPr>
          <w:rFonts w:ascii="Arial" w:hAnsi="Arial" w:cs="Arial"/>
          <w:sz w:val="24"/>
        </w:rPr>
      </w:pPr>
      <w:r>
        <w:rPr>
          <w:rFonts w:hint="eastAsia" w:ascii="Arial" w:hAnsi="Arial"/>
          <w:sz w:val="24"/>
        </w:rPr>
        <w:t>无监督的学习方法</w:t>
      </w:r>
    </w:p>
    <w:p>
      <w:pPr>
        <w:spacing w:line="360" w:lineRule="auto"/>
        <w:ind w:firstLine="480" w:firstLineChars="200"/>
        <w:rPr>
          <w:rFonts w:ascii="Arial" w:hAnsi="Arial" w:cs="Arial"/>
          <w:sz w:val="24"/>
        </w:rPr>
      </w:pPr>
      <w:r>
        <w:rPr>
          <w:rFonts w:hint="eastAsia" w:ascii="Arial" w:hAnsi="Arial" w:cs="Arial"/>
          <w:sz w:val="24"/>
        </w:rPr>
        <w:t>假设有相同语义的命名实体同样拥有相似的上下文信息，可根据每个命名实体对的上下文信息来代表它们的语义关系，并对所有实体对的语义进行聚类。</w:t>
      </w:r>
    </w:p>
    <w:p>
      <w:pPr>
        <w:spacing w:line="360" w:lineRule="auto"/>
        <w:ind w:firstLine="480" w:firstLineChars="200"/>
        <w:rPr>
          <w:rFonts w:ascii="Arial" w:hAnsi="Arial" w:cs="Arial"/>
          <w:sz w:val="24"/>
        </w:rPr>
      </w:pPr>
      <w:r>
        <w:rPr>
          <w:rFonts w:hint="eastAsia" w:ascii="Arial" w:hAnsi="Arial" w:cs="Arial"/>
          <w:sz w:val="24"/>
        </w:rPr>
        <w:t>与另外两种方法相比，有监督的学习方法在抽取的准确率和召回率上都有着更好的表现。</w:t>
      </w:r>
    </w:p>
    <w:p>
      <w:pPr>
        <w:spacing w:line="360" w:lineRule="auto"/>
        <w:ind w:firstLine="480" w:firstLineChars="200"/>
        <w:rPr>
          <w:rFonts w:ascii="Arial" w:hAnsi="Arial" w:cs="Arial"/>
          <w:sz w:val="24"/>
        </w:rPr>
      </w:pPr>
      <w:r>
        <w:rPr>
          <w:rFonts w:hint="eastAsia" w:ascii="Arial" w:hAnsi="Arial" w:cs="Arial"/>
          <w:sz w:val="24"/>
        </w:rPr>
        <w:t>自从</w:t>
      </w:r>
      <w:r>
        <w:rPr>
          <w:rFonts w:ascii="Arial" w:hAnsi="Arial" w:cs="Arial"/>
          <w:sz w:val="24"/>
        </w:rPr>
        <w:t>2000</w:t>
      </w:r>
      <w:r>
        <w:rPr>
          <w:rFonts w:hint="eastAsia" w:ascii="Arial" w:hAnsi="Arial" w:cs="Arial"/>
          <w:sz w:val="24"/>
        </w:rPr>
        <w:t>年</w:t>
      </w:r>
      <w:r>
        <w:rPr>
          <w:rFonts w:ascii="Arial" w:hAnsi="Arial" w:cs="Arial"/>
          <w:sz w:val="24"/>
        </w:rPr>
        <w:t>Miller</w:t>
      </w:r>
      <w:r>
        <w:rPr>
          <w:rFonts w:hint="eastAsia" w:ascii="Arial" w:hAnsi="Arial" w:cs="Arial"/>
          <w:sz w:val="24"/>
        </w:rPr>
        <w:t>等提出基于句法解析增强的方法来实现关系抽取</w:t>
      </w:r>
      <w:r>
        <w:rPr>
          <w:rFonts w:ascii="Arial" w:hAnsi="Arial" w:cs="Arial"/>
          <w:sz w:val="24"/>
        </w:rPr>
        <w:t>[Miller et al., 2000]</w:t>
      </w:r>
      <w:r>
        <w:rPr>
          <w:rFonts w:hint="eastAsia" w:ascii="Arial" w:hAnsi="Arial" w:cs="Arial"/>
          <w:sz w:val="24"/>
        </w:rPr>
        <w:t>后，越来越多的实体间关系抽取方法被提出：基于逻辑回归的方法</w:t>
      </w:r>
      <w:r>
        <w:rPr>
          <w:rFonts w:ascii="Arial" w:hAnsi="Arial" w:cs="Arial"/>
          <w:sz w:val="24"/>
        </w:rPr>
        <w:t>[Kambhatla et al., 2004]</w:t>
      </w:r>
      <w:r>
        <w:rPr>
          <w:rFonts w:hint="eastAsia" w:ascii="Arial" w:hAnsi="Arial" w:cs="Arial"/>
          <w:sz w:val="24"/>
        </w:rPr>
        <w:t>、基于核函数的方法</w:t>
      </w:r>
      <w:r>
        <w:rPr>
          <w:rFonts w:ascii="Arial" w:hAnsi="Arial" w:cs="Arial"/>
          <w:sz w:val="24"/>
        </w:rPr>
        <w:t>[Zhao and Grishman, 2005]</w:t>
      </w:r>
      <w:r>
        <w:rPr>
          <w:rFonts w:hint="eastAsia" w:ascii="Arial" w:hAnsi="Arial" w:cs="Arial"/>
          <w:sz w:val="24"/>
        </w:rPr>
        <w:t>、基于条件随机场的方法</w:t>
      </w:r>
      <w:r>
        <w:rPr>
          <w:rFonts w:ascii="Arial" w:hAnsi="Arial" w:cs="Arial"/>
          <w:sz w:val="24"/>
        </w:rPr>
        <w:t>[Culotta et al., 2006]</w:t>
      </w:r>
      <w:r>
        <w:rPr>
          <w:rFonts w:hint="eastAsia" w:ascii="Arial" w:hAnsi="Arial" w:cs="Arial"/>
          <w:sz w:val="24"/>
        </w:rPr>
        <w:t>。在有监督学习中针对需要大量人工标注的情况下，</w:t>
      </w:r>
      <w:r>
        <w:rPr>
          <w:rFonts w:ascii="Arial" w:hAnsi="Arial" w:cs="Arial"/>
          <w:sz w:val="24"/>
        </w:rPr>
        <w:t>Mintz</w:t>
      </w:r>
      <w:r>
        <w:rPr>
          <w:rFonts w:hint="eastAsia" w:ascii="Arial" w:hAnsi="Arial" w:cs="Arial"/>
          <w:sz w:val="24"/>
        </w:rPr>
        <w:t>等人</w:t>
      </w:r>
      <w:r>
        <w:rPr>
          <w:rFonts w:ascii="Arial" w:hAnsi="Arial" w:cs="Arial"/>
          <w:sz w:val="24"/>
        </w:rPr>
        <w:t>[Mintz et al., 2009]</w:t>
      </w:r>
      <w:r>
        <w:rPr>
          <w:rFonts w:hint="eastAsia" w:ascii="Arial" w:hAnsi="Arial" w:cs="Arial"/>
          <w:sz w:val="24"/>
        </w:rPr>
        <w:t>提出了使用远程监督（</w:t>
      </w:r>
      <w:r>
        <w:rPr>
          <w:rFonts w:ascii="Arial" w:hAnsi="Arial" w:cs="Arial"/>
          <w:sz w:val="24"/>
        </w:rPr>
        <w:t>Distant Supervision</w:t>
      </w:r>
      <w:r>
        <w:rPr>
          <w:rFonts w:hint="eastAsia" w:ascii="Arial" w:hAnsi="Arial" w:cs="Arial"/>
          <w:sz w:val="24"/>
        </w:rPr>
        <w:t>）的方法来扩充标注语料，可以有效解决关系抽取的标注数据规模问题。</w:t>
      </w:r>
    </w:p>
    <w:p>
      <w:pPr>
        <w:spacing w:line="360" w:lineRule="auto"/>
        <w:ind w:firstLine="480" w:firstLineChars="200"/>
        <w:rPr>
          <w:rFonts w:ascii="Arial" w:hAnsi="Arial" w:cs="Arial"/>
          <w:sz w:val="24"/>
        </w:rPr>
      </w:pPr>
      <w:r>
        <w:rPr>
          <w:rFonts w:hint="eastAsia" w:ascii="Arial" w:hAnsi="Arial" w:cs="Arial"/>
          <w:sz w:val="24"/>
        </w:rPr>
        <w:t>随着计算机硬件和计算能力的极速发展，深度学习开始逐渐被学术界和业界所关注，很多学者也开始将深度学习运用到关系抽取任务中。</w:t>
      </w:r>
      <w:r>
        <w:rPr>
          <w:rFonts w:ascii="Arial" w:hAnsi="Arial" w:cs="Arial"/>
          <w:sz w:val="24"/>
        </w:rPr>
        <w:t>[Socher et al., 2012]</w:t>
      </w:r>
      <w:r>
        <w:rPr>
          <w:rFonts w:hint="eastAsia" w:ascii="Arial" w:hAnsi="Arial" w:cs="Arial"/>
          <w:sz w:val="24"/>
        </w:rPr>
        <w:t>提出使用递归神经网络（</w:t>
      </w:r>
      <w:r>
        <w:rPr>
          <w:rFonts w:ascii="Arial" w:hAnsi="Arial" w:cs="Arial"/>
          <w:sz w:val="24"/>
        </w:rPr>
        <w:t>Recurrent Neural Network</w:t>
      </w:r>
      <w:r>
        <w:rPr>
          <w:rFonts w:hint="eastAsia" w:ascii="Arial" w:hAnsi="Arial" w:cs="Arial"/>
          <w:sz w:val="24"/>
        </w:rPr>
        <w:t>，简称</w:t>
      </w:r>
      <w:r>
        <w:rPr>
          <w:rFonts w:ascii="Arial" w:hAnsi="Arial" w:cs="Arial"/>
          <w:sz w:val="24"/>
        </w:rPr>
        <w:t>RNN</w:t>
      </w:r>
      <w:r>
        <w:rPr>
          <w:rFonts w:hint="eastAsia" w:ascii="Arial" w:hAnsi="Arial" w:cs="Arial"/>
          <w:sz w:val="24"/>
        </w:rPr>
        <w:t>）来解决关系抽取问题，通过递归神经网络学习到句子的词汇特征、句法特征、语义特征再用于关系分类和抽取。</w:t>
      </w:r>
      <w:r>
        <w:rPr>
          <w:rFonts w:ascii="Arial" w:hAnsi="Arial" w:cs="Arial"/>
          <w:sz w:val="24"/>
        </w:rPr>
        <w:t>[Zeng et al., 2014]</w:t>
      </w:r>
      <w:r>
        <w:rPr>
          <w:rFonts w:hint="eastAsia" w:ascii="Arial" w:hAnsi="Arial" w:cs="Arial"/>
          <w:sz w:val="24"/>
        </w:rPr>
        <w:t>提出使用卷积神经网络（</w:t>
      </w:r>
      <w:r>
        <w:rPr>
          <w:rFonts w:ascii="Arial" w:hAnsi="Arial" w:cs="Arial"/>
          <w:sz w:val="24"/>
        </w:rPr>
        <w:t>Convolutional Neural Network</w:t>
      </w:r>
      <w:r>
        <w:rPr>
          <w:rFonts w:hint="eastAsia" w:ascii="Arial" w:hAnsi="Arial" w:cs="Arial"/>
          <w:sz w:val="24"/>
        </w:rPr>
        <w:t>，简称</w:t>
      </w:r>
      <w:r>
        <w:rPr>
          <w:rFonts w:ascii="Arial" w:hAnsi="Arial" w:cs="Arial"/>
          <w:sz w:val="24"/>
        </w:rPr>
        <w:t>CNN</w:t>
      </w:r>
      <w:r>
        <w:rPr>
          <w:rFonts w:hint="eastAsia" w:ascii="Arial" w:hAnsi="Arial" w:cs="Arial"/>
          <w:sz w:val="24"/>
        </w:rPr>
        <w:t>）来解决关系抽取问题，采用词向量和词的相对位置作为卷积神经网络的输入，通过卷积、池化、非线性计算等操作得到句子表示并用于关系抽取。</w:t>
      </w:r>
      <w:r>
        <w:rPr>
          <w:rFonts w:ascii="Arial" w:hAnsi="Arial" w:cs="Arial"/>
          <w:sz w:val="24"/>
        </w:rPr>
        <w:t>[Santos et al., 2015]</w:t>
      </w:r>
      <w:r>
        <w:rPr>
          <w:rFonts w:hint="eastAsia" w:ascii="Arial" w:hAnsi="Arial" w:cs="Arial"/>
          <w:sz w:val="24"/>
        </w:rPr>
        <w:t>提出了一种新的卷积神经网络结构用于解决关系抽取问题，在这个新的结构中采用了新的</w:t>
      </w:r>
      <w:r>
        <w:rPr>
          <w:rFonts w:ascii="Arial" w:hAnsi="Arial" w:cs="Arial"/>
          <w:sz w:val="24"/>
        </w:rPr>
        <w:t>Ranking</w:t>
      </w:r>
      <w:r>
        <w:rPr>
          <w:rFonts w:hint="eastAsia" w:ascii="Arial" w:hAnsi="Arial" w:cs="Arial"/>
          <w:sz w:val="24"/>
        </w:rPr>
        <w:t>损失函数并得到了更好的效果。</w:t>
      </w:r>
      <w:r>
        <w:rPr>
          <w:rFonts w:ascii="Arial" w:hAnsi="Arial" w:cs="Arial"/>
          <w:sz w:val="24"/>
        </w:rPr>
        <w:t>[Miwa er al., 2016]</w:t>
      </w:r>
      <w:r>
        <w:rPr>
          <w:rFonts w:hint="eastAsia" w:ascii="Arial" w:hAnsi="Arial" w:cs="Arial"/>
          <w:sz w:val="24"/>
        </w:rPr>
        <w:t>提出一种基于端到端（</w:t>
      </w:r>
      <w:r>
        <w:rPr>
          <w:rFonts w:ascii="Arial" w:hAnsi="Arial" w:cs="Arial"/>
          <w:sz w:val="24"/>
        </w:rPr>
        <w:t>End to End</w:t>
      </w:r>
      <w:r>
        <w:rPr>
          <w:rFonts w:hint="eastAsia" w:ascii="Arial" w:hAnsi="Arial" w:cs="Arial"/>
          <w:sz w:val="24"/>
        </w:rPr>
        <w:t>）神经网络的关系抽取模型，使用双向长短时记忆模型和树形长短时记忆模型同时对实体和句子进行建模。</w:t>
      </w:r>
      <w:r>
        <w:rPr>
          <w:rFonts w:ascii="Arial" w:hAnsi="Arial" w:cs="Arial"/>
          <w:sz w:val="24"/>
        </w:rPr>
        <w:t>[Lin et al., 2016]</w:t>
      </w:r>
      <w:r>
        <w:rPr>
          <w:rFonts w:hint="eastAsia" w:ascii="Arial" w:hAnsi="Arial" w:cs="Arial"/>
          <w:sz w:val="24"/>
        </w:rPr>
        <w:t>提出基于句子级注意力机制的神经网络模型来解决关系抽取问题，文中的方法可以根据不同关系为每个实体对分配不同的权重。关系抽取的一些方法汇总如表</w:t>
      </w:r>
      <w:r>
        <w:rPr>
          <w:rFonts w:ascii="Arial" w:hAnsi="Arial" w:cs="Arial"/>
          <w:sz w:val="24"/>
        </w:rPr>
        <w:t>1.2</w:t>
      </w:r>
      <w:r>
        <w:rPr>
          <w:rFonts w:hint="eastAsia" w:ascii="Arial" w:hAnsi="Arial" w:cs="Arial"/>
          <w:sz w:val="24"/>
        </w:rPr>
        <w:t>所示。</w:t>
      </w:r>
    </w:p>
    <w:p>
      <w:pPr>
        <w:pStyle w:val="37"/>
        <w:rPr>
          <w:rFonts w:cs="Arial"/>
        </w:rPr>
      </w:pPr>
      <w:bookmarkStart w:id="138" w:name="_Toc9624"/>
      <w:bookmarkStart w:id="139" w:name="_Toc4990"/>
      <w:bookmarkStart w:id="140" w:name="_Toc3404"/>
      <w:r>
        <w:rPr>
          <w:rFonts w:hint="eastAsia"/>
        </w:rPr>
        <w:t>表</w:t>
      </w:r>
      <w:r>
        <w:t xml:space="preserve">1.2 </w:t>
      </w:r>
      <w:r>
        <w:rPr>
          <w:rFonts w:hint="eastAsia"/>
        </w:rPr>
        <w:t>关系抽取方法汇总</w:t>
      </w:r>
      <w:bookmarkEnd w:id="138"/>
      <w:bookmarkEnd w:id="139"/>
      <w:bookmarkEnd w:id="140"/>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hint="eastAsia" w:ascii="Arial" w:hAnsi="Arial" w:cs="Arial"/>
                <w:sz w:val="24"/>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ascii="Arial" w:hAnsi="Arial" w:cs="Arial"/>
                <w:sz w:val="24"/>
              </w:rPr>
              <w:t>RNN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ascii="Arial" w:hAnsi="Arial" w:cs="Arial"/>
                <w:sz w:val="24"/>
              </w:rPr>
              <w:t>CNN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ascii="Arial" w:hAnsi="Arial" w:cs="Arial"/>
                <w:sz w:val="24"/>
              </w:rPr>
              <w:t>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ascii="Arial" w:hAnsi="Arial" w:cs="Arial"/>
                <w:sz w:val="24"/>
              </w:rPr>
              <w:t>BiLSTM+Attention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ascii="Arial" w:hAnsi="Arial" w:cs="Arial"/>
                <w:sz w:val="24"/>
              </w:rPr>
              <w:t>PCNN+Attention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ascii="Arial" w:hAnsi="Arial" w:cs="Arial"/>
                <w:sz w:val="24"/>
              </w:rPr>
              <w:t>ResCNN</w:t>
            </w:r>
          </w:p>
        </w:tc>
      </w:tr>
    </w:tbl>
    <w:p>
      <w:pPr>
        <w:pStyle w:val="3"/>
        <w:rPr>
          <w:rFonts w:cs="Arial"/>
        </w:rPr>
      </w:pPr>
      <w:bookmarkStart w:id="141" w:name="_Toc514163445"/>
      <w:bookmarkStart w:id="142" w:name="_Toc29847_WPSOffice_Level2"/>
      <w:bookmarkStart w:id="143" w:name="_Toc9624_WPSOffice_Level2"/>
      <w:r>
        <w:rPr>
          <w:rFonts w:cs="Arial"/>
        </w:rPr>
        <w:t xml:space="preserve">1.3 </w:t>
      </w:r>
      <w:r>
        <w:rPr>
          <w:rFonts w:hint="eastAsia" w:cs="Arial"/>
        </w:rPr>
        <w:t>本文</w:t>
      </w:r>
      <w:bookmarkEnd w:id="141"/>
      <w:r>
        <w:rPr>
          <w:rFonts w:hint="eastAsia" w:cs="Arial"/>
        </w:rPr>
        <w:t>主要的工作</w:t>
      </w:r>
      <w:bookmarkEnd w:id="142"/>
      <w:bookmarkEnd w:id="143"/>
    </w:p>
    <w:p>
      <w:pPr>
        <w:spacing w:line="360" w:lineRule="auto"/>
        <w:ind w:firstLine="480" w:firstLineChars="200"/>
        <w:rPr>
          <w:rFonts w:ascii="Arial" w:hAnsi="Arial" w:cs="Arial"/>
          <w:sz w:val="24"/>
        </w:rPr>
      </w:pPr>
      <w:r>
        <w:rPr>
          <w:rFonts w:hint="eastAsia" w:ascii="Arial" w:hAnsi="Arial" w:cs="Arial"/>
          <w:sz w:val="24"/>
        </w:rPr>
        <w:t>本文在总结信息抽取现有的一些研究成果的基础上，结合命名实体识别和关系抽取两项信息抽取的基本任务，从多个深度学习模型中选择合适的模型，利用人工标注的部分金融领域新闻文本语料结合远程监督进行模型训练，将训练好的模型固化成</w:t>
      </w:r>
      <w:r>
        <w:rPr>
          <w:rFonts w:ascii="Arial" w:hAnsi="Arial" w:cs="Arial"/>
          <w:sz w:val="24"/>
        </w:rPr>
        <w:t>pb</w:t>
      </w:r>
      <w:r>
        <w:rPr>
          <w:rFonts w:hint="eastAsia" w:ascii="Arial" w:hAnsi="Arial" w:cs="Arial"/>
          <w:sz w:val="24"/>
        </w:rPr>
        <w:t>模型，把模型进行组合封装到</w:t>
      </w:r>
      <w:r>
        <w:rPr>
          <w:rFonts w:ascii="Arial" w:hAnsi="Arial" w:cs="Arial"/>
          <w:sz w:val="24"/>
        </w:rPr>
        <w:t>Docker</w:t>
      </w:r>
      <w:r>
        <w:rPr>
          <w:rFonts w:hint="eastAsia" w:ascii="Arial" w:hAnsi="Arial" w:cs="Arial"/>
          <w:sz w:val="24"/>
        </w:rPr>
        <w:t>中，并部署在集群上来提供信息抽取服务。</w:t>
      </w:r>
    </w:p>
    <w:p>
      <w:pPr>
        <w:spacing w:line="360" w:lineRule="auto"/>
        <w:ind w:firstLine="480" w:firstLineChars="200"/>
        <w:rPr>
          <w:rFonts w:ascii="Arial" w:hAnsi="Arial" w:cs="Arial"/>
          <w:sz w:val="24"/>
        </w:rPr>
      </w:pPr>
      <w:r>
        <w:rPr>
          <w:rFonts w:hint="eastAsia" w:ascii="Arial" w:hAnsi="Arial" w:cs="Arial"/>
          <w:sz w:val="24"/>
        </w:rPr>
        <w:t>本文的主要工作有：</w:t>
      </w:r>
    </w:p>
    <w:p>
      <w:pPr>
        <w:numPr>
          <w:ilvl w:val="0"/>
          <w:numId w:val="3"/>
        </w:numPr>
        <w:spacing w:line="360" w:lineRule="auto"/>
        <w:ind w:firstLine="480" w:firstLineChars="200"/>
        <w:rPr>
          <w:rFonts w:ascii="Arial" w:hAnsi="Arial" w:cs="Arial"/>
          <w:sz w:val="24"/>
        </w:rPr>
      </w:pPr>
      <w:r>
        <w:rPr>
          <w:rFonts w:hint="eastAsia" w:ascii="Arial" w:hAnsi="Arial"/>
          <w:sz w:val="24"/>
        </w:rPr>
        <w:t>对命名实体识别和关系抽取的研究现状和相关技术进行综述，对命名实体识别模型和关系抽取模型进行实验对比分析。</w:t>
      </w:r>
    </w:p>
    <w:p>
      <w:pPr>
        <w:numPr>
          <w:ilvl w:val="0"/>
          <w:numId w:val="3"/>
        </w:numPr>
        <w:spacing w:line="360" w:lineRule="auto"/>
        <w:ind w:firstLine="480" w:firstLineChars="200"/>
        <w:rPr>
          <w:rFonts w:ascii="Arial" w:hAnsi="Arial" w:cs="Arial"/>
          <w:sz w:val="24"/>
        </w:rPr>
      </w:pPr>
      <w:r>
        <w:rPr>
          <w:rFonts w:hint="eastAsia" w:ascii="Arial" w:hAnsi="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ascii="Arial" w:hAnsi="Arial" w:cs="Arial"/>
          <w:sz w:val="24"/>
        </w:rPr>
      </w:pPr>
      <w:r>
        <w:rPr>
          <w:rFonts w:hint="eastAsia" w:ascii="Arial" w:hAnsi="Arial"/>
          <w:sz w:val="24"/>
        </w:rPr>
        <w:t>利用远程监督扩充人工标注数据，缓解人工标注数据费时费力的缺点。</w:t>
      </w:r>
    </w:p>
    <w:p>
      <w:pPr>
        <w:numPr>
          <w:ilvl w:val="0"/>
          <w:numId w:val="3"/>
        </w:numPr>
        <w:spacing w:line="360" w:lineRule="auto"/>
        <w:ind w:firstLine="480" w:firstLineChars="200"/>
        <w:rPr>
          <w:rFonts w:ascii="Arial" w:hAnsi="Arial" w:cs="Arial"/>
          <w:sz w:val="24"/>
        </w:rPr>
      </w:pPr>
      <w:r>
        <w:rPr>
          <w:rFonts w:hint="eastAsia" w:ascii="Arial" w:hAnsi="Arial"/>
          <w:sz w:val="24"/>
        </w:rPr>
        <w:t>将训练好的模型封装成</w:t>
      </w:r>
      <w:r>
        <w:rPr>
          <w:rFonts w:ascii="Arial" w:hAnsi="Arial" w:cs="Arial"/>
          <w:sz w:val="24"/>
        </w:rPr>
        <w:t>ModelServer</w:t>
      </w:r>
      <w:r>
        <w:rPr>
          <w:rFonts w:hint="eastAsia" w:ascii="Arial" w:hAnsi="Arial" w:cs="Arial"/>
          <w:sz w:val="24"/>
        </w:rPr>
        <w:t>部署到</w:t>
      </w:r>
      <w:r>
        <w:rPr>
          <w:rFonts w:ascii="Arial" w:hAnsi="Arial" w:cs="Arial"/>
          <w:sz w:val="24"/>
        </w:rPr>
        <w:t>Kubernetes</w:t>
      </w:r>
      <w:r>
        <w:rPr>
          <w:rFonts w:hint="eastAsia" w:ascii="Arial" w:hAnsi="Arial" w:cs="Arial"/>
          <w:sz w:val="24"/>
        </w:rPr>
        <w:t>集群上，构建一套信息抽取服务系统。</w:t>
      </w:r>
    </w:p>
    <w:p>
      <w:pPr>
        <w:pStyle w:val="3"/>
        <w:rPr>
          <w:rFonts w:cs="Arial"/>
        </w:rPr>
      </w:pPr>
      <w:bookmarkStart w:id="144" w:name="_Toc514163446"/>
      <w:bookmarkStart w:id="145" w:name="_Toc15190_WPSOffice_Level2"/>
      <w:bookmarkStart w:id="146" w:name="_Toc14334_WPSOffice_Level2"/>
      <w:r>
        <w:rPr>
          <w:rFonts w:cs="Arial"/>
        </w:rPr>
        <w:t xml:space="preserve">1.4 </w:t>
      </w:r>
      <w:r>
        <w:rPr>
          <w:rFonts w:hint="eastAsia" w:cs="Arial"/>
        </w:rPr>
        <w:t>本</w:t>
      </w:r>
      <w:bookmarkEnd w:id="144"/>
      <w:r>
        <w:rPr>
          <w:rFonts w:hint="eastAsia" w:cs="Arial"/>
        </w:rPr>
        <w:t>文的组织结构</w:t>
      </w:r>
      <w:bookmarkEnd w:id="145"/>
      <w:bookmarkEnd w:id="146"/>
      <w:r>
        <w:rPr>
          <w:rFonts w:cs="Arial"/>
        </w:rPr>
        <w:t xml:space="preserve"> </w:t>
      </w:r>
    </w:p>
    <w:p>
      <w:pPr>
        <w:spacing w:line="360" w:lineRule="auto"/>
        <w:ind w:firstLine="480" w:firstLineChars="200"/>
        <w:rPr>
          <w:rFonts w:ascii="Arial" w:hAnsi="Arial" w:cs="Arial"/>
          <w:sz w:val="24"/>
        </w:rPr>
      </w:pPr>
      <w:r>
        <w:rPr>
          <w:rFonts w:hint="eastAsia" w:ascii="Arial" w:hAnsi="Arial" w:cs="Arial"/>
          <w:sz w:val="24"/>
        </w:rPr>
        <w:t>本文的各章节内容安排如下：</w:t>
      </w:r>
    </w:p>
    <w:p>
      <w:pPr>
        <w:spacing w:line="360" w:lineRule="auto"/>
        <w:ind w:firstLine="480" w:firstLineChars="200"/>
        <w:rPr>
          <w:rFonts w:ascii="Arial" w:hAnsi="Arial" w:cs="Arial"/>
          <w:sz w:val="24"/>
        </w:rPr>
      </w:pPr>
      <w:r>
        <w:rPr>
          <w:rFonts w:hint="eastAsia" w:ascii="Arial" w:hAnsi="Arial" w:cs="Arial"/>
          <w:sz w:val="24"/>
        </w:rPr>
        <w:t>第一章</w:t>
      </w:r>
      <w:r>
        <w:rPr>
          <w:rFonts w:ascii="Arial" w:hAnsi="Arial" w:cs="Arial"/>
          <w:sz w:val="24"/>
        </w:rPr>
        <w:t xml:space="preserve"> </w:t>
      </w:r>
      <w:r>
        <w:rPr>
          <w:rFonts w:hint="eastAsia" w:ascii="Arial" w:hAnsi="Arial" w:cs="Arial"/>
          <w:sz w:val="24"/>
        </w:rPr>
        <w:t>绪论。本章介绍了论文的项目背景，信息抽取任务中的两个子任务命名实体识别和关系抽取，国内外在这两个方向上的研究成果，本文所做的主要工作和论文的组织结构。</w:t>
      </w:r>
    </w:p>
    <w:p>
      <w:pPr>
        <w:spacing w:line="360" w:lineRule="auto"/>
        <w:ind w:firstLine="480" w:firstLineChars="200"/>
        <w:rPr>
          <w:rFonts w:ascii="Arial" w:hAnsi="Arial" w:cs="Arial"/>
          <w:sz w:val="24"/>
        </w:rPr>
      </w:pPr>
      <w:r>
        <w:rPr>
          <w:rFonts w:hint="eastAsia" w:ascii="Arial" w:hAnsi="Arial" w:cs="Arial"/>
          <w:sz w:val="24"/>
        </w:rPr>
        <w:t>第二章</w:t>
      </w:r>
      <w:r>
        <w:rPr>
          <w:rFonts w:ascii="Arial" w:hAnsi="Arial" w:cs="Arial"/>
          <w:sz w:val="24"/>
        </w:rPr>
        <w:t xml:space="preserve"> </w:t>
      </w:r>
      <w:r>
        <w:rPr>
          <w:rFonts w:hint="eastAsia" w:ascii="Arial" w:hAnsi="Arial" w:cs="Arial"/>
          <w:sz w:val="24"/>
        </w:rPr>
        <w:t>技术综述。本章详细介绍了论文涉及的相关技术，包括词向量、</w:t>
      </w:r>
      <w:r>
        <w:rPr>
          <w:rFonts w:ascii="Arial" w:hAnsi="Arial" w:cs="Arial"/>
          <w:sz w:val="24"/>
        </w:rPr>
        <w:t>BERT</w:t>
      </w:r>
      <w:r>
        <w:rPr>
          <w:rFonts w:hint="eastAsia" w:ascii="Arial" w:hAnsi="Arial" w:cs="Arial"/>
          <w:sz w:val="24"/>
        </w:rPr>
        <w:t>模型、双向长短时记忆模型、深度残差网络、远程监督、深度学习框架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w:t>
      </w:r>
      <w:r>
        <w:rPr>
          <w:rFonts w:ascii="Arial" w:hAnsi="Arial" w:cs="Arial"/>
          <w:sz w:val="24"/>
        </w:rPr>
        <w:t>Scrapy</w:t>
      </w:r>
      <w:r>
        <w:rPr>
          <w:rFonts w:hint="eastAsia" w:ascii="Arial" w:hAnsi="Arial" w:cs="Arial"/>
          <w:sz w:val="24"/>
        </w:rPr>
        <w:t>爬虫等。</w:t>
      </w:r>
    </w:p>
    <w:p>
      <w:pPr>
        <w:spacing w:line="360" w:lineRule="auto"/>
        <w:ind w:firstLine="480" w:firstLineChars="200"/>
        <w:rPr>
          <w:rFonts w:ascii="Arial" w:hAnsi="Arial" w:cs="Arial"/>
          <w:sz w:val="24"/>
        </w:rPr>
      </w:pPr>
      <w:r>
        <w:rPr>
          <w:rFonts w:hint="eastAsia" w:ascii="Arial" w:hAnsi="Arial" w:cs="Arial"/>
          <w:sz w:val="24"/>
        </w:rPr>
        <w:t>第三章</w:t>
      </w:r>
      <w:r>
        <w:rPr>
          <w:rFonts w:ascii="Arial" w:hAnsi="Arial" w:cs="Arial"/>
          <w:sz w:val="24"/>
        </w:rPr>
        <w:t xml:space="preserve"> </w:t>
      </w:r>
      <w:r>
        <w:rPr>
          <w:rFonts w:hint="eastAsia" w:ascii="宋体" w:hAnsi="宋体" w:cs="宋体"/>
          <w:bCs/>
          <w:sz w:val="24"/>
        </w:rPr>
        <w:t>信息抽取服务分析与设计</w:t>
      </w:r>
      <w:r>
        <w:rPr>
          <w:rFonts w:hint="eastAsia" w:ascii="Arial" w:hAnsi="Arial" w:cs="Arial"/>
          <w:sz w:val="24"/>
        </w:rPr>
        <w:t>。本章详细介绍了信息抽取服务的总体规划、信息抽取服务的需求分析、信息抽取服务中各个模块的详细设计以及信息抽取模型结构的设计。</w:t>
      </w:r>
    </w:p>
    <w:p>
      <w:pPr>
        <w:spacing w:line="360" w:lineRule="auto"/>
        <w:ind w:firstLine="480" w:firstLineChars="200"/>
        <w:rPr>
          <w:rFonts w:ascii="Arial" w:hAnsi="Arial" w:cs="Arial"/>
          <w:sz w:val="24"/>
        </w:rPr>
      </w:pPr>
      <w:r>
        <w:rPr>
          <w:rFonts w:hint="eastAsia" w:ascii="Arial" w:hAnsi="Arial" w:cs="Arial"/>
          <w:sz w:val="24"/>
        </w:rPr>
        <w:t>第四章</w:t>
      </w:r>
      <w:r>
        <w:rPr>
          <w:rFonts w:ascii="Arial" w:hAnsi="Arial" w:cs="Arial"/>
          <w:sz w:val="24"/>
        </w:rPr>
        <w:t xml:space="preserve"> </w:t>
      </w:r>
      <w:r>
        <w:rPr>
          <w:rFonts w:hint="eastAsia" w:ascii="宋体" w:hAnsi="宋体" w:cs="宋体"/>
          <w:bCs/>
          <w:sz w:val="24"/>
        </w:rPr>
        <w:t>信息抽取服务的实现</w:t>
      </w:r>
      <w:r>
        <w:rPr>
          <w:rFonts w:hint="eastAsia" w:ascii="Arial" w:hAnsi="Arial" w:cs="Arial"/>
          <w:sz w:val="24"/>
        </w:rPr>
        <w:t>。本章阐述了信息抽取服务中各个模块的详细实现，包括数据预处理模块、信息抽取模型模块、信息抽取服务模块。</w:t>
      </w:r>
    </w:p>
    <w:p>
      <w:pPr>
        <w:spacing w:line="360" w:lineRule="auto"/>
        <w:ind w:firstLine="480" w:firstLineChars="200"/>
        <w:rPr>
          <w:rFonts w:ascii="Arial" w:hAnsi="Arial" w:cs="Arial"/>
          <w:sz w:val="24"/>
        </w:rPr>
      </w:pPr>
      <w:r>
        <w:rPr>
          <w:rFonts w:hint="eastAsia" w:ascii="Arial" w:hAnsi="Arial" w:cs="Arial"/>
          <w:sz w:val="24"/>
        </w:rPr>
        <w:t>第五章</w:t>
      </w:r>
      <w:r>
        <w:rPr>
          <w:rFonts w:ascii="Arial" w:hAnsi="Arial" w:cs="Arial"/>
          <w:sz w:val="24"/>
        </w:rPr>
        <w:t xml:space="preserve"> </w:t>
      </w:r>
      <w:r>
        <w:rPr>
          <w:rFonts w:hint="eastAsia" w:ascii="Arial" w:hAnsi="Arial" w:cs="Arial"/>
          <w:sz w:val="24"/>
        </w:rPr>
        <w:t>实验对比与分析。本章主要通过实验介绍了项目中选择的模型在不同参数下的模型效果对比以及不同模型之间的性能对比。</w:t>
      </w:r>
    </w:p>
    <w:p>
      <w:pPr>
        <w:spacing w:line="360" w:lineRule="auto"/>
        <w:ind w:firstLine="480" w:firstLineChars="200"/>
        <w:rPr>
          <w:rFonts w:ascii="Arial" w:hAnsi="Arial" w:cs="Arial"/>
          <w:sz w:val="24"/>
        </w:rPr>
      </w:pPr>
      <w:r>
        <w:rPr>
          <w:rFonts w:hint="eastAsia" w:ascii="Arial" w:hAnsi="Arial" w:cs="Arial"/>
          <w:sz w:val="24"/>
        </w:rPr>
        <w:t>第六章</w:t>
      </w:r>
      <w:r>
        <w:rPr>
          <w:rFonts w:ascii="Arial" w:hAnsi="Arial" w:cs="Arial"/>
          <w:sz w:val="24"/>
        </w:rPr>
        <w:t xml:space="preserve"> </w:t>
      </w:r>
      <w:r>
        <w:rPr>
          <w:rFonts w:hint="eastAsia" w:ascii="Arial" w:hAnsi="Arial" w:cs="Arial"/>
          <w:sz w:val="24"/>
        </w:rPr>
        <w:t>总结与展望。总结在论文期间做了哪些工作，在信息抽取任务中未来的可改进的地方以及对接下来的需要做的工作的进一步展望。</w:t>
      </w:r>
    </w:p>
    <w:p>
      <w:pPr>
        <w:spacing w:line="360" w:lineRule="auto"/>
        <w:ind w:firstLine="480" w:firstLineChars="200"/>
        <w:rPr>
          <w:rFonts w:ascii="Arial" w:hAnsi="Arial" w:cs="Arial"/>
          <w:sz w:val="24"/>
        </w:rPr>
        <w:sectPr>
          <w:headerReference r:id="rId15" w:type="default"/>
          <w:footerReference r:id="rId16" w:type="default"/>
          <w:pgSz w:w="11906" w:h="16838"/>
          <w:pgMar w:top="1440" w:right="1800" w:bottom="1440" w:left="1800" w:header="851" w:footer="992" w:gutter="0"/>
          <w:pgNumType w:fmt="decimal" w:start="1"/>
          <w:cols w:space="720" w:num="1"/>
          <w:docGrid w:type="lines" w:linePitch="312" w:charSpace="0"/>
        </w:sectPr>
      </w:pPr>
    </w:p>
    <w:p>
      <w:pPr>
        <w:pStyle w:val="2"/>
        <w:jc w:val="center"/>
        <w:rPr>
          <w:rFonts w:cs="Arial"/>
        </w:rPr>
      </w:pPr>
      <w:bookmarkStart w:id="147" w:name="_Toc443_WPSOffice_Level1"/>
      <w:bookmarkStart w:id="148" w:name="_Toc9624_WPSOffice_Level1"/>
      <w:bookmarkStart w:id="149" w:name="_Toc514163447"/>
      <w:r>
        <w:rPr>
          <w:rFonts w:hint="eastAsia" w:ascii="Arial" w:hAnsi="Arial" w:eastAsia="黑体" w:cs="Arial"/>
        </w:rPr>
        <w:t>第二章</w:t>
      </w:r>
      <w:r>
        <w:rPr>
          <w:rFonts w:ascii="Arial" w:hAnsi="Arial" w:eastAsia="黑体" w:cs="Arial"/>
        </w:rPr>
        <w:t xml:space="preserve">  </w:t>
      </w:r>
      <w:r>
        <w:rPr>
          <w:rFonts w:hint="eastAsia" w:ascii="Arial" w:hAnsi="Arial" w:eastAsia="黑体" w:cs="Arial"/>
        </w:rPr>
        <w:t>技术综述</w:t>
      </w:r>
      <w:bookmarkEnd w:id="147"/>
      <w:bookmarkEnd w:id="148"/>
      <w:bookmarkEnd w:id="149"/>
    </w:p>
    <w:p>
      <w:pPr>
        <w:spacing w:line="360" w:lineRule="auto"/>
        <w:ind w:firstLine="480" w:firstLineChars="200"/>
        <w:rPr>
          <w:rFonts w:ascii="Arial" w:hAnsi="Arial" w:cs="Arial"/>
          <w:sz w:val="24"/>
        </w:rPr>
      </w:pPr>
      <w:r>
        <w:rPr>
          <w:rFonts w:hint="eastAsia"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cs="Arial"/>
        </w:rPr>
      </w:pPr>
      <w:bookmarkStart w:id="150" w:name="_Toc136106967"/>
      <w:bookmarkStart w:id="151" w:name="_Toc514163448"/>
      <w:bookmarkStart w:id="152" w:name="_Toc16540_WPSOffice_Level2"/>
      <w:bookmarkStart w:id="153" w:name="_Toc5318_WPSOffice_Level2"/>
      <w:r>
        <w:rPr>
          <w:rFonts w:cs="Arial"/>
        </w:rPr>
        <w:t>2.</w:t>
      </w:r>
      <w:bookmarkEnd w:id="150"/>
      <w:r>
        <w:rPr>
          <w:rFonts w:hint="eastAsia" w:cs="Arial"/>
          <w:lang w:val="en-US" w:eastAsia="zh-CN"/>
        </w:rPr>
        <w:t>1</w:t>
      </w:r>
      <w:r>
        <w:rPr>
          <w:rFonts w:cs="Arial"/>
        </w:rPr>
        <w:t xml:space="preserve"> </w:t>
      </w:r>
      <w:bookmarkEnd w:id="151"/>
      <w:r>
        <w:rPr>
          <w:rFonts w:hint="eastAsia" w:cs="Arial"/>
        </w:rPr>
        <w:t>词向量</w:t>
      </w:r>
      <w:bookmarkEnd w:id="152"/>
      <w:bookmarkEnd w:id="153"/>
    </w:p>
    <w:p>
      <w:pPr>
        <w:spacing w:line="360" w:lineRule="auto"/>
        <w:ind w:firstLine="480" w:firstLineChars="200"/>
        <w:rPr>
          <w:rFonts w:ascii="Arial" w:hAnsi="Arial" w:cs="Arial"/>
          <w:sz w:val="24"/>
        </w:rPr>
      </w:pPr>
      <w:r>
        <w:rPr>
          <w:rFonts w:hint="eastAsia" w:ascii="Arial" w:hAnsi="Arial" w:cs="Arial"/>
          <w:sz w:val="24"/>
        </w:rPr>
        <w:t>因为计算机不能直接识别自然语言，所以要想让计算机能够读懂自然语言，必须要对自然语言进行进一步处理，因此词向量（</w:t>
      </w:r>
      <w:r>
        <w:rPr>
          <w:rFonts w:ascii="Arial" w:hAnsi="Arial" w:cs="Arial"/>
          <w:sz w:val="24"/>
        </w:rPr>
        <w:t>Word Embedding</w:t>
      </w:r>
      <w:r>
        <w:rPr>
          <w:rFonts w:hint="eastAsia" w:ascii="Arial" w:hAnsi="Arial" w:cs="Arial"/>
          <w:sz w:val="24"/>
        </w:rPr>
        <w:t>）的概念被提出。计算机能够识别的是二进制数，词向量就是一些包含了自然语言中词汇和语义信息的计算机能够识别的数字。</w:t>
      </w:r>
    </w:p>
    <w:p>
      <w:pPr>
        <w:spacing w:line="360" w:lineRule="auto"/>
        <w:ind w:firstLine="480" w:firstLineChars="200"/>
        <w:rPr>
          <w:rFonts w:ascii="Arial" w:hAnsi="Arial" w:cs="Arial"/>
          <w:sz w:val="24"/>
        </w:rPr>
      </w:pPr>
      <w:r>
        <w:rPr>
          <w:rFonts w:hint="eastAsia" w:ascii="Arial" w:hAnsi="Arial" w:cs="Arial"/>
          <w:sz w:val="24"/>
        </w:rPr>
        <w:t>最早的词表示方法是</w:t>
      </w:r>
      <w:r>
        <w:rPr>
          <w:rFonts w:ascii="Arial" w:hAnsi="Arial" w:cs="Arial"/>
          <w:sz w:val="24"/>
        </w:rPr>
        <w:t>One-Hot</w:t>
      </w:r>
      <w:r>
        <w:rPr>
          <w:rFonts w:hint="eastAsia" w:ascii="Arial" w:hAnsi="Arial" w:cs="Arial"/>
          <w:sz w:val="24"/>
        </w:rPr>
        <w:t>编码，即用</w:t>
      </w:r>
      <w:r>
        <w:rPr>
          <w:rFonts w:ascii="Arial" w:hAnsi="Arial" w:cs="Arial"/>
          <w:sz w:val="24"/>
        </w:rPr>
        <w:t>N</w:t>
      </w:r>
      <w:r>
        <w:rPr>
          <w:rFonts w:hint="eastAsia" w:ascii="Arial" w:hAnsi="Arial" w:cs="Arial"/>
          <w:sz w:val="24"/>
        </w:rPr>
        <w:t>个状态编码器对</w:t>
      </w:r>
      <w:r>
        <w:rPr>
          <w:rFonts w:ascii="Arial" w:hAnsi="Arial" w:cs="Arial"/>
          <w:sz w:val="24"/>
        </w:rPr>
        <w:t>N</w:t>
      </w:r>
      <w:r>
        <w:rPr>
          <w:rFonts w:hint="eastAsia" w:ascii="Arial" w:hAnsi="Arial" w:cs="Arial"/>
          <w:sz w:val="24"/>
        </w:rPr>
        <w:t>个状态进行编码，这种方法会造成一篇篇幅有</w:t>
      </w:r>
      <w:r>
        <w:rPr>
          <w:rFonts w:ascii="Arial" w:hAnsi="Arial" w:cs="Arial"/>
          <w:sz w:val="24"/>
        </w:rPr>
        <w:t>n</w:t>
      </w:r>
      <w:r>
        <w:rPr>
          <w:rFonts w:hint="eastAsia" w:ascii="Arial" w:hAnsi="Arial" w:cs="Arial"/>
          <w:sz w:val="24"/>
        </w:rPr>
        <w:t>个字的文本，会用一个</w:t>
      </w:r>
      <w:r>
        <w:rPr>
          <w:rFonts w:ascii="Arial" w:hAnsi="Arial" w:cs="Arial"/>
          <w:sz w:val="24"/>
        </w:rPr>
        <w:t>n*n</w:t>
      </w:r>
      <w:r>
        <w:rPr>
          <w:rFonts w:hint="eastAsia" w:ascii="Arial" w:hAnsi="Arial" w:cs="Arial"/>
          <w:sz w:val="24"/>
        </w:rPr>
        <w:t>的矩阵来表示，每个</w:t>
      </w:r>
      <w:r>
        <w:rPr>
          <w:rFonts w:ascii="Arial" w:hAnsi="Arial" w:cs="Arial"/>
          <w:sz w:val="24"/>
        </w:rPr>
        <w:t>n</w:t>
      </w:r>
      <w:r>
        <w:rPr>
          <w:rFonts w:hint="eastAsia" w:ascii="Arial" w:hAnsi="Arial" w:cs="Arial"/>
          <w:sz w:val="24"/>
        </w:rPr>
        <w:t>维向量中只有它对应的那个字的位置上是</w:t>
      </w:r>
      <w:r>
        <w:rPr>
          <w:rFonts w:ascii="Arial" w:hAnsi="Arial" w:cs="Arial"/>
          <w:sz w:val="24"/>
        </w:rPr>
        <w:t>1</w:t>
      </w:r>
      <w:r>
        <w:rPr>
          <w:rFonts w:hint="eastAsia" w:ascii="Arial" w:hAnsi="Arial" w:cs="Arial"/>
          <w:sz w:val="24"/>
        </w:rPr>
        <w:t>，其余位置都是</w:t>
      </w:r>
      <w:r>
        <w:rPr>
          <w:rFonts w:ascii="Arial" w:hAnsi="Arial" w:cs="Arial"/>
          <w:sz w:val="24"/>
        </w:rPr>
        <w:t>0</w:t>
      </w:r>
      <w:r>
        <w:rPr>
          <w:rFonts w:hint="eastAsia" w:ascii="Arial" w:hAnsi="Arial" w:cs="Arial"/>
          <w:sz w:val="24"/>
        </w:rPr>
        <w:t>。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w:t>
      </w:r>
      <w:r>
        <w:rPr>
          <w:rFonts w:ascii="Arial" w:hAnsi="Arial" w:cs="Arial"/>
          <w:sz w:val="24"/>
        </w:rPr>
        <w:t>One-Hot</w:t>
      </w:r>
      <w:r>
        <w:rPr>
          <w:rFonts w:hint="eastAsia" w:ascii="Arial" w:hAnsi="Arial" w:cs="Arial"/>
          <w:sz w:val="24"/>
        </w:rPr>
        <w:t>编码容易造成</w:t>
      </w:r>
      <w:r>
        <w:rPr>
          <w:rFonts w:ascii="Arial" w:hAnsi="Arial" w:cs="Arial"/>
          <w:sz w:val="24"/>
        </w:rPr>
        <w:t>“</w:t>
      </w:r>
      <w:r>
        <w:rPr>
          <w:rFonts w:hint="eastAsia" w:ascii="Arial" w:hAnsi="Arial" w:cs="Arial"/>
          <w:sz w:val="24"/>
        </w:rPr>
        <w:t>维度灾难</w:t>
      </w:r>
      <w:r>
        <w:rPr>
          <w:rFonts w:ascii="Arial" w:hAnsi="Arial" w:cs="Arial"/>
          <w:sz w:val="24"/>
        </w:rPr>
        <w:t>”[Bengio et al., 2002]</w:t>
      </w:r>
      <w:r>
        <w:rPr>
          <w:rFonts w:hint="eastAsia" w:ascii="Arial" w:hAnsi="Arial" w:cs="Arial"/>
          <w:sz w:val="24"/>
        </w:rPr>
        <w:t>。</w:t>
      </w:r>
    </w:p>
    <w:p>
      <w:pPr>
        <w:spacing w:line="360" w:lineRule="auto"/>
        <w:ind w:firstLine="480" w:firstLineChars="200"/>
        <w:rPr>
          <w:rFonts w:ascii="Arial" w:hAnsi="Arial" w:cs="Arial"/>
          <w:sz w:val="24"/>
        </w:rPr>
      </w:pPr>
      <w:r>
        <w:rPr>
          <w:rFonts w:hint="eastAsia" w:ascii="Arial" w:hAnsi="Arial" w:cs="Arial"/>
          <w:sz w:val="24"/>
        </w:rPr>
        <w:t>除了忽略了单词间语义信息的</w:t>
      </w:r>
      <w:r>
        <w:rPr>
          <w:rFonts w:ascii="Arial" w:hAnsi="Arial" w:cs="Arial"/>
          <w:sz w:val="24"/>
        </w:rPr>
        <w:t>One-Hot</w:t>
      </w:r>
      <w:r>
        <w:rPr>
          <w:rFonts w:hint="eastAsia" w:ascii="Arial" w:hAnsi="Arial" w:cs="Arial"/>
          <w:sz w:val="24"/>
        </w:rPr>
        <w:t>编码，</w:t>
      </w:r>
      <w:r>
        <w:rPr>
          <w:rFonts w:ascii="Arial" w:hAnsi="Arial" w:cs="Arial"/>
          <w:sz w:val="24"/>
        </w:rPr>
        <w:t>[Hinton, 1986]</w:t>
      </w:r>
      <w:r>
        <w:rPr>
          <w:rFonts w:hint="eastAsia" w:ascii="Arial" w:hAnsi="Arial" w:cs="Arial"/>
          <w:sz w:val="24"/>
        </w:rPr>
        <w:t>提出了一种新的词表示方法：分布式表示法（</w:t>
      </w:r>
      <w:r>
        <w:rPr>
          <w:rFonts w:ascii="Arial" w:hAnsi="Arial" w:cs="Arial"/>
          <w:sz w:val="24"/>
        </w:rPr>
        <w:t>Distributed Reputation</w:t>
      </w:r>
      <w:r>
        <w:rPr>
          <w:rFonts w:hint="eastAsia" w:ascii="Arial" w:hAnsi="Arial" w:cs="Arial"/>
          <w:sz w:val="24"/>
        </w:rPr>
        <w:t>）。基于</w:t>
      </w:r>
      <w:r>
        <w:rPr>
          <w:rFonts w:ascii="Arial" w:hAnsi="Arial" w:cs="Arial"/>
          <w:sz w:val="24"/>
        </w:rPr>
        <w:t>[Harris, 1954]</w:t>
      </w:r>
      <w:r>
        <w:rPr>
          <w:rFonts w:hint="eastAsia" w:ascii="Arial" w:hAnsi="Arial" w:cs="Arial"/>
          <w:sz w:val="24"/>
        </w:rPr>
        <w:t>提出的分布假说：上下文相似的词，其语义也相似。词的分布式表示主要分为</w:t>
      </w:r>
      <w:r>
        <w:rPr>
          <w:rFonts w:ascii="Arial" w:hAnsi="Arial" w:cs="Arial"/>
          <w:sz w:val="24"/>
        </w:rPr>
        <w:t>2</w:t>
      </w:r>
      <w:r>
        <w:rPr>
          <w:rFonts w:hint="eastAsia" w:ascii="Arial" w:hAnsi="Arial" w:cs="Arial"/>
          <w:sz w:val="24"/>
        </w:rPr>
        <w:t>类：基于矩阵的分布表示和基于神经网络的分布表示。</w:t>
      </w:r>
    </w:p>
    <w:p>
      <w:pPr>
        <w:pStyle w:val="3"/>
        <w:rPr>
          <w:rFonts w:cs="Arial"/>
        </w:rPr>
      </w:pPr>
      <w:bookmarkStart w:id="154" w:name="_Toc9624_WPSOffice_Level3"/>
      <w:bookmarkStart w:id="155" w:name="_Toc29847_WPSOffice_Level3"/>
      <w:r>
        <w:rPr>
          <w:rFonts w:cs="Arial"/>
        </w:rPr>
        <w:t>2.</w:t>
      </w:r>
      <w:r>
        <w:rPr>
          <w:rFonts w:hint="eastAsia" w:cs="Arial"/>
          <w:lang w:val="en-US" w:eastAsia="zh-CN"/>
        </w:rPr>
        <w:t>1</w:t>
      </w:r>
      <w:r>
        <w:rPr>
          <w:rFonts w:cs="Arial"/>
        </w:rPr>
        <w:t xml:space="preserve">.1 </w:t>
      </w:r>
      <w:r>
        <w:rPr>
          <w:rFonts w:hint="eastAsia" w:cs="Arial"/>
        </w:rPr>
        <w:t>基于矩阵的分布表示</w:t>
      </w:r>
      <w:bookmarkEnd w:id="154"/>
      <w:bookmarkEnd w:id="155"/>
    </w:p>
    <w:p>
      <w:pPr>
        <w:spacing w:line="360" w:lineRule="auto"/>
        <w:ind w:firstLine="480" w:firstLineChars="200"/>
        <w:rPr>
          <w:rFonts w:ascii="Arial" w:hAnsi="Arial" w:cs="Arial"/>
          <w:sz w:val="24"/>
        </w:rPr>
      </w:pPr>
      <w:r>
        <w:rPr>
          <w:rFonts w:hint="eastAsia" w:ascii="Arial" w:hAnsi="Arial" w:cs="Arial"/>
          <w:sz w:val="24"/>
        </w:rPr>
        <w:t>基于矩阵的分布表示主要是构建</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上下文</w:t>
      </w:r>
      <w:r>
        <w:rPr>
          <w:rFonts w:ascii="Arial" w:hAnsi="Arial" w:cs="Arial"/>
          <w:sz w:val="24"/>
        </w:rPr>
        <w:t>”</w:t>
      </w:r>
      <w:r>
        <w:rPr>
          <w:rFonts w:hint="eastAsia" w:ascii="Arial" w:hAnsi="Arial" w:cs="Arial"/>
          <w:sz w:val="24"/>
        </w:rPr>
        <w:t>矩阵，通过某种技术从矩阵中获取词的分布表示。其中，矩阵的每一行都表示一个词，列表示上下文信息。常见的上下文有：</w:t>
      </w:r>
    </w:p>
    <w:p>
      <w:pPr>
        <w:numPr>
          <w:ilvl w:val="0"/>
          <w:numId w:val="4"/>
        </w:numPr>
        <w:spacing w:line="360" w:lineRule="auto"/>
        <w:ind w:firstLine="480" w:firstLineChars="200"/>
        <w:rPr>
          <w:rFonts w:ascii="Arial" w:hAnsi="Arial" w:cs="Arial"/>
          <w:sz w:val="24"/>
        </w:rPr>
      </w:pPr>
      <w:r>
        <w:rPr>
          <w:rFonts w:hint="eastAsia" w:ascii="Arial" w:hAnsi="Arial"/>
          <w:sz w:val="24"/>
        </w:rPr>
        <w:t>文档，即</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文档</w:t>
      </w:r>
      <w:r>
        <w:rPr>
          <w:rFonts w:ascii="Arial" w:hAnsi="Arial" w:cs="Arial"/>
          <w:sz w:val="24"/>
        </w:rPr>
        <w:t>”</w:t>
      </w:r>
      <w:r>
        <w:rPr>
          <w:rFonts w:hint="eastAsia" w:ascii="Arial" w:hAnsi="Arial" w:cs="Arial"/>
          <w:sz w:val="24"/>
        </w:rPr>
        <w:t>矩阵。</w:t>
      </w:r>
    </w:p>
    <w:p>
      <w:pPr>
        <w:numPr>
          <w:ilvl w:val="0"/>
          <w:numId w:val="4"/>
        </w:numPr>
        <w:spacing w:line="360" w:lineRule="auto"/>
        <w:ind w:firstLine="480" w:firstLineChars="200"/>
        <w:rPr>
          <w:rFonts w:ascii="Arial" w:hAnsi="Arial" w:cs="Arial"/>
          <w:sz w:val="24"/>
        </w:rPr>
      </w:pPr>
      <w:r>
        <w:rPr>
          <w:rFonts w:hint="eastAsia" w:ascii="Arial" w:hAnsi="Arial"/>
          <w:sz w:val="24"/>
        </w:rPr>
        <w:t>上下文的每个词，即</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词</w:t>
      </w:r>
      <w:r>
        <w:rPr>
          <w:rFonts w:ascii="Arial" w:hAnsi="Arial" w:cs="Arial"/>
          <w:sz w:val="24"/>
        </w:rPr>
        <w:t>”</w:t>
      </w:r>
      <w:r>
        <w:rPr>
          <w:rFonts w:hint="eastAsia" w:ascii="Arial" w:hAnsi="Arial" w:cs="Arial"/>
          <w:sz w:val="24"/>
        </w:rPr>
        <w:t>矩阵。</w:t>
      </w:r>
    </w:p>
    <w:p>
      <w:pPr>
        <w:numPr>
          <w:ilvl w:val="0"/>
          <w:numId w:val="4"/>
        </w:numPr>
        <w:spacing w:line="360" w:lineRule="auto"/>
        <w:ind w:firstLine="480" w:firstLineChars="200"/>
        <w:rPr>
          <w:rFonts w:ascii="Arial" w:hAnsi="Arial" w:cs="Arial"/>
          <w:sz w:val="24"/>
        </w:rPr>
      </w:pPr>
      <w:r>
        <w:rPr>
          <w:rFonts w:ascii="Arial" w:hAnsi="Arial"/>
          <w:sz w:val="24"/>
        </w:rPr>
        <w:t>n-</w:t>
      </w:r>
      <w:r>
        <w:rPr>
          <w:rFonts w:hint="eastAsia" w:ascii="Arial" w:hAnsi="Arial" w:cs="Arial"/>
          <w:sz w:val="24"/>
        </w:rPr>
        <w:t>元词组，即</w:t>
      </w:r>
      <w:r>
        <w:rPr>
          <w:rFonts w:ascii="Arial" w:hAnsi="Arial" w:cs="Arial"/>
          <w:sz w:val="24"/>
        </w:rPr>
        <w:t>“</w:t>
      </w:r>
      <w:r>
        <w:rPr>
          <w:rFonts w:hint="eastAsia" w:ascii="Arial" w:hAnsi="Arial" w:cs="Arial"/>
          <w:sz w:val="24"/>
        </w:rPr>
        <w:t>词</w:t>
      </w:r>
      <w:r>
        <w:rPr>
          <w:rFonts w:ascii="Arial" w:hAnsi="Arial" w:cs="Arial"/>
          <w:sz w:val="24"/>
        </w:rPr>
        <w:t>-n-</w:t>
      </w:r>
      <w:r>
        <w:rPr>
          <w:rFonts w:hint="eastAsia" w:ascii="Arial" w:hAnsi="Arial" w:cs="Arial"/>
          <w:sz w:val="24"/>
        </w:rPr>
        <w:t>元词组</w:t>
      </w:r>
      <w:r>
        <w:rPr>
          <w:rFonts w:ascii="Arial" w:hAnsi="Arial" w:cs="Arial"/>
          <w:sz w:val="24"/>
        </w:rPr>
        <w:t>”</w:t>
      </w:r>
      <w:r>
        <w:rPr>
          <w:rFonts w:hint="eastAsia" w:ascii="Arial" w:hAnsi="Arial" w:cs="Arial"/>
          <w:sz w:val="24"/>
        </w:rPr>
        <w:t>矩阵。</w:t>
      </w:r>
    </w:p>
    <w:p>
      <w:pPr>
        <w:spacing w:line="360" w:lineRule="auto"/>
        <w:ind w:firstLine="480" w:firstLineChars="200"/>
        <w:rPr>
          <w:rFonts w:ascii="Arial" w:hAnsi="Arial" w:cs="Arial"/>
          <w:sz w:val="24"/>
        </w:rPr>
      </w:pPr>
      <w:r>
        <w:rPr>
          <w:rFonts w:hint="eastAsia" w:ascii="Arial" w:hAnsi="Arial" w:cs="Arial"/>
          <w:sz w:val="24"/>
        </w:rPr>
        <w:t>矩阵中的每个元素表示词和上下文共现的次数，可以利用词频</w:t>
      </w:r>
      <w:r>
        <w:rPr>
          <w:rFonts w:ascii="Arial" w:hAnsi="Arial" w:cs="Arial"/>
          <w:sz w:val="24"/>
        </w:rPr>
        <w:t>-</w:t>
      </w:r>
      <w:r>
        <w:rPr>
          <w:rFonts w:hint="eastAsia" w:ascii="Arial" w:hAnsi="Arial" w:cs="Arial"/>
          <w:sz w:val="24"/>
        </w:rPr>
        <w:t>逆文本频率指数（</w:t>
      </w:r>
      <w:r>
        <w:rPr>
          <w:rFonts w:ascii="Arial" w:hAnsi="Arial" w:cs="Arial"/>
          <w:sz w:val="24"/>
        </w:rPr>
        <w:t>TF-IDF</w:t>
      </w:r>
      <w:r>
        <w:rPr>
          <w:rFonts w:hint="eastAsia" w:ascii="Arial" w:hAnsi="Arial" w:cs="Arial"/>
          <w:sz w:val="24"/>
        </w:rPr>
        <w:t>）、取对数等技巧进行加权和平滑。矩阵维度较高且较稀疏的情况还可以利用奇异值分解（</w:t>
      </w:r>
      <w:r>
        <w:rPr>
          <w:rFonts w:ascii="Arial" w:hAnsi="Arial" w:cs="Arial"/>
          <w:sz w:val="24"/>
        </w:rPr>
        <w:t>SVD</w:t>
      </w:r>
      <w:r>
        <w:rPr>
          <w:rFonts w:hint="eastAsia" w:ascii="Arial" w:hAnsi="Arial" w:cs="Arial"/>
          <w:sz w:val="24"/>
        </w:rPr>
        <w:t>）和非负矩阵分解（</w:t>
      </w:r>
      <w:r>
        <w:rPr>
          <w:rFonts w:ascii="Arial" w:hAnsi="Arial" w:cs="Arial"/>
          <w:sz w:val="24"/>
        </w:rPr>
        <w:t>NMF</w:t>
      </w:r>
      <w:r>
        <w:rPr>
          <w:rFonts w:hint="eastAsia" w:ascii="Arial" w:hAnsi="Arial" w:cs="Arial"/>
          <w:sz w:val="24"/>
        </w:rPr>
        <w:t>）等方法进行分解降维使之变成低维稠密矩阵。基于矩阵的分布表示的典型代表是</w:t>
      </w:r>
      <w:r>
        <w:rPr>
          <w:rFonts w:ascii="Arial" w:hAnsi="Arial" w:cs="Arial"/>
          <w:sz w:val="24"/>
        </w:rPr>
        <w:t>Global Vector</w:t>
      </w:r>
      <w:r>
        <w:rPr>
          <w:rFonts w:hint="eastAsia" w:ascii="Arial" w:hAnsi="Arial" w:cs="Arial"/>
          <w:sz w:val="24"/>
        </w:rPr>
        <w:t>模型（</w:t>
      </w:r>
      <w:r>
        <w:rPr>
          <w:rFonts w:ascii="Arial" w:hAnsi="Arial" w:cs="Arial"/>
          <w:sz w:val="24"/>
        </w:rPr>
        <w:t>GloVe</w:t>
      </w:r>
      <w:r>
        <w:rPr>
          <w:rFonts w:hint="eastAsia" w:ascii="Arial" w:hAnsi="Arial" w:cs="Arial"/>
          <w:sz w:val="24"/>
        </w:rPr>
        <w:t>模型）</w:t>
      </w:r>
      <w:r>
        <w:rPr>
          <w:rFonts w:ascii="Arial" w:hAnsi="Arial" w:cs="Arial"/>
          <w:sz w:val="24"/>
        </w:rPr>
        <w:t>[Pennington et al., 2014]</w:t>
      </w:r>
      <w:r>
        <w:rPr>
          <w:rFonts w:hint="eastAsia" w:ascii="Arial" w:hAnsi="Arial" w:cs="Arial"/>
          <w:sz w:val="24"/>
        </w:rPr>
        <w:t>。</w:t>
      </w:r>
    </w:p>
    <w:p>
      <w:pPr>
        <w:pStyle w:val="3"/>
        <w:rPr>
          <w:rFonts w:cs="Arial"/>
        </w:rPr>
      </w:pPr>
      <w:bookmarkStart w:id="156" w:name="_Toc14334_WPSOffice_Level3"/>
      <w:bookmarkStart w:id="157" w:name="_Toc15190_WPSOffice_Level3"/>
      <w:r>
        <w:rPr>
          <w:rFonts w:cs="Arial"/>
        </w:rPr>
        <w:t>2.</w:t>
      </w:r>
      <w:r>
        <w:rPr>
          <w:rFonts w:hint="eastAsia" w:cs="Arial"/>
          <w:lang w:val="en-US" w:eastAsia="zh-CN"/>
        </w:rPr>
        <w:t>1</w:t>
      </w:r>
      <w:r>
        <w:rPr>
          <w:rFonts w:cs="Arial"/>
        </w:rPr>
        <w:t xml:space="preserve">.2 </w:t>
      </w:r>
      <w:r>
        <w:rPr>
          <w:rFonts w:hint="eastAsia" w:cs="Arial"/>
        </w:rPr>
        <w:t>基于神经网络的分布表示</w:t>
      </w:r>
      <w:bookmarkEnd w:id="156"/>
      <w:bookmarkEnd w:id="157"/>
    </w:p>
    <w:p>
      <w:pPr>
        <w:spacing w:line="360" w:lineRule="auto"/>
        <w:ind w:firstLine="480" w:firstLineChars="200"/>
        <w:rPr>
          <w:rFonts w:ascii="Arial" w:hAnsi="Arial" w:cs="Arial"/>
          <w:sz w:val="24"/>
        </w:rPr>
      </w:pPr>
      <w:r>
        <w:rPr>
          <w:rFonts w:hint="eastAsia" w:ascii="Arial" w:hAnsi="Arial" w:cs="Arial"/>
          <w:sz w:val="24"/>
        </w:rPr>
        <w:t>基于神经网络的分布表示一般通过神经网络训练语言模型得到的产物，</w:t>
      </w:r>
      <w:r>
        <w:rPr>
          <w:rFonts w:ascii="Arial" w:hAnsi="Arial" w:cs="Arial"/>
          <w:sz w:val="24"/>
        </w:rPr>
        <w:t>[Bengio et al., 2006]</w:t>
      </w:r>
      <w:r>
        <w:rPr>
          <w:rFonts w:hint="eastAsia" w:ascii="Arial" w:hAnsi="Arial" w:cs="Arial"/>
          <w:sz w:val="24"/>
        </w:rPr>
        <w:t>提出了一种神经网络语言模型（</w:t>
      </w:r>
      <w:r>
        <w:rPr>
          <w:rFonts w:ascii="Arial" w:hAnsi="Arial" w:cs="Arial"/>
          <w:sz w:val="24"/>
        </w:rPr>
        <w:t>Neural Network Language Model</w:t>
      </w:r>
      <w:r>
        <w:rPr>
          <w:rFonts w:hint="eastAsia" w:ascii="Arial" w:hAnsi="Arial" w:cs="Arial"/>
          <w:sz w:val="24"/>
        </w:rPr>
        <w:t>。简称</w:t>
      </w:r>
      <w:r>
        <w:rPr>
          <w:rFonts w:ascii="Arial" w:hAnsi="Arial" w:cs="Arial"/>
          <w:sz w:val="24"/>
        </w:rPr>
        <w:t>NNLM</w:t>
      </w:r>
      <w:r>
        <w:rPr>
          <w:rFonts w:hint="eastAsia" w:ascii="Arial" w:hAnsi="Arial" w:cs="Arial"/>
          <w:sz w:val="24"/>
        </w:rPr>
        <w:t>），考虑对语言模型进行建模。但是</w:t>
      </w:r>
      <w:r>
        <w:rPr>
          <w:rFonts w:ascii="Arial" w:hAnsi="Arial" w:cs="Arial"/>
          <w:sz w:val="24"/>
        </w:rPr>
        <w:t>NNLM</w:t>
      </w:r>
      <w:r>
        <w:rPr>
          <w:rFonts w:hint="eastAsia" w:ascii="Arial" w:hAnsi="Arial" w:cs="Arial"/>
          <w:sz w:val="24"/>
        </w:rPr>
        <w:t>中词向量知识语言模型训练得到的副产物，并没有指出哪一套向量作为词向量的效果更好，所以</w:t>
      </w:r>
      <w:r>
        <w:rPr>
          <w:rFonts w:ascii="Arial" w:hAnsi="Arial" w:cs="Arial"/>
          <w:sz w:val="24"/>
        </w:rPr>
        <w:t>[Mikolov et al., 2013a; Mikolov et al., 2013b]</w:t>
      </w:r>
      <w:r>
        <w:rPr>
          <w:rFonts w:hint="eastAsia" w:ascii="Arial" w:hAnsi="Arial" w:cs="Arial"/>
          <w:sz w:val="24"/>
        </w:rPr>
        <w:t>在</w:t>
      </w:r>
      <w:r>
        <w:rPr>
          <w:rFonts w:ascii="Arial" w:hAnsi="Arial" w:cs="Arial"/>
          <w:sz w:val="24"/>
        </w:rPr>
        <w:t>NNLM</w:t>
      </w:r>
      <w:r>
        <w:rPr>
          <w:rFonts w:hint="eastAsia" w:ascii="Arial" w:hAnsi="Arial" w:cs="Arial"/>
          <w:sz w:val="24"/>
        </w:rPr>
        <w:t>等模型的基础之上，提出了</w:t>
      </w:r>
      <w:r>
        <w:rPr>
          <w:rFonts w:ascii="Arial" w:hAnsi="Arial" w:cs="Arial"/>
          <w:sz w:val="24"/>
        </w:rPr>
        <w:t>word2vec</w:t>
      </w:r>
      <w:r>
        <w:rPr>
          <w:rFonts w:hint="eastAsia" w:ascii="Arial" w:hAnsi="Arial" w:cs="Arial"/>
          <w:sz w:val="24"/>
        </w:rPr>
        <w:t>模型，在</w:t>
      </w:r>
      <w:r>
        <w:rPr>
          <w:rFonts w:ascii="Arial" w:hAnsi="Arial" w:cs="Arial"/>
          <w:sz w:val="24"/>
        </w:rPr>
        <w:t>word2vec</w:t>
      </w:r>
      <w:r>
        <w:rPr>
          <w:rFonts w:hint="eastAsia" w:ascii="Arial" w:hAnsi="Arial" w:cs="Arial"/>
          <w:sz w:val="24"/>
        </w:rPr>
        <w:t>模型中设计了</w:t>
      </w:r>
      <w:r>
        <w:rPr>
          <w:rFonts w:ascii="Arial" w:hAnsi="Arial" w:cs="Arial"/>
          <w:sz w:val="24"/>
        </w:rPr>
        <w:t>CBOW</w:t>
      </w:r>
      <w:r>
        <w:rPr>
          <w:rFonts w:hint="eastAsia" w:ascii="Arial" w:hAnsi="Arial" w:cs="Arial"/>
          <w:sz w:val="24"/>
        </w:rPr>
        <w:t>（</w:t>
      </w:r>
      <w:r>
        <w:rPr>
          <w:rFonts w:ascii="Arial" w:hAnsi="Arial" w:cs="Arial"/>
          <w:sz w:val="24"/>
        </w:rPr>
        <w:t>Continuous Bag-of-Words</w:t>
      </w:r>
      <w:r>
        <w:rPr>
          <w:rFonts w:hint="eastAsia" w:ascii="Arial" w:hAnsi="Arial" w:cs="Arial"/>
          <w:sz w:val="24"/>
        </w:rPr>
        <w:t>）和</w:t>
      </w:r>
      <w:r>
        <w:rPr>
          <w:rFonts w:ascii="Arial" w:hAnsi="Arial" w:cs="Arial"/>
          <w:sz w:val="24"/>
        </w:rPr>
        <w:t>Skip-gram</w:t>
      </w:r>
      <w:r>
        <w:rPr>
          <w:rFonts w:hint="eastAsia" w:ascii="Arial" w:hAnsi="Arial" w:cs="Arial"/>
          <w:sz w:val="24"/>
        </w:rPr>
        <w:t>两个模型，高效地训练获取词向量，</w:t>
      </w:r>
      <w:r>
        <w:rPr>
          <w:rFonts w:ascii="Arial" w:hAnsi="Arial" w:cs="Arial"/>
          <w:sz w:val="24"/>
        </w:rPr>
        <w:t>CBOW</w:t>
      </w:r>
      <w:r>
        <w:rPr>
          <w:rFonts w:hint="eastAsia" w:ascii="Arial" w:hAnsi="Arial" w:cs="Arial"/>
          <w:sz w:val="24"/>
        </w:rPr>
        <w:t>和</w:t>
      </w:r>
      <w:r>
        <w:rPr>
          <w:rFonts w:ascii="Arial" w:hAnsi="Arial" w:cs="Arial"/>
          <w:sz w:val="24"/>
        </w:rPr>
        <w:t>Skip-gram</w:t>
      </w:r>
      <w:r>
        <w:rPr>
          <w:rFonts w:hint="eastAsia" w:ascii="Arial" w:hAnsi="Arial" w:cs="Arial"/>
          <w:sz w:val="24"/>
        </w:rPr>
        <w:t>的示意图如图</w:t>
      </w:r>
      <w:r>
        <w:rPr>
          <w:rFonts w:ascii="Arial" w:hAnsi="Arial" w:cs="Arial"/>
          <w:sz w:val="24"/>
        </w:rPr>
        <w:t>2.1</w:t>
      </w:r>
      <w:r>
        <w:rPr>
          <w:rFonts w:hint="eastAsia" w:ascii="Arial" w:hAnsi="Arial" w:cs="Arial"/>
          <w:sz w:val="24"/>
        </w:rPr>
        <w:t>所示。</w:t>
      </w:r>
    </w:p>
    <w:p>
      <w:pPr>
        <w:spacing w:line="360" w:lineRule="auto"/>
        <w:ind w:firstLine="420"/>
        <w:jc w:val="center"/>
        <w:rPr>
          <w:rFonts w:ascii="Arial" w:hAnsi="Arial" w:cs="Arial"/>
          <w:color w:val="FF0000"/>
          <w:sz w:val="24"/>
        </w:rPr>
      </w:pPr>
      <w:r>
        <w:rPr>
          <w:rFonts w:ascii="Arial" w:hAnsi="Arial" w:cs="Arial"/>
          <w:color w:val="FF0000"/>
          <w:sz w:val="24"/>
        </w:rPr>
        <w:object>
          <v:shape id="_x0000_i1027" o:spt="75" type="#_x0000_t75" style="height:204.95pt;width:232.65pt;" o:ole="t" filled="f" o:preferrelative="t" stroked="f" coordsize="21600,21600">
            <v:path/>
            <v:fill on="f" focussize="0,0"/>
            <v:stroke on="f"/>
            <v:imagedata r:id="rId33" o:title=""/>
            <o:lock v:ext="edit" aspectratio="f"/>
            <w10:wrap type="none"/>
            <w10:anchorlock/>
          </v:shape>
          <o:OLEObject Type="Embed" ProgID="Visio.Drawing.15" ShapeID="_x0000_i1027" DrawAspect="Content" ObjectID="_1468075727" r:id="rId32">
            <o:LockedField>false</o:LockedField>
          </o:OLEObject>
        </w:object>
      </w:r>
    </w:p>
    <w:p>
      <w:pPr>
        <w:pStyle w:val="36"/>
      </w:pPr>
      <w:bookmarkStart w:id="158" w:name="_Toc32435"/>
      <w:bookmarkStart w:id="159" w:name="_Toc20245"/>
      <w:bookmarkStart w:id="160" w:name="_Toc24084"/>
      <w:r>
        <w:rPr>
          <w:rFonts w:hint="eastAsia"/>
        </w:rPr>
        <w:t>图</w:t>
      </w:r>
      <w:r>
        <w:t>2.1 CBOW</w:t>
      </w:r>
      <w:r>
        <w:rPr>
          <w:rFonts w:hint="eastAsia"/>
        </w:rPr>
        <w:t>和</w:t>
      </w:r>
      <w:r>
        <w:t>Skip-gram</w:t>
      </w:r>
      <w:r>
        <w:rPr>
          <w:rFonts w:hint="eastAsia"/>
        </w:rPr>
        <w:t>示意图</w:t>
      </w:r>
      <w:bookmarkEnd w:id="158"/>
      <w:bookmarkEnd w:id="159"/>
      <w:bookmarkEnd w:id="160"/>
    </w:p>
    <w:p>
      <w:pPr>
        <w:spacing w:line="360" w:lineRule="auto"/>
        <w:ind w:firstLine="480" w:firstLineChars="200"/>
        <w:rPr>
          <w:rFonts w:ascii="Arial" w:hAnsi="Arial" w:cs="Arial"/>
          <w:color w:val="FF0000"/>
          <w:sz w:val="24"/>
        </w:rPr>
      </w:pPr>
      <w:r>
        <w:rPr>
          <w:rFonts w:ascii="Arial" w:hAnsi="Arial" w:cs="Arial"/>
          <w:sz w:val="24"/>
        </w:rPr>
        <w:t>CBOW</w:t>
      </w:r>
      <w:r>
        <w:rPr>
          <w:rFonts w:hint="eastAsia" w:ascii="Arial" w:hAnsi="Arial" w:cs="Arial"/>
          <w:sz w:val="24"/>
        </w:rPr>
        <w:t>模型是根据上下文的信息来预测中间的目标词。</w:t>
      </w:r>
      <w:r>
        <w:rPr>
          <w:rFonts w:ascii="Arial" w:hAnsi="Arial" w:cs="Arial"/>
          <w:sz w:val="24"/>
        </w:rPr>
        <w:t>CBOW</w:t>
      </w:r>
      <w:r>
        <w:rPr>
          <w:rFonts w:hint="eastAsia" w:ascii="Arial" w:hAnsi="Arial" w:cs="Arial"/>
          <w:sz w:val="24"/>
        </w:rPr>
        <w:t>模型对</w:t>
      </w:r>
      <w:r>
        <w:rPr>
          <w:rFonts w:ascii="Arial" w:hAnsi="Arial" w:cs="Arial"/>
          <w:sz w:val="24"/>
        </w:rPr>
        <w:t>NNLM</w:t>
      </w:r>
      <w:r>
        <w:rPr>
          <w:rFonts w:hint="eastAsia" w:ascii="Arial" w:hAnsi="Arial" w:cs="Arial"/>
          <w:sz w:val="24"/>
        </w:rPr>
        <w:t>模型做了简化：隐藏层不再是上文各词词向量的拼接，而是使用上下文各词词向量的平均值，减少了计算量；去掉了</w:t>
      </w:r>
      <w:r>
        <w:rPr>
          <w:rFonts w:ascii="Arial" w:hAnsi="Arial" w:cs="Arial"/>
          <w:sz w:val="24"/>
        </w:rPr>
        <w:t>tanh</w:t>
      </w:r>
      <w:r>
        <w:rPr>
          <w:rFonts w:hint="eastAsia" w:ascii="Arial" w:hAnsi="Arial" w:cs="Arial"/>
          <w:sz w:val="24"/>
        </w:rPr>
        <w:t>隐藏层，提升了模型的训练速度。</w:t>
      </w:r>
      <w:r>
        <w:rPr>
          <w:rFonts w:ascii="Arial" w:hAnsi="Arial" w:cs="Arial"/>
          <w:sz w:val="24"/>
        </w:rPr>
        <w:t>CBOW</w:t>
      </w:r>
      <w:r>
        <w:rPr>
          <w:rFonts w:hint="eastAsia" w:ascii="Arial" w:hAnsi="Arial" w:cs="Arial"/>
          <w:sz w:val="24"/>
        </w:rPr>
        <w:t>模型包含</w:t>
      </w:r>
      <w:r>
        <w:rPr>
          <w:rFonts w:ascii="Arial" w:hAnsi="Arial" w:cs="Arial"/>
          <w:sz w:val="24"/>
        </w:rPr>
        <w:t>3</w:t>
      </w:r>
      <w:r>
        <w:rPr>
          <w:rFonts w:hint="eastAsia" w:ascii="Arial" w:hAnsi="Arial" w:cs="Arial"/>
          <w:sz w:val="24"/>
        </w:rPr>
        <w:t>层：输入层、投影层和输出层。输入层共有</w:t>
      </w:r>
      <w:r>
        <w:rPr>
          <w:rFonts w:ascii="Arial" w:hAnsi="Arial" w:cs="Arial"/>
          <w:sz w:val="24"/>
        </w:rPr>
        <w:t>n-1</w:t>
      </w:r>
      <w:r>
        <w:rPr>
          <w:rFonts w:hint="eastAsia" w:ascii="Arial" w:hAnsi="Arial" w:cs="Arial"/>
          <w:sz w:val="24"/>
        </w:rPr>
        <w:t>个词的</w:t>
      </w:r>
      <w:r>
        <w:rPr>
          <w:rFonts w:ascii="Arial" w:hAnsi="Arial" w:cs="Arial"/>
          <w:sz w:val="24"/>
        </w:rPr>
        <w:t>one-hot</w:t>
      </w:r>
      <w:r>
        <w:rPr>
          <w:rFonts w:hint="eastAsia" w:ascii="Arial" w:hAnsi="Arial" w:cs="Arial"/>
          <w:sz w:val="24"/>
        </w:rPr>
        <w:t>表示作为词向量，组成上下文的表示：</w:t>
      </w:r>
      <w:r>
        <w:drawing>
          <wp:inline distT="0" distB="0" distL="114300" distR="114300">
            <wp:extent cx="2809875" cy="238125"/>
            <wp:effectExtent l="0" t="0" r="9525" b="177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34"/>
                    <a:stretch>
                      <a:fillRect/>
                    </a:stretch>
                  </pic:blipFill>
                  <pic:spPr>
                    <a:xfrm>
                      <a:off x="0" y="0"/>
                      <a:ext cx="2809875" cy="238125"/>
                    </a:xfrm>
                    <a:prstGeom prst="rect">
                      <a:avLst/>
                    </a:prstGeom>
                    <a:noFill/>
                    <a:ln w="9525">
                      <a:noFill/>
                    </a:ln>
                  </pic:spPr>
                </pic:pic>
              </a:graphicData>
            </a:graphic>
          </wp:inline>
        </w:drawing>
      </w:r>
      <w:r>
        <w:rPr>
          <w:rFonts w:hint="eastAsia"/>
        </w:rPr>
        <w:t>。</w:t>
      </w:r>
      <w:r>
        <w:rPr>
          <w:rFonts w:hint="eastAsia" w:ascii="Arial" w:hAnsi="Arial" w:cs="Arial"/>
          <w:sz w:val="24"/>
        </w:rPr>
        <w:t>投影层将输入层的</w:t>
      </w:r>
      <w:r>
        <w:rPr>
          <w:rFonts w:ascii="Arial" w:hAnsi="Arial" w:cs="Arial"/>
          <w:sz w:val="24"/>
        </w:rPr>
        <w:t>n-1</w:t>
      </w:r>
      <w:r>
        <w:rPr>
          <w:rFonts w:hint="eastAsia" w:ascii="Arial" w:hAnsi="Arial" w:cs="Arial"/>
          <w:sz w:val="24"/>
        </w:rPr>
        <w:t>个向量做均值计算：</w:t>
      </w:r>
      <w:r>
        <w:rPr>
          <w:rFonts w:ascii="Arial" w:hAnsi="Arial" w:cs="Arial"/>
          <w:position w:val="-24"/>
          <w:sz w:val="24"/>
        </w:rPr>
        <w:object>
          <v:shape id="_x0000_i1029" o:spt="75" type="#_x0000_t75" style="height:30.75pt;width:129.75pt;" o:ole="t" filled="f" o:preferrelative="t" stroked="f" coordsize="21600,21600">
            <v:path/>
            <v:fill on="f" focussize="0,0"/>
            <v:stroke on="f" joinstyle="miter"/>
            <v:imagedata r:id="rId36" o:title=""/>
            <o:lock v:ext="edit" aspectratio="t"/>
            <w10:wrap type="none"/>
            <w10:anchorlock/>
          </v:shape>
          <o:OLEObject Type="Embed" ProgID="Equation.3" ShapeID="_x0000_i1029" DrawAspect="Content" ObjectID="_1468075728" r:id="rId35">
            <o:LockedField>false</o:LockedField>
          </o:OLEObject>
        </w:object>
      </w:r>
      <w:r>
        <w:rPr>
          <w:rFonts w:hint="eastAsia" w:ascii="Arial" w:hAnsi="Arial" w:cs="Arial"/>
          <w:sz w:val="24"/>
        </w:rPr>
        <w:t>。输出层一共</w:t>
      </w:r>
      <w:r>
        <w:rPr>
          <w:rFonts w:ascii="Arial" w:hAnsi="Arial" w:cs="Arial"/>
          <w:sz w:val="24"/>
        </w:rPr>
        <w:t>V</w:t>
      </w:r>
      <w:r>
        <w:rPr>
          <w:rFonts w:hint="eastAsia" w:ascii="Arial" w:hAnsi="Arial" w:cs="Arial"/>
          <w:sz w:val="24"/>
        </w:rPr>
        <w:t>个节点，第</w:t>
      </w:r>
      <w:r>
        <w:rPr>
          <w:rFonts w:ascii="Arial" w:hAnsi="Arial" w:cs="Arial"/>
          <w:sz w:val="24"/>
        </w:rPr>
        <w:t>i</w:t>
      </w:r>
      <w:r>
        <w:rPr>
          <w:rFonts w:hint="eastAsia" w:ascii="Arial" w:hAnsi="Arial" w:cs="Arial"/>
          <w:sz w:val="24"/>
        </w:rPr>
        <w:t>个节点</w:t>
      </w:r>
      <w:r>
        <w:rPr>
          <w:rFonts w:hint="eastAsia" w:ascii="Arial" w:hAnsi="Arial" w:cs="Arial"/>
          <w:position w:val="-14"/>
          <w:sz w:val="24"/>
        </w:rPr>
        <w:t>表</w:t>
      </w:r>
      <w:r>
        <w:rPr>
          <w:rFonts w:hint="eastAsia" w:ascii="Arial" w:hAnsi="Arial" w:cs="Arial"/>
          <w:sz w:val="24"/>
        </w:rPr>
        <w:t>示中心词是词</w:t>
      </w:r>
      <w:r>
        <w:rPr>
          <w:rFonts w:ascii="Arial" w:hAnsi="Arial" w:cs="Arial"/>
          <w:sz w:val="24"/>
        </w:rPr>
        <w:t>w</w:t>
      </w:r>
      <w:r>
        <w:rPr>
          <w:rFonts w:ascii="Arial" w:hAnsi="Arial" w:cs="Arial"/>
          <w:sz w:val="24"/>
          <w:vertAlign w:val="subscript"/>
        </w:rPr>
        <w:t>i</w:t>
      </w:r>
      <w:r>
        <w:rPr>
          <w:rFonts w:hint="eastAsia" w:ascii="Arial" w:hAnsi="Arial" w:cs="Arial"/>
          <w:sz w:val="24"/>
        </w:rPr>
        <w:t>的概率。</w:t>
      </w:r>
      <w:r>
        <w:rPr>
          <w:rFonts w:ascii="Arial" w:hAnsi="Arial" w:cs="Arial"/>
          <w:sz w:val="24"/>
        </w:rPr>
        <w:t>CBOW</w:t>
      </w:r>
      <w:r>
        <w:rPr>
          <w:rFonts w:hint="eastAsia" w:ascii="Arial" w:hAnsi="Arial" w:cs="Arial"/>
          <w:sz w:val="24"/>
        </w:rPr>
        <w:t>模型根据上下文的表示，直接</w:t>
      </w:r>
      <w:r>
        <w:rPr>
          <w:rFonts w:ascii="Arial" w:hAnsi="Arial" w:cs="Arial"/>
          <w:color w:val="FF0000"/>
          <w:position w:val="-14"/>
          <w:sz w:val="24"/>
        </w:rPr>
        <w:object>
          <v:shape id="_x0000_i1030" o:spt="75" type="#_x0000_t75" style="height:18.75pt;width:62.25pt;" o:ole="t" filled="f" o:preferrelative="t" stroked="f" coordsize="21600,21600">
            <v:path/>
            <v:fill on="f" focussize="0,0"/>
            <v:stroke on="f" joinstyle="miter"/>
            <v:imagedata r:id="rId38" o:title=""/>
            <o:lock v:ext="edit" aspectratio="t"/>
            <w10:wrap type="none"/>
            <w10:anchorlock/>
          </v:shape>
          <o:OLEObject Type="Embed" ProgID="Equation.3" ShapeID="_x0000_i1030" DrawAspect="Content" ObjectID="_1468075729" r:id="rId37">
            <o:LockedField>false</o:LockedField>
          </o:OLEObject>
        </w:object>
      </w:r>
      <w:r>
        <w:rPr>
          <w:rFonts w:hint="eastAsia" w:ascii="Arial" w:hAnsi="Arial" w:cs="Arial"/>
          <w:sz w:val="24"/>
        </w:rPr>
        <w:t>对目标词进行预测：</w:t>
      </w:r>
      <w:r>
        <w:rPr>
          <w:rFonts w:ascii="Arial" w:hAnsi="Arial" w:cs="Arial"/>
          <w:position w:val="-38"/>
          <w:sz w:val="24"/>
        </w:rPr>
        <w:object>
          <v:shape id="_x0000_i1031" o:spt="75" type="#_x0000_t75" style="height:42pt;width:168.75pt;" o:ole="t" filled="f" o:preferrelative="t" stroked="f" coordsize="21600,21600">
            <v:path/>
            <v:fill on="f" focussize="0,0"/>
            <v:stroke on="f" joinstyle="miter"/>
            <v:imagedata r:id="rId40" o:title=""/>
            <o:lock v:ext="edit" aspectratio="t"/>
            <w10:wrap type="none"/>
            <w10:anchorlock/>
          </v:shape>
          <o:OLEObject Type="Embed" ProgID="Equation.3" ShapeID="_x0000_i1031" DrawAspect="Content" ObjectID="_1468075730" r:id="rId39">
            <o:LockedField>false</o:LockedField>
          </o:OLEObject>
        </w:object>
      </w:r>
      <w:r>
        <w:rPr>
          <w:rFonts w:hint="eastAsia" w:ascii="Arial" w:hAnsi="Arial" w:cs="Arial"/>
          <w:sz w:val="24"/>
        </w:rPr>
        <w:t>。对于整个语料库而言，</w:t>
      </w:r>
      <w:r>
        <w:rPr>
          <w:rFonts w:ascii="Arial" w:hAnsi="Arial" w:cs="Arial"/>
          <w:sz w:val="24"/>
        </w:rPr>
        <w:t>CBOW</w:t>
      </w:r>
      <w:r>
        <w:rPr>
          <w:rFonts w:hint="eastAsia" w:ascii="Arial" w:hAnsi="Arial" w:cs="Arial"/>
          <w:sz w:val="24"/>
        </w:rPr>
        <w:t>的优化目标为最大化：</w:t>
      </w:r>
      <w:r>
        <w:rPr>
          <w:rFonts w:ascii="Arial" w:hAnsi="Arial" w:cs="Arial"/>
          <w:position w:val="-32"/>
          <w:sz w:val="24"/>
        </w:rPr>
        <w:object>
          <v:shape id="_x0000_i1032" o:spt="75" type="#_x0000_t75" style="height:29.25pt;width:125.25pt;" o:ole="t" filled="f" o:preferrelative="t" stroked="f" coordsize="21600,21600">
            <v:path/>
            <v:fill on="f" focussize="0,0"/>
            <v:stroke on="f" joinstyle="miter"/>
            <v:imagedata r:id="rId42" o:title=""/>
            <o:lock v:ext="edit" aspectratio="t"/>
            <w10:wrap type="none"/>
            <w10:anchorlock/>
          </v:shape>
          <o:OLEObject Type="Embed" ProgID="Equation.3" ShapeID="_x0000_i1032" DrawAspect="Content" ObjectID="_1468075731" r:id="rId41">
            <o:LockedField>false</o:LockedField>
          </o:OLEObject>
        </w:object>
      </w:r>
    </w:p>
    <w:p>
      <w:pPr>
        <w:spacing w:line="360" w:lineRule="auto"/>
        <w:ind w:firstLine="480" w:firstLineChars="200"/>
        <w:rPr>
          <w:rFonts w:ascii="Arial" w:hAnsi="Arial" w:cs="Arial"/>
          <w:color w:val="FF0000"/>
          <w:sz w:val="24"/>
        </w:rPr>
      </w:pPr>
      <w:r>
        <w:rPr>
          <w:rFonts w:ascii="Arial" w:hAnsi="Arial" w:cs="Arial"/>
          <w:sz w:val="24"/>
        </w:rPr>
        <w:t>Skip-gram</w:t>
      </w:r>
      <w:r>
        <w:rPr>
          <w:rFonts w:hint="eastAsia" w:ascii="Arial" w:hAnsi="Arial" w:cs="Arial"/>
          <w:sz w:val="24"/>
        </w:rPr>
        <w:t>模型与</w:t>
      </w:r>
      <w:r>
        <w:rPr>
          <w:rFonts w:ascii="Arial" w:hAnsi="Arial" w:cs="Arial"/>
          <w:sz w:val="24"/>
        </w:rPr>
        <w:t>CBOW</w:t>
      </w:r>
      <w:r>
        <w:rPr>
          <w:rFonts w:hint="eastAsia" w:ascii="Arial" w:hAnsi="Arial" w:cs="Arial"/>
          <w:sz w:val="24"/>
        </w:rPr>
        <w:t>模型刚好相反，它是根据一个单词来预测它的上下文信息。</w:t>
      </w:r>
      <w:r>
        <w:rPr>
          <w:rFonts w:ascii="Arial" w:hAnsi="Arial" w:cs="Arial"/>
          <w:sz w:val="24"/>
        </w:rPr>
        <w:t>Skip-gram</w:t>
      </w:r>
      <w:r>
        <w:rPr>
          <w:rFonts w:hint="eastAsia" w:ascii="Arial" w:hAnsi="Arial" w:cs="Arial"/>
          <w:sz w:val="24"/>
        </w:rPr>
        <w:t>模型训练一个双层神经网络，模型输入为一个词，来预测这个词的前</w:t>
      </w:r>
      <w:r>
        <w:rPr>
          <w:rFonts w:ascii="Arial" w:hAnsi="Arial" w:cs="Arial"/>
          <w:sz w:val="24"/>
        </w:rPr>
        <w:t>n</w:t>
      </w:r>
      <w:r>
        <w:rPr>
          <w:rFonts w:hint="eastAsia" w:ascii="Arial" w:hAnsi="Arial" w:cs="Arial"/>
          <w:sz w:val="24"/>
        </w:rPr>
        <w:t>个词和后</w:t>
      </w:r>
      <w:r>
        <w:rPr>
          <w:rFonts w:ascii="Arial" w:hAnsi="Arial" w:cs="Arial"/>
          <w:sz w:val="24"/>
        </w:rPr>
        <w:t>n</w:t>
      </w:r>
      <w:r>
        <w:rPr>
          <w:rFonts w:hint="eastAsia" w:ascii="Arial" w:hAnsi="Arial" w:cs="Arial"/>
          <w:sz w:val="24"/>
        </w:rPr>
        <w:t>个词出现的概率。</w:t>
      </w:r>
      <w:r>
        <w:rPr>
          <w:rFonts w:ascii="Arial" w:hAnsi="Arial" w:cs="Arial"/>
          <w:sz w:val="24"/>
        </w:rPr>
        <w:t>Skip-gram</w:t>
      </w:r>
      <w:r>
        <w:rPr>
          <w:rFonts w:hint="eastAsia" w:ascii="Arial" w:hAnsi="Arial" w:cs="Arial"/>
          <w:sz w:val="24"/>
        </w:rPr>
        <w:t>和</w:t>
      </w:r>
      <w:r>
        <w:rPr>
          <w:rFonts w:ascii="Arial" w:hAnsi="Arial" w:cs="Arial"/>
          <w:sz w:val="24"/>
        </w:rPr>
        <w:t>CBOW</w:t>
      </w:r>
      <w:r>
        <w:rPr>
          <w:rFonts w:hint="eastAsia" w:ascii="Arial" w:hAnsi="Arial" w:cs="Arial"/>
          <w:sz w:val="24"/>
        </w:rPr>
        <w:t>一样没有隐藏层。</w:t>
      </w:r>
      <w:r>
        <w:rPr>
          <w:rFonts w:ascii="Arial" w:hAnsi="Arial" w:cs="Arial"/>
          <w:sz w:val="24"/>
        </w:rPr>
        <w:t>Skip-gram</w:t>
      </w:r>
      <w:r>
        <w:rPr>
          <w:rFonts w:hint="eastAsia" w:ascii="Arial" w:hAnsi="Arial" w:cs="Arial"/>
          <w:sz w:val="24"/>
        </w:rPr>
        <w:t>的优化目标为最大化：</w:t>
      </w:r>
      <w:r>
        <w:rPr>
          <w:rFonts w:ascii="Arial" w:hAnsi="Arial" w:cs="Arial"/>
          <w:position w:val="-40"/>
          <w:sz w:val="24"/>
        </w:rPr>
        <w:object>
          <v:shape id="_x0000_i1033" o:spt="75" type="#_x0000_t75" style="height:44.25pt;width:144pt;" o:ole="t" filled="f" o:preferrelative="t" stroked="f" coordsize="21600,21600">
            <v:path/>
            <v:fill on="f" focussize="0,0"/>
            <v:stroke on="f" joinstyle="miter"/>
            <v:imagedata r:id="rId44" o:title=""/>
            <o:lock v:ext="edit" aspectratio="t"/>
            <w10:wrap type="none"/>
            <w10:anchorlock/>
          </v:shape>
          <o:OLEObject Type="Embed" ProgID="Equation.3" ShapeID="_x0000_i1033" DrawAspect="Content" ObjectID="_1468075732" r:id="rId43">
            <o:LockedField>false</o:LockedField>
          </o:OLEObject>
        </w:object>
      </w:r>
    </w:p>
    <w:p>
      <w:pPr>
        <w:pStyle w:val="3"/>
        <w:rPr>
          <w:rFonts w:cs="Arial"/>
        </w:rPr>
      </w:pPr>
      <w:bookmarkStart w:id="161" w:name="_Toc21295_WPSOffice_Level3"/>
      <w:bookmarkStart w:id="162" w:name="_Toc31796_WPSOffice_Level3"/>
      <w:r>
        <w:rPr>
          <w:rFonts w:cs="Arial"/>
        </w:rPr>
        <w:t>2.</w:t>
      </w:r>
      <w:r>
        <w:rPr>
          <w:rFonts w:hint="eastAsia" w:cs="Arial"/>
          <w:lang w:val="en-US" w:eastAsia="zh-CN"/>
        </w:rPr>
        <w:t>1</w:t>
      </w:r>
      <w:r>
        <w:rPr>
          <w:rFonts w:cs="Arial"/>
        </w:rPr>
        <w:t xml:space="preserve">.3 </w:t>
      </w:r>
      <w:r>
        <w:rPr>
          <w:rFonts w:hint="eastAsia" w:cs="Arial"/>
        </w:rPr>
        <w:t>词向量的使用</w:t>
      </w:r>
      <w:bookmarkEnd w:id="161"/>
      <w:bookmarkEnd w:id="162"/>
    </w:p>
    <w:p>
      <w:pPr>
        <w:spacing w:line="360" w:lineRule="auto"/>
        <w:ind w:firstLine="480" w:firstLineChars="200"/>
        <w:rPr>
          <w:rFonts w:ascii="Arial" w:hAnsi="Arial" w:cs="Arial"/>
          <w:sz w:val="24"/>
        </w:rPr>
      </w:pPr>
      <w:r>
        <w:rPr>
          <w:rFonts w:hint="eastAsia" w:ascii="Arial" w:hAnsi="Arial" w:cs="Arial"/>
          <w:sz w:val="24"/>
        </w:rPr>
        <w:t>目前可供使用的训练词向量的方法有很多，因为本文所使用的编程语言是</w:t>
      </w:r>
      <w:r>
        <w:rPr>
          <w:rFonts w:ascii="Arial" w:hAnsi="Arial" w:cs="Arial"/>
          <w:sz w:val="24"/>
        </w:rPr>
        <w:t>Python</w:t>
      </w:r>
      <w:r>
        <w:rPr>
          <w:rFonts w:hint="eastAsia" w:ascii="Arial" w:hAnsi="Arial" w:cs="Arial"/>
          <w:sz w:val="24"/>
        </w:rPr>
        <w:t>，</w:t>
      </w:r>
      <w:r>
        <w:rPr>
          <w:rFonts w:ascii="Arial" w:hAnsi="Arial" w:cs="Arial"/>
          <w:sz w:val="24"/>
        </w:rPr>
        <w:t>Python</w:t>
      </w:r>
      <w:r>
        <w:rPr>
          <w:rFonts w:hint="eastAsia" w:ascii="Arial" w:hAnsi="Arial" w:cs="Arial"/>
          <w:sz w:val="24"/>
        </w:rPr>
        <w:t>编程环境中有</w:t>
      </w:r>
      <w:r>
        <w:rPr>
          <w:rFonts w:ascii="Arial" w:hAnsi="Arial" w:cs="Arial"/>
          <w:sz w:val="24"/>
        </w:rPr>
        <w:t>Gensim</w:t>
      </w:r>
      <w:r>
        <w:rPr>
          <w:rFonts w:hint="eastAsia" w:ascii="Arial" w:hAnsi="Arial" w:cs="Arial"/>
          <w:sz w:val="24"/>
        </w:rPr>
        <w:t>库可以直接调用</w:t>
      </w:r>
      <w:r>
        <w:rPr>
          <w:rFonts w:ascii="Arial" w:hAnsi="Arial" w:cs="Arial"/>
          <w:sz w:val="24"/>
        </w:rPr>
        <w:t>models.word2vec</w:t>
      </w:r>
      <w:r>
        <w:rPr>
          <w:rFonts w:hint="eastAsia" w:ascii="Arial" w:hAnsi="Arial" w:cs="Arial"/>
          <w:sz w:val="24"/>
        </w:rPr>
        <w:t>来训练词向量。</w:t>
      </w:r>
      <w:r>
        <w:rPr>
          <w:rFonts w:ascii="Arial" w:hAnsi="Arial" w:cs="Arial"/>
          <w:sz w:val="24"/>
        </w:rPr>
        <w:t>[Radford et al., 2017]</w:t>
      </w:r>
      <w:r>
        <w:rPr>
          <w:rFonts w:hint="eastAsia" w:ascii="Arial" w:hAnsi="Arial" w:cs="Arial"/>
          <w:sz w:val="24"/>
        </w:rPr>
        <w:t>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w:t>
      </w:r>
      <w:r>
        <w:rPr>
          <w:rFonts w:ascii="Arial" w:hAnsi="Arial" w:cs="Arial"/>
          <w:sz w:val="24"/>
        </w:rPr>
        <w:t>50102</w:t>
      </w:r>
      <w:r>
        <w:rPr>
          <w:rFonts w:hint="eastAsia" w:ascii="Arial" w:hAnsi="Arial" w:cs="Arial"/>
          <w:sz w:val="24"/>
        </w:rPr>
        <w:t>个字的</w:t>
      </w:r>
      <w:r>
        <w:rPr>
          <w:rFonts w:ascii="Arial" w:hAnsi="Arial" w:cs="Arial"/>
          <w:sz w:val="24"/>
        </w:rPr>
        <w:t>100</w:t>
      </w:r>
      <w:r>
        <w:rPr>
          <w:rFonts w:hint="eastAsia" w:ascii="Arial" w:hAnsi="Arial" w:cs="Arial"/>
          <w:sz w:val="24"/>
        </w:rPr>
        <w:t>维的字向量模型。</w:t>
      </w:r>
    </w:p>
    <w:p>
      <w:pPr>
        <w:pStyle w:val="3"/>
        <w:rPr>
          <w:rFonts w:cs="Arial"/>
        </w:rPr>
      </w:pPr>
      <w:bookmarkStart w:id="163" w:name="_Toc22745_WPSOffice_Level2"/>
      <w:r>
        <w:rPr>
          <w:rFonts w:cs="Arial"/>
        </w:rPr>
        <w:t>2.</w:t>
      </w:r>
      <w:r>
        <w:rPr>
          <w:rFonts w:hint="eastAsia" w:cs="Arial"/>
          <w:lang w:val="en-US" w:eastAsia="zh-CN"/>
        </w:rPr>
        <w:t>2</w:t>
      </w:r>
      <w:r>
        <w:rPr>
          <w:rFonts w:cs="Arial"/>
        </w:rPr>
        <w:t xml:space="preserve"> BERT</w:t>
      </w:r>
      <w:r>
        <w:rPr>
          <w:rFonts w:hint="eastAsia" w:cs="Arial"/>
        </w:rPr>
        <w:t>模型</w:t>
      </w:r>
      <w:bookmarkEnd w:id="163"/>
    </w:p>
    <w:p>
      <w:pPr>
        <w:spacing w:line="360" w:lineRule="auto"/>
        <w:ind w:firstLine="480" w:firstLineChars="200"/>
        <w:rPr>
          <w:rFonts w:ascii="Arial" w:hAnsi="Arial" w:cs="Arial"/>
          <w:sz w:val="24"/>
        </w:rPr>
      </w:pPr>
      <w:r>
        <w:rPr>
          <w:rFonts w:hint="eastAsia" w:ascii="Arial" w:hAnsi="Arial" w:cs="Arial"/>
          <w:sz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pPr>
        <w:spacing w:line="360" w:lineRule="auto"/>
        <w:ind w:firstLine="480" w:firstLineChars="200"/>
        <w:rPr>
          <w:rFonts w:ascii="Arial" w:hAnsi="Arial" w:cs="Arial"/>
          <w:sz w:val="24"/>
        </w:rPr>
      </w:pPr>
      <w:r>
        <w:rPr>
          <w:rFonts w:ascii="Arial" w:hAnsi="Arial" w:cs="Arial"/>
          <w:sz w:val="24"/>
        </w:rPr>
        <w:t>2018</w:t>
      </w:r>
      <w:r>
        <w:rPr>
          <w:rFonts w:hint="eastAsia" w:ascii="Arial" w:hAnsi="Arial" w:cs="Arial"/>
          <w:sz w:val="24"/>
        </w:rPr>
        <w:t>年</w:t>
      </w:r>
      <w:r>
        <w:rPr>
          <w:rFonts w:ascii="Arial" w:hAnsi="Arial" w:cs="Arial"/>
          <w:sz w:val="24"/>
        </w:rPr>
        <w:t>Google</w:t>
      </w:r>
      <w:r>
        <w:rPr>
          <w:rFonts w:hint="eastAsia" w:ascii="Arial" w:hAnsi="Arial" w:cs="Arial"/>
          <w:sz w:val="24"/>
        </w:rPr>
        <w:t>提出的</w:t>
      </w:r>
      <w:r>
        <w:rPr>
          <w:rFonts w:ascii="Arial" w:hAnsi="Arial" w:cs="Arial"/>
          <w:sz w:val="24"/>
        </w:rPr>
        <w:t>BERT</w:t>
      </w:r>
      <w:r>
        <w:rPr>
          <w:rFonts w:hint="eastAsia" w:ascii="Arial" w:hAnsi="Arial" w:cs="Arial"/>
          <w:sz w:val="24"/>
        </w:rPr>
        <w:t>模型结合了当时所有的预训练模型的优点，并采用了大量的数据和更大的模型来进行预训练，得到了当时在业界中表现最好的预训练模型。</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模型主要使用</w:t>
      </w:r>
      <w:r>
        <w:rPr>
          <w:rFonts w:ascii="Arial" w:hAnsi="Arial" w:cs="Arial"/>
          <w:sz w:val="24"/>
        </w:rPr>
        <w:t>Transformer</w:t>
      </w:r>
      <w:r>
        <w:rPr>
          <w:rFonts w:hint="eastAsia" w:ascii="Arial" w:hAnsi="Arial" w:cs="Arial"/>
          <w:sz w:val="24"/>
        </w:rPr>
        <w:t>编码器作为主体模型结构。</w:t>
      </w:r>
      <w:r>
        <w:rPr>
          <w:rFonts w:ascii="Arial" w:hAnsi="Arial" w:cs="Arial"/>
          <w:sz w:val="24"/>
        </w:rPr>
        <w:t>Transformer</w:t>
      </w:r>
      <w:r>
        <w:rPr>
          <w:rFonts w:hint="eastAsia" w:ascii="Arial" w:hAnsi="Arial" w:cs="Arial"/>
          <w:sz w:val="24"/>
        </w:rPr>
        <w:t>是一种完全舍弃了</w:t>
      </w:r>
      <w:r>
        <w:rPr>
          <w:rFonts w:ascii="Arial" w:hAnsi="Arial" w:cs="Arial"/>
          <w:sz w:val="24"/>
        </w:rPr>
        <w:t>RNN</w:t>
      </w:r>
      <w:r>
        <w:rPr>
          <w:rFonts w:hint="eastAsia" w:ascii="Arial" w:hAnsi="Arial" w:cs="Arial"/>
          <w:sz w:val="24"/>
        </w:rPr>
        <w:t>的循环式网络结构的，完全基于注意力机制的网络结构模型。图</w:t>
      </w:r>
      <w:r>
        <w:rPr>
          <w:rFonts w:ascii="Arial" w:hAnsi="Arial" w:cs="Arial"/>
          <w:sz w:val="24"/>
        </w:rPr>
        <w:t>2.2</w:t>
      </w:r>
      <w:r>
        <w:rPr>
          <w:rFonts w:hint="eastAsia" w:ascii="Arial" w:hAnsi="Arial" w:cs="Arial"/>
          <w:sz w:val="24"/>
        </w:rPr>
        <w:t>所示为</w:t>
      </w:r>
      <w:r>
        <w:rPr>
          <w:rFonts w:ascii="Arial" w:hAnsi="Arial" w:cs="Arial"/>
          <w:sz w:val="24"/>
        </w:rPr>
        <w:t>Transformer</w:t>
      </w:r>
      <w:r>
        <w:rPr>
          <w:rFonts w:hint="eastAsia" w:ascii="Arial" w:hAnsi="Arial" w:cs="Arial"/>
          <w:sz w:val="24"/>
        </w:rPr>
        <w:t>编码器的结构图。</w:t>
      </w:r>
    </w:p>
    <w:p>
      <w:pPr>
        <w:spacing w:line="360" w:lineRule="auto"/>
        <w:ind w:firstLine="420"/>
        <w:jc w:val="center"/>
        <w:rPr>
          <w:rFonts w:ascii="Arial" w:hAnsi="Arial" w:cs="Arial"/>
          <w:sz w:val="24"/>
        </w:rPr>
      </w:pPr>
      <w:r>
        <w:rPr>
          <w:rFonts w:ascii="Arial" w:hAnsi="Arial" w:cs="Arial"/>
          <w:sz w:val="24"/>
        </w:rPr>
        <w:drawing>
          <wp:inline distT="0" distB="0" distL="114300" distR="114300">
            <wp:extent cx="2762250" cy="4733925"/>
            <wp:effectExtent l="0" t="0" r="6350" b="15875"/>
            <wp:docPr id="9" name="图片 10" descr="屏幕快照 2019-03-28 上午10.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屏幕快照 2019-03-28 上午10.26.58"/>
                    <pic:cNvPicPr>
                      <a:picLocks noChangeAspect="1"/>
                    </pic:cNvPicPr>
                  </pic:nvPicPr>
                  <pic:blipFill>
                    <a:blip r:embed="rId45"/>
                    <a:stretch>
                      <a:fillRect/>
                    </a:stretch>
                  </pic:blipFill>
                  <pic:spPr>
                    <a:xfrm>
                      <a:off x="0" y="0"/>
                      <a:ext cx="2762250" cy="4733925"/>
                    </a:xfrm>
                    <a:prstGeom prst="rect">
                      <a:avLst/>
                    </a:prstGeom>
                    <a:noFill/>
                    <a:ln w="9525">
                      <a:noFill/>
                    </a:ln>
                  </pic:spPr>
                </pic:pic>
              </a:graphicData>
            </a:graphic>
          </wp:inline>
        </w:drawing>
      </w:r>
    </w:p>
    <w:p>
      <w:pPr>
        <w:pStyle w:val="36"/>
      </w:pPr>
      <w:bookmarkStart w:id="164" w:name="_Toc12486"/>
      <w:bookmarkStart w:id="165" w:name="_Toc27106"/>
      <w:bookmarkStart w:id="166" w:name="_Toc16540_WPSOffice_Level3"/>
      <w:bookmarkStart w:id="167" w:name="_Toc30488_WPSOffice_Level3"/>
      <w:bookmarkStart w:id="168" w:name="_Toc2606"/>
      <w:r>
        <w:rPr>
          <w:rFonts w:hint="eastAsia"/>
        </w:rPr>
        <w:t>图</w:t>
      </w:r>
      <w:r>
        <w:t>2.2 Transformer</w:t>
      </w:r>
      <w:r>
        <w:rPr>
          <w:rFonts w:hint="eastAsia"/>
        </w:rPr>
        <w:t>编码器结构图</w:t>
      </w:r>
      <w:bookmarkEnd w:id="164"/>
      <w:bookmarkEnd w:id="165"/>
      <w:bookmarkEnd w:id="166"/>
      <w:bookmarkEnd w:id="167"/>
      <w:bookmarkEnd w:id="168"/>
    </w:p>
    <w:p>
      <w:pPr>
        <w:spacing w:line="360" w:lineRule="auto"/>
        <w:ind w:firstLine="480" w:firstLineChars="200"/>
        <w:rPr>
          <w:rFonts w:ascii="Arial" w:hAnsi="Arial" w:cs="Arial"/>
          <w:sz w:val="24"/>
        </w:rPr>
      </w:pPr>
      <w:r>
        <w:rPr>
          <w:rFonts w:ascii="Arial" w:hAnsi="Arial" w:cs="Arial"/>
          <w:sz w:val="24"/>
        </w:rPr>
        <w:t>Transformer</w:t>
      </w:r>
      <w:r>
        <w:rPr>
          <w:rFonts w:hint="eastAsia" w:ascii="Arial" w:hAnsi="Arial" w:cs="Arial"/>
          <w:sz w:val="24"/>
        </w:rPr>
        <w:t>编码器的核心思想是计算一句话中每个词对于这句话中所有词的相互关系，认为这些词与词之间的相互关系在一定程度上反映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w:t>
      </w:r>
      <w:r>
        <w:rPr>
          <w:rFonts w:ascii="Arial" w:hAnsi="Arial" w:cs="Arial"/>
          <w:sz w:val="24"/>
        </w:rPr>
        <w:t>Transformer</w:t>
      </w:r>
      <w:r>
        <w:rPr>
          <w:rFonts w:hint="eastAsia" w:ascii="Arial" w:hAnsi="Arial" w:cs="Arial"/>
          <w:sz w:val="24"/>
        </w:rPr>
        <w:t>就是通过对输入的文本不断进行这样的注意力机制层和普通非线性层交叠来得到最终的文本表征。</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模型主要的创新在于使用</w:t>
      </w:r>
      <w:r>
        <w:rPr>
          <w:rFonts w:ascii="Arial" w:hAnsi="Arial" w:cs="Arial"/>
          <w:sz w:val="24"/>
        </w:rPr>
        <w:t>MaskLM</w:t>
      </w:r>
      <w:r>
        <w:rPr>
          <w:rFonts w:hint="eastAsia" w:ascii="Arial" w:hAnsi="Arial" w:cs="Arial"/>
          <w:sz w:val="24"/>
        </w:rPr>
        <w:t>的方式来训练语言模型以及增加句子级别的连续性预测任务</w:t>
      </w:r>
      <w:r>
        <w:rPr>
          <w:rFonts w:ascii="Arial" w:hAnsi="Arial" w:cs="Arial"/>
          <w:sz w:val="24"/>
        </w:rPr>
        <w:t>“next sentence prediction”</w:t>
      </w:r>
      <w:r>
        <w:rPr>
          <w:rFonts w:hint="eastAsia" w:ascii="Arial" w:hAnsi="Arial" w:cs="Arial"/>
          <w:sz w:val="24"/>
        </w:rPr>
        <w:t>。</w:t>
      </w:r>
      <w:r>
        <w:rPr>
          <w:rFonts w:ascii="Arial" w:hAnsi="Arial" w:cs="Arial"/>
          <w:sz w:val="24"/>
        </w:rPr>
        <w:t>MaskLM</w:t>
      </w:r>
      <w:r>
        <w:rPr>
          <w:rFonts w:hint="eastAsia" w:ascii="Arial" w:hAnsi="Arial" w:cs="Arial"/>
          <w:sz w:val="24"/>
        </w:rPr>
        <w:t>是指随机遮挡输入中的一些</w:t>
      </w:r>
      <w:r>
        <w:rPr>
          <w:rFonts w:ascii="Arial" w:hAnsi="Arial" w:cs="Arial"/>
          <w:sz w:val="24"/>
        </w:rPr>
        <w:t>tokens</w:t>
      </w:r>
      <w:r>
        <w:rPr>
          <w:rFonts w:hint="eastAsia" w:ascii="Arial" w:hAnsi="Arial" w:cs="Arial"/>
          <w:sz w:val="24"/>
        </w:rPr>
        <w:t>并用一些特殊的符号进行替代，然后在预训练中对他们进行预测。</w:t>
      </w:r>
      <w:r>
        <w:rPr>
          <w:rFonts w:ascii="Arial" w:hAnsi="Arial" w:cs="Arial"/>
          <w:sz w:val="24"/>
        </w:rPr>
        <w:t>BERT</w:t>
      </w:r>
      <w:r>
        <w:rPr>
          <w:rFonts w:hint="eastAsia" w:ascii="Arial" w:hAnsi="Arial" w:cs="Arial"/>
          <w:sz w:val="24"/>
        </w:rPr>
        <w:t>模型为了和后续任务保持一致，按一定比例在需要预测的词的位置上输入原词或者输入某个随机的词。由于一次输入的文本只有部分词被用来训练，所以</w:t>
      </w:r>
      <w:r>
        <w:rPr>
          <w:rFonts w:ascii="Arial" w:hAnsi="Arial" w:cs="Arial"/>
          <w:sz w:val="24"/>
        </w:rPr>
        <w:t>BERT</w:t>
      </w:r>
      <w:r>
        <w:rPr>
          <w:rFonts w:hint="eastAsia" w:ascii="Arial" w:hAnsi="Arial" w:cs="Arial"/>
          <w:sz w:val="24"/>
        </w:rPr>
        <w:t>在效率上会较低，收敛会需要更多的训练步数；</w:t>
      </w:r>
      <w:r>
        <w:rPr>
          <w:rFonts w:ascii="Arial" w:hAnsi="Arial" w:cs="Arial"/>
          <w:sz w:val="24"/>
        </w:rPr>
        <w:t>“next sentence prediction”</w:t>
      </w:r>
      <w:r>
        <w:rPr>
          <w:rFonts w:hint="eastAsia" w:ascii="Arial" w:hAnsi="Arial" w:cs="Arial"/>
          <w:sz w:val="24"/>
        </w:rPr>
        <w:t>是指预测输入文本是否为连续的文本。在训练时输入模型的第二个片段有</w:t>
      </w:r>
      <w:r>
        <w:rPr>
          <w:rFonts w:ascii="Arial" w:hAnsi="Arial" w:cs="Arial"/>
          <w:sz w:val="24"/>
        </w:rPr>
        <w:t>50%</w:t>
      </w:r>
      <w:r>
        <w:rPr>
          <w:rFonts w:hint="eastAsia" w:ascii="Arial" w:hAnsi="Arial" w:cs="Arial"/>
          <w:sz w:val="24"/>
        </w:rPr>
        <w:t>的概率从全部文本中随机选择一句话，还有</w:t>
      </w:r>
      <w:r>
        <w:rPr>
          <w:rFonts w:ascii="Arial" w:hAnsi="Arial" w:cs="Arial"/>
          <w:sz w:val="24"/>
        </w:rPr>
        <w:t>50%</w:t>
      </w:r>
      <w:r>
        <w:rPr>
          <w:rFonts w:hint="eastAsia" w:ascii="Arial" w:hAnsi="Arial" w:cs="Arial"/>
          <w:sz w:val="24"/>
        </w:rPr>
        <w:t>的概率选择第一段文本的后续文本。引入这个任务是为了让模型更好地学习连续的文本片段之间的关系。</w:t>
      </w:r>
    </w:p>
    <w:p>
      <w:pPr>
        <w:pStyle w:val="3"/>
        <w:rPr>
          <w:rFonts w:cs="Arial"/>
        </w:rPr>
      </w:pPr>
      <w:bookmarkStart w:id="169" w:name="_Toc514163450"/>
      <w:bookmarkStart w:id="170" w:name="_Toc12355_WPSOffice_Level2"/>
      <w:bookmarkStart w:id="171" w:name="_Toc10788_WPSOffice_Level2"/>
      <w:r>
        <w:rPr>
          <w:rFonts w:cs="Arial"/>
        </w:rPr>
        <w:t>2.</w:t>
      </w:r>
      <w:r>
        <w:rPr>
          <w:rFonts w:hint="eastAsia" w:cs="Arial"/>
          <w:lang w:val="en-US" w:eastAsia="zh-CN"/>
        </w:rPr>
        <w:t>3</w:t>
      </w:r>
      <w:r>
        <w:rPr>
          <w:rFonts w:cs="Arial"/>
        </w:rPr>
        <w:t xml:space="preserve"> </w:t>
      </w:r>
      <w:bookmarkEnd w:id="169"/>
      <w:r>
        <w:rPr>
          <w:rFonts w:hint="eastAsia" w:cs="Arial"/>
        </w:rPr>
        <w:t>双向长短时记忆模型</w:t>
      </w:r>
      <w:bookmarkEnd w:id="170"/>
      <w:bookmarkEnd w:id="171"/>
    </w:p>
    <w:p>
      <w:pPr>
        <w:pStyle w:val="3"/>
        <w:rPr>
          <w:rFonts w:cs="Arial"/>
        </w:rPr>
      </w:pPr>
      <w:bookmarkStart w:id="172" w:name="_Toc22745_WPSOffice_Level3"/>
      <w:bookmarkStart w:id="173" w:name="_Toc5318_WPSOffice_Level3"/>
      <w:r>
        <w:rPr>
          <w:rFonts w:cs="Arial"/>
        </w:rPr>
        <w:t>2.</w:t>
      </w:r>
      <w:r>
        <w:rPr>
          <w:rFonts w:hint="eastAsia" w:cs="Arial"/>
          <w:lang w:val="en-US" w:eastAsia="zh-CN"/>
        </w:rPr>
        <w:t>3</w:t>
      </w:r>
      <w:r>
        <w:rPr>
          <w:rFonts w:cs="Arial"/>
        </w:rPr>
        <w:t xml:space="preserve">.1 </w:t>
      </w:r>
      <w:r>
        <w:rPr>
          <w:rFonts w:hint="eastAsia" w:cs="Arial"/>
        </w:rPr>
        <w:t>循环神经网络</w:t>
      </w:r>
      <w:bookmarkEnd w:id="172"/>
      <w:bookmarkEnd w:id="173"/>
    </w:p>
    <w:p>
      <w:pPr>
        <w:spacing w:line="360" w:lineRule="auto"/>
        <w:ind w:firstLine="480" w:firstLineChars="200"/>
        <w:rPr>
          <w:rFonts w:ascii="Arial" w:hAnsi="Arial" w:cs="Arial"/>
          <w:sz w:val="24"/>
        </w:rPr>
      </w:pPr>
      <w:r>
        <w:rPr>
          <w:rFonts w:hint="eastAsia" w:ascii="Arial" w:hAnsi="Arial" w:cs="Arial"/>
          <w:sz w:val="24"/>
        </w:rPr>
        <w:t>循环神经网络（</w:t>
      </w:r>
      <w:r>
        <w:rPr>
          <w:rFonts w:ascii="Arial" w:hAnsi="Arial" w:cs="Arial"/>
          <w:sz w:val="24"/>
        </w:rPr>
        <w:t>Recurrent Neural Networks</w:t>
      </w:r>
      <w:r>
        <w:rPr>
          <w:rFonts w:hint="eastAsia" w:ascii="Arial" w:hAnsi="Arial" w:cs="Arial"/>
          <w:sz w:val="24"/>
        </w:rPr>
        <w:t>，简称</w:t>
      </w:r>
      <w:r>
        <w:rPr>
          <w:rFonts w:ascii="Arial" w:hAnsi="Arial" w:cs="Arial"/>
          <w:sz w:val="24"/>
        </w:rPr>
        <w:t>RNN</w:t>
      </w:r>
      <w:r>
        <w:rPr>
          <w:rFonts w:hint="eastAsia" w:ascii="Arial" w:hAnsi="Arial" w:cs="Arial"/>
          <w:sz w:val="24"/>
        </w:rPr>
        <w:t>）</w:t>
      </w:r>
      <w:r>
        <w:rPr>
          <w:rFonts w:ascii="Arial" w:hAnsi="Arial" w:cs="Arial"/>
          <w:sz w:val="24"/>
        </w:rPr>
        <w:t>[Rumelhart et al. 1986]</w:t>
      </w:r>
      <w:r>
        <w:rPr>
          <w:rFonts w:hint="eastAsia" w:ascii="Arial" w:hAnsi="Arial" w:cs="Arial"/>
          <w:sz w:val="24"/>
        </w:rPr>
        <w:t>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循环神经网络的结构图如图</w:t>
      </w:r>
      <w:r>
        <w:rPr>
          <w:rFonts w:ascii="Arial" w:hAnsi="Arial" w:cs="Arial"/>
          <w:sz w:val="24"/>
        </w:rPr>
        <w:t>2.3</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drawing>
          <wp:inline distT="0" distB="0" distL="114300" distR="114300">
            <wp:extent cx="3050540" cy="1482090"/>
            <wp:effectExtent l="0" t="0" r="22860" b="16510"/>
            <wp:docPr id="10" name="图片 1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屏幕快照 2019-03-15 上午11.42.17"/>
                    <pic:cNvPicPr>
                      <a:picLocks noChangeAspect="1"/>
                    </pic:cNvPicPr>
                  </pic:nvPicPr>
                  <pic:blipFill>
                    <a:blip r:embed="rId46"/>
                    <a:stretch>
                      <a:fillRect/>
                    </a:stretch>
                  </pic:blipFill>
                  <pic:spPr>
                    <a:xfrm>
                      <a:off x="0" y="0"/>
                      <a:ext cx="3050540" cy="1482090"/>
                    </a:xfrm>
                    <a:prstGeom prst="rect">
                      <a:avLst/>
                    </a:prstGeom>
                    <a:noFill/>
                    <a:ln w="9525">
                      <a:noFill/>
                    </a:ln>
                  </pic:spPr>
                </pic:pic>
              </a:graphicData>
            </a:graphic>
          </wp:inline>
        </w:drawing>
      </w:r>
    </w:p>
    <w:p>
      <w:pPr>
        <w:pStyle w:val="36"/>
        <w:rPr>
          <w:rFonts w:cs="Arial"/>
        </w:rPr>
      </w:pPr>
      <w:bookmarkStart w:id="174" w:name="_Toc1580"/>
      <w:bookmarkStart w:id="175" w:name="_Toc21325"/>
      <w:bookmarkStart w:id="176" w:name="_Toc7053"/>
      <w:r>
        <w:rPr>
          <w:rFonts w:hint="eastAsia"/>
        </w:rPr>
        <w:t>图</w:t>
      </w:r>
      <w:r>
        <w:t xml:space="preserve">2.3 </w:t>
      </w:r>
      <w:r>
        <w:rPr>
          <w:rFonts w:hint="eastAsia"/>
        </w:rPr>
        <w:t>循环神经网络的结构图</w:t>
      </w:r>
      <w:bookmarkEnd w:id="174"/>
      <w:bookmarkEnd w:id="175"/>
      <w:bookmarkEnd w:id="176"/>
    </w:p>
    <w:p>
      <w:pPr>
        <w:spacing w:line="360" w:lineRule="auto"/>
        <w:ind w:firstLine="480" w:firstLineChars="200"/>
        <w:rPr>
          <w:rFonts w:ascii="Arial" w:hAnsi="Arial" w:cs="Arial"/>
          <w:sz w:val="24"/>
        </w:rPr>
      </w:pPr>
      <w:r>
        <w:rPr>
          <w:rFonts w:hint="eastAsia" w:ascii="Arial" w:hAnsi="Arial" w:cs="Arial"/>
          <w:sz w:val="24"/>
        </w:rPr>
        <w:t>理论上循环神经网络能够对任何长度的序列数据进行处理，但是在实践中发现</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会影响循环神经网络的训练，随着神经网络层数的增加，</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的风险就会越大，当层数很大时，底层的神经元将接收不到返回的信号，出现</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的问题。而长短时记忆模型（</w:t>
      </w:r>
      <w:r>
        <w:rPr>
          <w:rFonts w:ascii="Arial" w:hAnsi="Arial" w:cs="Arial"/>
          <w:sz w:val="24"/>
        </w:rPr>
        <w:t>Long-Short Term Model</w:t>
      </w:r>
      <w:r>
        <w:rPr>
          <w:rFonts w:hint="eastAsia" w:ascii="Arial" w:hAnsi="Arial" w:cs="Arial"/>
          <w:sz w:val="24"/>
        </w:rPr>
        <w:t>，简称</w:t>
      </w:r>
      <w:r>
        <w:rPr>
          <w:rFonts w:ascii="Arial" w:hAnsi="Arial" w:cs="Arial"/>
          <w:sz w:val="24"/>
        </w:rPr>
        <w:t>LSTM</w:t>
      </w:r>
      <w:r>
        <w:rPr>
          <w:rFonts w:hint="eastAsia" w:ascii="Arial" w:hAnsi="Arial" w:cs="Arial"/>
          <w:sz w:val="24"/>
        </w:rPr>
        <w:t>）</w:t>
      </w:r>
      <w:r>
        <w:rPr>
          <w:rFonts w:ascii="Arial" w:hAnsi="Arial" w:cs="Arial"/>
          <w:sz w:val="24"/>
        </w:rPr>
        <w:t>[Hochreiter et al., 1997]</w:t>
      </w:r>
      <w:r>
        <w:rPr>
          <w:rFonts w:hint="eastAsia" w:ascii="Arial" w:hAnsi="Arial" w:cs="Arial"/>
          <w:sz w:val="24"/>
        </w:rPr>
        <w:t>的出现缓解了这个问题。</w:t>
      </w:r>
    </w:p>
    <w:p>
      <w:pPr>
        <w:pStyle w:val="3"/>
        <w:rPr>
          <w:rFonts w:cs="Arial"/>
        </w:rPr>
      </w:pPr>
      <w:bookmarkStart w:id="177" w:name="_Toc10788_WPSOffice_Level3"/>
      <w:bookmarkStart w:id="178" w:name="_Toc12355_WPSOffice_Level3"/>
      <w:r>
        <w:rPr>
          <w:rFonts w:cs="Arial"/>
        </w:rPr>
        <w:t>2.</w:t>
      </w:r>
      <w:r>
        <w:rPr>
          <w:rFonts w:hint="eastAsia" w:cs="Arial"/>
          <w:lang w:val="en-US" w:eastAsia="zh-CN"/>
        </w:rPr>
        <w:t>3</w:t>
      </w:r>
      <w:r>
        <w:rPr>
          <w:rFonts w:cs="Arial"/>
        </w:rPr>
        <w:t xml:space="preserve">.2 </w:t>
      </w:r>
      <w:r>
        <w:rPr>
          <w:rFonts w:hint="eastAsia" w:cs="Arial"/>
        </w:rPr>
        <w:t>长短时记忆模型</w:t>
      </w:r>
      <w:bookmarkEnd w:id="177"/>
      <w:bookmarkEnd w:id="178"/>
    </w:p>
    <w:p>
      <w:pPr>
        <w:spacing w:line="360" w:lineRule="auto"/>
        <w:ind w:firstLine="480" w:firstLineChars="200"/>
        <w:rPr>
          <w:rFonts w:ascii="Arial" w:hAnsi="Arial" w:cs="Arial"/>
          <w:sz w:val="24"/>
        </w:rPr>
      </w:pPr>
      <w:r>
        <w:rPr>
          <w:rFonts w:hint="eastAsia" w:ascii="Arial" w:hAnsi="Arial" w:cs="Arial"/>
          <w:sz w:val="24"/>
        </w:rPr>
        <w:t>长短时记忆模型的提出是为了解决循环神经网络的</w:t>
      </w:r>
      <w:r>
        <w:rPr>
          <w:rFonts w:ascii="Arial" w:hAnsi="Arial" w:cs="Arial"/>
          <w:sz w:val="24"/>
        </w:rPr>
        <w:t>“</w:t>
      </w:r>
      <w:r>
        <w:rPr>
          <w:rFonts w:hint="eastAsia" w:ascii="Arial" w:hAnsi="Arial" w:cs="Arial"/>
          <w:sz w:val="24"/>
        </w:rPr>
        <w:t>梯度消失</w:t>
      </w:r>
      <w:r>
        <w:rPr>
          <w:rFonts w:ascii="Arial" w:hAnsi="Arial" w:cs="Arial"/>
          <w:sz w:val="24"/>
        </w:rPr>
        <w:t>”</w:t>
      </w:r>
      <w:r>
        <w:rPr>
          <w:rFonts w:hint="eastAsia" w:ascii="Arial" w:hAnsi="Arial" w:cs="Arial"/>
          <w:sz w:val="24"/>
        </w:rPr>
        <w:t>问题，它之所以能够缓解这个问题主要取决于</w:t>
      </w:r>
      <w:r>
        <w:rPr>
          <w:rFonts w:ascii="Arial" w:hAnsi="Arial" w:cs="Arial"/>
          <w:sz w:val="24"/>
        </w:rPr>
        <w:t>LSTM</w:t>
      </w:r>
      <w:r>
        <w:rPr>
          <w:rFonts w:hint="eastAsia" w:ascii="Arial" w:hAnsi="Arial" w:cs="Arial"/>
          <w:sz w:val="24"/>
        </w:rPr>
        <w:t>特有的门型结构，如图</w:t>
      </w:r>
      <w:r>
        <w:rPr>
          <w:rFonts w:ascii="Arial" w:hAnsi="Arial" w:cs="Arial"/>
          <w:sz w:val="24"/>
        </w:rPr>
        <w:t>2.4</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drawing>
          <wp:inline distT="0" distB="0" distL="114300" distR="114300">
            <wp:extent cx="5210175" cy="3638550"/>
            <wp:effectExtent l="0" t="0" r="22225" b="19050"/>
            <wp:docPr id="11" name="图片 12"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屏幕快照 2019-03-15 下午4.45.24"/>
                    <pic:cNvPicPr>
                      <a:picLocks noChangeAspect="1"/>
                    </pic:cNvPicPr>
                  </pic:nvPicPr>
                  <pic:blipFill>
                    <a:blip r:embed="rId47"/>
                    <a:stretch>
                      <a:fillRect/>
                    </a:stretch>
                  </pic:blipFill>
                  <pic:spPr>
                    <a:xfrm>
                      <a:off x="0" y="0"/>
                      <a:ext cx="5210175" cy="3638550"/>
                    </a:xfrm>
                    <a:prstGeom prst="rect">
                      <a:avLst/>
                    </a:prstGeom>
                    <a:noFill/>
                    <a:ln w="9525">
                      <a:noFill/>
                    </a:ln>
                  </pic:spPr>
                </pic:pic>
              </a:graphicData>
            </a:graphic>
          </wp:inline>
        </w:drawing>
      </w:r>
    </w:p>
    <w:p>
      <w:pPr>
        <w:pStyle w:val="36"/>
        <w:rPr>
          <w:rFonts w:cs="Arial"/>
        </w:rPr>
      </w:pPr>
      <w:bookmarkStart w:id="179" w:name="_Toc12120"/>
      <w:bookmarkStart w:id="180" w:name="_Toc28887"/>
      <w:bookmarkStart w:id="181" w:name="_Toc12988"/>
      <w:r>
        <w:rPr>
          <w:rFonts w:hint="eastAsia"/>
        </w:rPr>
        <w:t>图</w:t>
      </w:r>
      <w:r>
        <w:t>2.4 LSTM</w:t>
      </w:r>
      <w:r>
        <w:rPr>
          <w:rFonts w:hint="eastAsia"/>
        </w:rPr>
        <w:t>结构示意图</w:t>
      </w:r>
      <w:bookmarkEnd w:id="179"/>
      <w:bookmarkEnd w:id="180"/>
      <w:bookmarkEnd w:id="181"/>
    </w:p>
    <w:p>
      <w:pPr>
        <w:spacing w:line="360" w:lineRule="auto"/>
        <w:ind w:firstLine="480" w:firstLineChars="200"/>
        <w:rPr>
          <w:rFonts w:ascii="Arial" w:hAnsi="Arial" w:cs="Arial"/>
          <w:color w:val="000000"/>
          <w:sz w:val="24"/>
        </w:rPr>
      </w:pPr>
      <w:r>
        <w:rPr>
          <w:rFonts w:hint="eastAsia" w:ascii="Arial" w:hAnsi="Arial" w:cs="Arial"/>
          <w:color w:val="000000"/>
          <w:sz w:val="24"/>
        </w:rPr>
        <w:t>可以看到，</w:t>
      </w:r>
      <w:r>
        <w:rPr>
          <w:rFonts w:ascii="Arial" w:hAnsi="Arial" w:cs="Arial"/>
          <w:color w:val="000000"/>
          <w:sz w:val="24"/>
        </w:rPr>
        <w:t>LSTM</w:t>
      </w:r>
      <w:r>
        <w:rPr>
          <w:rFonts w:hint="eastAsia" w:ascii="Arial" w:hAnsi="Arial" w:cs="Arial"/>
          <w:color w:val="000000"/>
          <w:sz w:val="24"/>
        </w:rPr>
        <w:t>主要包括遗忘门、输入门和输出门等结构，其中：</w:t>
      </w:r>
    </w:p>
    <w:p>
      <w:pPr>
        <w:spacing w:line="360" w:lineRule="auto"/>
        <w:ind w:firstLine="480" w:firstLineChars="200"/>
        <w:rPr>
          <w:rFonts w:ascii="Arial" w:hAnsi="Arial" w:cs="Arial"/>
          <w:sz w:val="24"/>
        </w:rPr>
      </w:pPr>
      <w:r>
        <w:rPr>
          <w:rFonts w:hint="eastAsia" w:ascii="Arial" w:hAnsi="Arial" w:cs="Arial"/>
          <w:sz w:val="24"/>
        </w:rPr>
        <w:t>遗忘门：</w:t>
      </w:r>
      <w:r>
        <w:rPr>
          <w:rFonts w:ascii="Arial" w:hAnsi="Arial" w:cs="Arial"/>
          <w:position w:val="-12"/>
          <w:sz w:val="24"/>
        </w:rPr>
        <w:object>
          <v:shape id="_x0000_i1037" o:spt="75" type="#_x0000_t75" style="height:18pt;width:96.75pt;" o:ole="t" filled="f" o:preferrelative="t" stroked="f" coordsize="21600,21600">
            <v:path/>
            <v:fill on="f" focussize="0,0"/>
            <v:stroke on="f" joinstyle="miter"/>
            <v:imagedata r:id="rId49" o:title=""/>
            <o:lock v:ext="edit" aspectratio="t"/>
            <w10:wrap type="none"/>
            <w10:anchorlock/>
          </v:shape>
          <o:OLEObject Type="Embed" ProgID="Equation.3" ShapeID="_x0000_i1037" DrawAspect="Content" ObjectID="_1468075733" r:id="rId48">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输入门：</w:t>
      </w:r>
      <w:r>
        <w:rPr>
          <w:rFonts w:ascii="Arial" w:hAnsi="Arial" w:cs="Arial"/>
          <w:position w:val="-14"/>
          <w:sz w:val="24"/>
        </w:rPr>
        <w:object>
          <v:shape id="_x0000_i1038" o:spt="75" type="#_x0000_t75" style="height:18.75pt;width:105pt;" o:ole="t" filled="f" o:preferrelative="t" stroked="f" coordsize="21600,21600">
            <v:path/>
            <v:fill on="f" focussize="0,0"/>
            <v:stroke on="f" joinstyle="miter"/>
            <v:imagedata r:id="rId51" o:title=""/>
            <o:lock v:ext="edit" aspectratio="t"/>
            <w10:wrap type="none"/>
            <w10:anchorlock/>
          </v:shape>
          <o:OLEObject Type="Embed" ProgID="Equation.3" ShapeID="_x0000_i1038" DrawAspect="Content" ObjectID="_1468075734" r:id="rId50">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输出门：</w:t>
      </w:r>
      <w:r>
        <w:rPr>
          <w:rFonts w:ascii="Arial" w:hAnsi="Arial" w:cs="Arial"/>
          <w:position w:val="-12"/>
          <w:sz w:val="24"/>
        </w:rPr>
        <w:object>
          <v:shape id="_x0000_i1039" o:spt="75" type="#_x0000_t75" style="height:18pt;width:104.25pt;" o:ole="t" filled="f" o:preferrelative="t" stroked="f" coordsize="21600,21600">
            <v:path/>
            <v:fill on="f" focussize="0,0"/>
            <v:stroke on="f" joinstyle="miter"/>
            <v:imagedata r:id="rId53" o:title=""/>
            <o:lock v:ext="edit" aspectratio="t"/>
            <w10:wrap type="none"/>
            <w10:anchorlock/>
          </v:shape>
          <o:OLEObject Type="Embed" ProgID="Equation.3" ShapeID="_x0000_i1039" DrawAspect="Content" ObjectID="_1468075735" r:id="rId52">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新记忆单元：</w:t>
      </w:r>
      <w:r>
        <w:rPr>
          <w:rFonts w:ascii="Arial" w:hAnsi="Arial" w:cs="Arial"/>
          <w:position w:val="-12"/>
          <w:sz w:val="24"/>
        </w:rPr>
        <w:object>
          <v:shape id="_x0000_i1040" o:spt="75" type="#_x0000_t75" style="height:24.75pt;width:135pt;" o:ole="t" filled="f" o:preferrelative="t" stroked="f" coordsize="21600,21600">
            <v:path/>
            <v:fill on="f" focussize="0,0"/>
            <v:stroke on="f" joinstyle="miter"/>
            <v:imagedata r:id="rId55" o:title=""/>
            <o:lock v:ext="edit" aspectratio="t"/>
            <w10:wrap type="none"/>
            <w10:anchorlock/>
          </v:shape>
          <o:OLEObject Type="Embed" ProgID="Equation.3" ShapeID="_x0000_i1040" DrawAspect="Content" ObjectID="_1468075736" r:id="rId54">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最终记忆单元：</w:t>
      </w:r>
      <w:r>
        <w:rPr>
          <w:rFonts w:ascii="Arial" w:hAnsi="Arial" w:cs="Arial"/>
          <w:position w:val="-12"/>
          <w:sz w:val="24"/>
        </w:rPr>
        <w:object>
          <v:shape id="_x0000_i1041" o:spt="75" type="#_x0000_t75" style="height:24.75pt;width:102pt;" o:ole="t" filled="f" o:preferrelative="t" stroked="f" coordsize="21600,21600">
            <v:path/>
            <v:fill on="f" focussize="0,0"/>
            <v:stroke on="f" joinstyle="miter"/>
            <v:imagedata r:id="rId57" o:title=""/>
            <o:lock v:ext="edit" aspectratio="t"/>
            <w10:wrap type="none"/>
            <w10:anchorlock/>
          </v:shape>
          <o:OLEObject Type="Embed" ProgID="Equation.3" ShapeID="_x0000_i1041" DrawAspect="Content" ObjectID="_1468075737" r:id="rId56">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隐藏层：</w:t>
      </w:r>
      <w:r>
        <w:rPr>
          <w:rFonts w:ascii="Arial" w:hAnsi="Arial" w:cs="Arial"/>
          <w:position w:val="-12"/>
          <w:sz w:val="24"/>
        </w:rPr>
        <w:object>
          <v:shape id="_x0000_i1042" o:spt="75" type="#_x0000_t75" style="height:18pt;width:86.25pt;" o:ole="t" filled="f" o:preferrelative="t" stroked="f" coordsize="21600,21600">
            <v:path/>
            <v:fill on="f" focussize="0,0"/>
            <v:stroke on="f" joinstyle="miter"/>
            <v:imagedata r:id="rId59" o:title=""/>
            <o:lock v:ext="edit" aspectratio="t"/>
            <w10:wrap type="none"/>
            <w10:anchorlock/>
          </v:shape>
          <o:OLEObject Type="Embed" ProgID="Equation.3" ShapeID="_x0000_i1042" DrawAspect="Content" ObjectID="_1468075738" r:id="rId58">
            <o:LockedField>false</o:LockedField>
          </o:OLEObject>
        </w:object>
      </w:r>
    </w:p>
    <w:p>
      <w:pPr>
        <w:spacing w:line="360" w:lineRule="auto"/>
        <w:ind w:firstLine="480" w:firstLineChars="200"/>
        <w:rPr>
          <w:rFonts w:ascii="Arial" w:hAnsi="Arial" w:cs="Arial"/>
          <w:color w:val="000000"/>
          <w:sz w:val="24"/>
        </w:rPr>
      </w:pPr>
      <w:r>
        <w:rPr>
          <w:rFonts w:hint="eastAsia" w:ascii="Arial" w:hAnsi="Arial" w:cs="Arial"/>
          <w:color w:val="000000"/>
          <w:sz w:val="24"/>
        </w:rPr>
        <w:t>三个不同的门型结构和记忆单元是</w:t>
      </w:r>
      <w:r>
        <w:rPr>
          <w:rFonts w:ascii="Arial" w:hAnsi="Arial" w:cs="Arial"/>
          <w:color w:val="000000"/>
          <w:sz w:val="24"/>
        </w:rPr>
        <w:t>LSTM</w:t>
      </w:r>
      <w:r>
        <w:rPr>
          <w:rFonts w:hint="eastAsia" w:ascii="Arial" w:hAnsi="Arial" w:cs="Arial"/>
          <w:color w:val="000000"/>
          <w:sz w:val="24"/>
        </w:rPr>
        <w:t>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w:t>
      </w:r>
      <w:r>
        <w:rPr>
          <w:rFonts w:ascii="Arial" w:hAnsi="Arial" w:cs="Arial"/>
          <w:color w:val="000000"/>
          <w:sz w:val="24"/>
        </w:rPr>
        <w:t>LSTM</w:t>
      </w:r>
      <w:r>
        <w:rPr>
          <w:rFonts w:hint="eastAsia" w:ascii="Arial" w:hAnsi="Arial" w:cs="Arial"/>
          <w:color w:val="000000"/>
          <w:sz w:val="24"/>
        </w:rPr>
        <w:t>在长时和短时的记忆中都能处理并解决数据依赖以及选择是否丢弃信息（保留重要信息并丢弃不重要的信息）。三个门相互合作是</w:t>
      </w:r>
      <w:r>
        <w:rPr>
          <w:rFonts w:ascii="Arial" w:hAnsi="Arial" w:cs="Arial"/>
          <w:color w:val="000000"/>
          <w:sz w:val="24"/>
        </w:rPr>
        <w:t>LSTM</w:t>
      </w:r>
      <w:r>
        <w:rPr>
          <w:rFonts w:hint="eastAsia" w:ascii="Arial" w:hAnsi="Arial" w:cs="Arial"/>
          <w:color w:val="000000"/>
          <w:sz w:val="24"/>
        </w:rPr>
        <w:t>能够解决</w:t>
      </w:r>
      <w:r>
        <w:rPr>
          <w:rFonts w:ascii="Arial" w:hAnsi="Arial" w:cs="Arial"/>
          <w:color w:val="000000"/>
          <w:sz w:val="24"/>
        </w:rPr>
        <w:t>RNN</w:t>
      </w:r>
      <w:r>
        <w:rPr>
          <w:rFonts w:hint="eastAsia" w:ascii="Arial" w:hAnsi="Arial" w:cs="Arial"/>
          <w:color w:val="000000"/>
          <w:sz w:val="24"/>
        </w:rPr>
        <w:t>梯度消失</w:t>
      </w:r>
      <w:r>
        <w:rPr>
          <w:rFonts w:ascii="Arial" w:hAnsi="Arial" w:cs="Arial"/>
          <w:color w:val="000000"/>
          <w:sz w:val="24"/>
        </w:rPr>
        <w:t>/</w:t>
      </w:r>
      <w:r>
        <w:rPr>
          <w:rFonts w:hint="eastAsia" w:ascii="Arial" w:hAnsi="Arial" w:cs="Arial"/>
          <w:color w:val="000000"/>
          <w:sz w:val="24"/>
        </w:rPr>
        <w:t>梯度爆炸的关键所在。</w:t>
      </w:r>
    </w:p>
    <w:p>
      <w:pPr>
        <w:pStyle w:val="3"/>
        <w:rPr>
          <w:rFonts w:cs="Arial"/>
        </w:rPr>
      </w:pPr>
      <w:bookmarkStart w:id="182" w:name="_Toc17551_WPSOffice_Level3"/>
      <w:bookmarkStart w:id="183" w:name="_Toc24764_WPSOffice_Level3"/>
      <w:r>
        <w:rPr>
          <w:rFonts w:cs="Arial"/>
        </w:rPr>
        <w:t>2.</w:t>
      </w:r>
      <w:r>
        <w:rPr>
          <w:rFonts w:hint="eastAsia" w:cs="Arial"/>
          <w:lang w:val="en-US" w:eastAsia="zh-CN"/>
        </w:rPr>
        <w:t>3</w:t>
      </w:r>
      <w:r>
        <w:rPr>
          <w:rFonts w:cs="Arial"/>
        </w:rPr>
        <w:t xml:space="preserve">.3 </w:t>
      </w:r>
      <w:r>
        <w:rPr>
          <w:rFonts w:hint="eastAsia" w:cs="Arial"/>
        </w:rPr>
        <w:t>双向长短时记忆模型</w:t>
      </w:r>
      <w:bookmarkEnd w:id="182"/>
      <w:bookmarkEnd w:id="183"/>
    </w:p>
    <w:p>
      <w:pPr>
        <w:spacing w:line="360" w:lineRule="auto"/>
        <w:ind w:firstLine="480" w:firstLineChars="200"/>
        <w:rPr>
          <w:rFonts w:ascii="Arial" w:hAnsi="Arial" w:cs="Arial"/>
          <w:sz w:val="24"/>
        </w:rPr>
      </w:pPr>
      <w:r>
        <w:rPr>
          <w:rFonts w:hint="eastAsia" w:ascii="Arial" w:hAnsi="Arial" w:cs="Arial"/>
          <w:sz w:val="24"/>
        </w:rPr>
        <w:t>一般我们所说的</w:t>
      </w:r>
      <w:r>
        <w:rPr>
          <w:rFonts w:ascii="Arial" w:hAnsi="Arial" w:cs="Arial"/>
          <w:sz w:val="24"/>
        </w:rPr>
        <w:t>RNN</w:t>
      </w:r>
      <w:r>
        <w:rPr>
          <w:rFonts w:hint="eastAsia" w:ascii="Arial" w:hAnsi="Arial" w:cs="Arial"/>
          <w:sz w:val="24"/>
        </w:rPr>
        <w:t>、</w:t>
      </w:r>
      <w:r>
        <w:rPr>
          <w:rFonts w:ascii="Arial" w:hAnsi="Arial" w:cs="Arial"/>
          <w:sz w:val="24"/>
        </w:rPr>
        <w:t>LSTM</w:t>
      </w:r>
      <w:r>
        <w:rPr>
          <w:rFonts w:hint="eastAsia" w:ascii="Arial" w:hAnsi="Arial" w:cs="Arial"/>
          <w:sz w:val="24"/>
        </w:rPr>
        <w:t>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w:t>
      </w:r>
      <w:r>
        <w:rPr>
          <w:rFonts w:ascii="Arial" w:hAnsi="Arial" w:cs="Arial"/>
          <w:sz w:val="24"/>
        </w:rPr>
        <w:t>LSTM</w:t>
      </w:r>
      <w:r>
        <w:rPr>
          <w:rFonts w:hint="eastAsia" w:ascii="Arial" w:hAnsi="Arial" w:cs="Arial"/>
          <w:sz w:val="24"/>
        </w:rPr>
        <w:t>的叠加，在分别做计算后把两个状态向量拼接得到最后的输出。</w:t>
      </w:r>
    </w:p>
    <w:p>
      <w:pPr>
        <w:pStyle w:val="3"/>
        <w:rPr>
          <w:rFonts w:cs="Arial"/>
        </w:rPr>
      </w:pPr>
      <w:bookmarkStart w:id="184" w:name="_Toc514163451"/>
      <w:bookmarkStart w:id="185" w:name="_Toc24764_WPSOffice_Level2"/>
      <w:bookmarkStart w:id="186" w:name="_Toc17551_WPSOffice_Level2"/>
      <w:r>
        <w:rPr>
          <w:rFonts w:cs="Arial"/>
        </w:rPr>
        <w:t>2.</w:t>
      </w:r>
      <w:r>
        <w:rPr>
          <w:rFonts w:hint="eastAsia" w:cs="Arial"/>
          <w:lang w:val="en-US" w:eastAsia="zh-CN"/>
        </w:rPr>
        <w:t>4</w:t>
      </w:r>
      <w:r>
        <w:rPr>
          <w:rFonts w:cs="Arial"/>
        </w:rPr>
        <w:t xml:space="preserve"> </w:t>
      </w:r>
      <w:bookmarkEnd w:id="184"/>
      <w:r>
        <w:rPr>
          <w:rFonts w:hint="eastAsia" w:cs="Arial"/>
        </w:rPr>
        <w:t>深度残差网络</w:t>
      </w:r>
      <w:bookmarkEnd w:id="185"/>
      <w:bookmarkEnd w:id="186"/>
    </w:p>
    <w:p>
      <w:pPr>
        <w:spacing w:line="360" w:lineRule="auto"/>
        <w:ind w:firstLine="480" w:firstLineChars="200"/>
        <w:rPr>
          <w:rFonts w:ascii="Arial" w:hAnsi="Arial" w:cs="Arial"/>
          <w:sz w:val="24"/>
        </w:rPr>
      </w:pPr>
      <w:r>
        <w:rPr>
          <w:rFonts w:hint="eastAsia" w:ascii="Arial" w:hAnsi="Arial" w:cs="Arial"/>
          <w:sz w:val="24"/>
        </w:rPr>
        <w:t>深度学习中对于网络深度加深遇到的主要问题是梯度消失和梯度爆炸，传统对应的解决方案是数据的初始化（</w:t>
      </w:r>
      <w:r>
        <w:rPr>
          <w:rFonts w:ascii="Arial" w:hAnsi="Arial" w:cs="Arial"/>
          <w:sz w:val="24"/>
        </w:rPr>
        <w:t>normalized initialization</w:t>
      </w:r>
      <w:r>
        <w:rPr>
          <w:rFonts w:hint="eastAsia" w:ascii="Arial" w:hAnsi="Arial" w:cs="Arial"/>
          <w:sz w:val="24"/>
        </w:rPr>
        <w:t>）和（</w:t>
      </w:r>
      <w:r>
        <w:rPr>
          <w:rFonts w:ascii="Arial" w:hAnsi="Arial" w:cs="Arial"/>
          <w:sz w:val="24"/>
        </w:rPr>
        <w:t>batch normalization</w:t>
      </w:r>
      <w:r>
        <w:rPr>
          <w:rFonts w:hint="eastAsia" w:ascii="Arial" w:hAnsi="Arial" w:cs="Arial"/>
          <w:sz w:val="24"/>
        </w:rPr>
        <w:t>）正则化。</w:t>
      </w:r>
    </w:p>
    <w:p>
      <w:pPr>
        <w:spacing w:line="360" w:lineRule="auto"/>
        <w:ind w:firstLine="480" w:firstLineChars="200"/>
        <w:rPr>
          <w:rFonts w:ascii="Arial" w:hAnsi="Arial" w:cs="Arial"/>
          <w:sz w:val="24"/>
        </w:rPr>
      </w:pPr>
      <w:r>
        <w:rPr>
          <w:rFonts w:hint="eastAsia" w:ascii="Arial" w:hAnsi="Arial" w:cs="Arial"/>
          <w:sz w:val="24"/>
        </w:rPr>
        <w:t>深度残差网络（</w:t>
      </w:r>
      <w:r>
        <w:rPr>
          <w:rFonts w:ascii="Arial" w:hAnsi="Arial" w:cs="Arial"/>
          <w:sz w:val="24"/>
        </w:rPr>
        <w:t>Deep Residual Network</w:t>
      </w:r>
      <w:r>
        <w:rPr>
          <w:rFonts w:hint="eastAsia" w:ascii="Arial" w:hAnsi="Arial" w:cs="Arial"/>
          <w:sz w:val="24"/>
        </w:rPr>
        <w:t>，简称</w:t>
      </w:r>
      <w:r>
        <w:rPr>
          <w:rFonts w:ascii="Arial" w:hAnsi="Arial" w:cs="Arial"/>
          <w:sz w:val="24"/>
        </w:rPr>
        <w:t>DRN</w:t>
      </w:r>
      <w:r>
        <w:rPr>
          <w:rFonts w:hint="eastAsia" w:ascii="Arial" w:hAnsi="Arial" w:cs="Arial"/>
          <w:sz w:val="24"/>
        </w:rPr>
        <w:t>）</w:t>
      </w:r>
      <w:r>
        <w:rPr>
          <w:rFonts w:ascii="Arial" w:hAnsi="Arial" w:cs="Arial"/>
          <w:sz w:val="24"/>
        </w:rPr>
        <w:t>[He K M. et al. 2015]</w:t>
      </w:r>
      <w:r>
        <w:rPr>
          <w:rFonts w:hint="eastAsia" w:ascii="Arial" w:hAnsi="Arial" w:cs="Arial"/>
          <w:sz w:val="24"/>
        </w:rPr>
        <w:t>的提出是源于一个</w:t>
      </w:r>
      <w:r>
        <w:rPr>
          <w:rFonts w:ascii="Arial" w:hAnsi="Arial" w:cs="Arial"/>
          <w:sz w:val="24"/>
        </w:rPr>
        <w:t>“</w:t>
      </w:r>
      <w:r>
        <w:rPr>
          <w:rFonts w:hint="eastAsia" w:ascii="Arial" w:hAnsi="Arial" w:cs="Arial"/>
          <w:sz w:val="24"/>
        </w:rPr>
        <w:t>反常</w:t>
      </w:r>
      <w:r>
        <w:rPr>
          <w:rFonts w:ascii="Arial" w:hAnsi="Arial" w:cs="Arial"/>
          <w:sz w:val="24"/>
        </w:rPr>
        <w:t>”</w:t>
      </w:r>
      <w:r>
        <w:rPr>
          <w:rFonts w:hint="eastAsia" w:ascii="Arial" w:hAnsi="Arial" w:cs="Arial"/>
          <w:sz w:val="24"/>
        </w:rPr>
        <w:t>的现象：在训练深度神经网络的时候，训练误差和测试误差都随着网络深度的增加而增加（</w:t>
      </w:r>
      <w:r>
        <w:rPr>
          <w:rFonts w:ascii="Arial" w:hAnsi="Arial" w:cs="Arial"/>
          <w:sz w:val="24"/>
        </w:rPr>
        <w:t>Degradation</w:t>
      </w:r>
      <w:r>
        <w:rPr>
          <w:rFonts w:hint="eastAsia" w:ascii="Arial" w:hAnsi="Arial" w:cs="Arial"/>
          <w:sz w:val="24"/>
        </w:rPr>
        <w:t>）。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spacing w:line="360" w:lineRule="auto"/>
        <w:ind w:firstLine="480" w:firstLineChars="200"/>
        <w:rPr>
          <w:rFonts w:ascii="Arial" w:hAnsi="Arial" w:cs="Arial"/>
          <w:color w:val="000000"/>
          <w:sz w:val="24"/>
        </w:rPr>
      </w:pPr>
      <w:r>
        <w:rPr>
          <w:rFonts w:hint="eastAsia" w:ascii="Arial" w:hAnsi="Arial" w:cs="Arial"/>
          <w:sz w:val="24"/>
        </w:rPr>
        <w:t>假设深度网络中的某隐藏层为</w:t>
      </w:r>
      <w:r>
        <w:rPr>
          <w:rFonts w:ascii="Arial" w:hAnsi="Arial" w:cs="Arial"/>
          <w:position w:val="-10"/>
          <w:sz w:val="24"/>
        </w:rPr>
        <w:object>
          <v:shape id="_x0000_i1043" o:spt="75" type="#_x0000_t75" style="height:15.75pt;width:87pt;" o:ole="t" filled="f" o:preferrelative="t" stroked="f" coordsize="21600,21600">
            <v:path/>
            <v:fill on="f" focussize="0,0"/>
            <v:stroke on="f" joinstyle="miter"/>
            <v:imagedata r:id="rId61" o:title=""/>
            <o:lock v:ext="edit" aspectratio="t"/>
            <w10:wrap type="none"/>
            <w10:anchorlock/>
          </v:shape>
          <o:OLEObject Type="Embed" ProgID="Equation.3" ShapeID="_x0000_i1043" DrawAspect="Content" ObjectID="_1468075739" r:id="rId60">
            <o:LockedField>false</o:LockedField>
          </o:OLEObject>
        </w:object>
      </w:r>
      <w:r>
        <w:rPr>
          <w:rFonts w:hint="eastAsia" w:ascii="Arial" w:hAnsi="Arial" w:cs="Arial"/>
          <w:sz w:val="24"/>
        </w:rPr>
        <w:t>，如果多个非线性层组合可以近似于一个复杂函数，那么同样可以认为隐藏层的残差近似于某个复杂函数，那么可以将隐藏层表示为</w:t>
      </w:r>
      <w:r>
        <w:rPr>
          <w:rFonts w:ascii="Arial" w:hAnsi="Arial" w:cs="Arial"/>
          <w:position w:val="-10"/>
          <w:sz w:val="24"/>
        </w:rPr>
        <w:object>
          <v:shape id="_x0000_i1044" o:spt="75" type="#_x0000_t75" style="height:15.75pt;width:81.75pt;" o:ole="t" filled="f" o:preferrelative="t" stroked="f" coordsize="21600,21600">
            <v:path/>
            <v:fill on="f" focussize="0,0"/>
            <v:stroke on="f" joinstyle="miter"/>
            <v:imagedata r:id="rId63" o:title=""/>
            <o:lock v:ext="edit" aspectratio="t"/>
            <w10:wrap type="none"/>
            <w10:anchorlock/>
          </v:shape>
          <o:OLEObject Type="Embed" ProgID="Equation.3" ShapeID="_x0000_i1044" DrawAspect="Content" ObjectID="_1468075740" r:id="rId62">
            <o:LockedField>false</o:LockedField>
          </o:OLEObject>
        </w:object>
      </w:r>
      <w:r>
        <w:rPr>
          <w:rFonts w:hint="eastAsia" w:ascii="Arial" w:hAnsi="Arial" w:cs="Arial"/>
          <w:color w:val="000000"/>
          <w:sz w:val="24"/>
        </w:rPr>
        <w:t>。这样一来就可以得到一种全新的残差结构单元，</w:t>
      </w:r>
      <w:r>
        <w:rPr>
          <w:rFonts w:hint="eastAsia" w:ascii="Arial" w:hAnsi="Arial" w:cs="Arial"/>
          <w:sz w:val="24"/>
        </w:rPr>
        <w:t>如图</w:t>
      </w:r>
      <w:r>
        <w:rPr>
          <w:rFonts w:ascii="Arial" w:hAnsi="Arial" w:cs="Arial"/>
          <w:sz w:val="24"/>
        </w:rPr>
        <w:t>2.5</w:t>
      </w:r>
      <w:r>
        <w:rPr>
          <w:rFonts w:hint="eastAsia" w:ascii="Arial" w:hAnsi="Arial" w:cs="Arial"/>
          <w:sz w:val="24"/>
        </w:rPr>
        <w:t>所示。</w:t>
      </w:r>
    </w:p>
    <w:p>
      <w:pPr>
        <w:spacing w:line="360" w:lineRule="auto"/>
        <w:ind w:firstLine="420"/>
        <w:jc w:val="center"/>
        <w:rPr>
          <w:rFonts w:ascii="Arial" w:hAnsi="Arial" w:cs="Arial"/>
          <w:color w:val="FF0000"/>
          <w:sz w:val="24"/>
        </w:rPr>
      </w:pPr>
      <w:r>
        <w:rPr>
          <w:rFonts w:ascii="Arial" w:hAnsi="Arial" w:cs="Arial"/>
          <w:color w:val="FF0000"/>
          <w:sz w:val="24"/>
        </w:rPr>
        <w:object>
          <v:shape id="_x0000_i1045" o:spt="75" type="#_x0000_t75" style="height:270pt;width:294.75pt;" o:ole="t" filled="f" o:preferrelative="t" stroked="f" coordsize="21600,21600">
            <v:path/>
            <v:fill on="f" focussize="0,0"/>
            <v:stroke on="f" joinstyle="miter"/>
            <v:imagedata r:id="rId65" o:title=""/>
            <o:lock v:ext="edit" aspectratio="f"/>
            <w10:wrap type="none"/>
            <w10:anchorlock/>
          </v:shape>
          <o:OLEObject Type="Embed" ProgID="Visio.Drawing.15" ShapeID="_x0000_i1045" DrawAspect="Content" ObjectID="_1468075741" r:id="rId64">
            <o:LockedField>false</o:LockedField>
          </o:OLEObject>
        </w:object>
      </w:r>
    </w:p>
    <w:p>
      <w:pPr>
        <w:pStyle w:val="36"/>
        <w:rPr>
          <w:rFonts w:cs="Arial"/>
        </w:rPr>
      </w:pPr>
      <w:bookmarkStart w:id="187" w:name="_Toc1854_WPSOffice_Level3"/>
      <w:bookmarkStart w:id="188" w:name="_Toc4656"/>
      <w:bookmarkStart w:id="189" w:name="_Toc23819_WPSOffice_Level3"/>
      <w:bookmarkStart w:id="190" w:name="_Toc15048"/>
      <w:bookmarkStart w:id="191" w:name="_Toc22924_WPSOffice_Level3"/>
      <w:bookmarkStart w:id="192" w:name="_Toc16753"/>
      <w:r>
        <w:rPr>
          <w:rFonts w:hint="eastAsia"/>
        </w:rPr>
        <w:t>图</w:t>
      </w:r>
      <w:r>
        <w:t xml:space="preserve">2.5 </w:t>
      </w:r>
      <w:r>
        <w:rPr>
          <w:rFonts w:hint="eastAsia"/>
        </w:rPr>
        <w:t>残差结构单元示意图</w:t>
      </w:r>
      <w:bookmarkEnd w:id="187"/>
      <w:bookmarkEnd w:id="188"/>
      <w:bookmarkEnd w:id="189"/>
      <w:bookmarkEnd w:id="190"/>
      <w:bookmarkEnd w:id="191"/>
      <w:bookmarkEnd w:id="192"/>
    </w:p>
    <w:p>
      <w:pPr>
        <w:spacing w:line="360" w:lineRule="auto"/>
        <w:ind w:firstLine="480" w:firstLineChars="200"/>
        <w:rPr>
          <w:rFonts w:ascii="Arial" w:hAnsi="Arial" w:cs="Arial"/>
          <w:sz w:val="24"/>
        </w:rPr>
      </w:pPr>
      <w:r>
        <w:rPr>
          <w:rFonts w:hint="eastAsia" w:ascii="Arial" w:hAnsi="Arial" w:cs="Arial"/>
          <w:sz w:val="24"/>
        </w:rPr>
        <w:t>残差单元的输出由多个卷积层级联的输出和输入元素相加（维度相同的情况下），再经过</w:t>
      </w:r>
      <w:r>
        <w:rPr>
          <w:rFonts w:ascii="Arial" w:hAnsi="Arial" w:cs="Arial"/>
          <w:sz w:val="24"/>
        </w:rPr>
        <w:t>ReLU</w:t>
      </w:r>
      <w:r>
        <w:rPr>
          <w:rFonts w:hint="eastAsia" w:ascii="Arial" w:hAnsi="Arial" w:cs="Arial"/>
          <w:sz w:val="24"/>
        </w:rPr>
        <w:t>激活后得到。将多个这样的结构级联起来，就得到了残差网络。</w:t>
      </w:r>
    </w:p>
    <w:p>
      <w:pPr>
        <w:spacing w:line="360" w:lineRule="auto"/>
        <w:ind w:firstLine="480" w:firstLineChars="200"/>
        <w:rPr>
          <w:rFonts w:ascii="Arial" w:hAnsi="Arial" w:cs="Arial"/>
          <w:sz w:val="24"/>
        </w:rPr>
      </w:pPr>
      <w:r>
        <w:rPr>
          <w:rFonts w:hint="eastAsia" w:ascii="Arial" w:hAnsi="Arial" w:cs="Arial"/>
          <w:sz w:val="24"/>
        </w:rPr>
        <w:t>可以注意到残差网络有这样几个特点：</w:t>
      </w:r>
      <w:r>
        <w:rPr>
          <w:rFonts w:ascii="Arial" w:hAnsi="Arial" w:cs="Arial"/>
          <w:sz w:val="24"/>
        </w:rPr>
        <w:t>1.</w:t>
      </w:r>
      <w:r>
        <w:rPr>
          <w:rFonts w:hint="eastAsia" w:ascii="Arial" w:hAnsi="Arial" w:cs="Arial"/>
          <w:sz w:val="24"/>
        </w:rPr>
        <w:t>网络较瘦，控制了参数数量；</w:t>
      </w:r>
      <w:r>
        <w:rPr>
          <w:rFonts w:ascii="Arial" w:hAnsi="Arial" w:cs="Arial"/>
          <w:sz w:val="24"/>
        </w:rPr>
        <w:t>2.</w:t>
      </w:r>
      <w:r>
        <w:rPr>
          <w:rFonts w:hint="eastAsia" w:ascii="Arial" w:hAnsi="Arial" w:cs="Arial"/>
          <w:sz w:val="24"/>
        </w:rPr>
        <w:t>存在明显层级，特征图个数逐层递进，保证输出特征表达能力；</w:t>
      </w:r>
      <w:r>
        <w:rPr>
          <w:rFonts w:ascii="Arial" w:hAnsi="Arial" w:cs="Arial"/>
          <w:sz w:val="24"/>
        </w:rPr>
        <w:t>3.</w:t>
      </w:r>
      <w:r>
        <w:rPr>
          <w:rFonts w:hint="eastAsia" w:ascii="Arial" w:hAnsi="Arial" w:cs="Arial"/>
          <w:sz w:val="24"/>
        </w:rPr>
        <w:t>使用了较少的池化层，大量使用下采样，提高传播效率；</w:t>
      </w:r>
      <w:r>
        <w:rPr>
          <w:rFonts w:ascii="Arial" w:hAnsi="Arial" w:cs="Arial"/>
          <w:sz w:val="24"/>
        </w:rPr>
        <w:t>4.</w:t>
      </w:r>
      <w:r>
        <w:rPr>
          <w:rFonts w:hint="eastAsia" w:ascii="Arial" w:hAnsi="Arial" w:cs="Arial"/>
          <w:sz w:val="24"/>
        </w:rPr>
        <w:t>没有使用</w:t>
      </w:r>
      <w:r>
        <w:rPr>
          <w:rFonts w:ascii="Arial" w:hAnsi="Arial" w:cs="Arial"/>
          <w:sz w:val="24"/>
        </w:rPr>
        <w:t>Dropout</w:t>
      </w:r>
      <w:r>
        <w:rPr>
          <w:rFonts w:hint="eastAsia" w:ascii="Arial" w:hAnsi="Arial" w:cs="Arial"/>
          <w:sz w:val="24"/>
        </w:rPr>
        <w:t>，利用</w:t>
      </w:r>
      <w:r>
        <w:rPr>
          <w:rFonts w:ascii="Arial" w:hAnsi="Arial" w:cs="Arial"/>
          <w:sz w:val="24"/>
        </w:rPr>
        <w:t>BN</w:t>
      </w:r>
      <w:r>
        <w:rPr>
          <w:rFonts w:hint="eastAsia" w:ascii="Arial" w:hAnsi="Arial" w:cs="Arial"/>
          <w:sz w:val="24"/>
        </w:rPr>
        <w:t>和全局平均池化进行正则化，加快了训练速度。</w:t>
      </w:r>
    </w:p>
    <w:p>
      <w:pPr>
        <w:pStyle w:val="3"/>
        <w:rPr>
          <w:rFonts w:cs="Arial"/>
        </w:rPr>
      </w:pPr>
      <w:bookmarkStart w:id="193" w:name="_Toc1854_WPSOffice_Level2"/>
      <w:bookmarkStart w:id="194" w:name="_Toc15178_WPSOffice_Level2"/>
      <w:r>
        <w:rPr>
          <w:rFonts w:cs="Arial"/>
        </w:rPr>
        <w:t>2.</w:t>
      </w:r>
      <w:r>
        <w:rPr>
          <w:rFonts w:hint="eastAsia" w:cs="Arial"/>
          <w:lang w:val="en-US" w:eastAsia="zh-CN"/>
        </w:rPr>
        <w:t>5</w:t>
      </w:r>
      <w:r>
        <w:rPr>
          <w:rFonts w:cs="Arial"/>
        </w:rPr>
        <w:t xml:space="preserve"> </w:t>
      </w:r>
      <w:r>
        <w:rPr>
          <w:rFonts w:hint="eastAsia" w:cs="Arial"/>
        </w:rPr>
        <w:t>远程监督</w:t>
      </w:r>
      <w:bookmarkEnd w:id="193"/>
      <w:bookmarkEnd w:id="194"/>
    </w:p>
    <w:p>
      <w:pPr>
        <w:spacing w:line="360" w:lineRule="auto"/>
        <w:ind w:firstLine="480" w:firstLineChars="200"/>
        <w:rPr>
          <w:rFonts w:ascii="Arial" w:hAnsi="Arial" w:cs="Arial"/>
          <w:sz w:val="24"/>
        </w:rPr>
      </w:pPr>
      <w:r>
        <w:rPr>
          <w:rFonts w:hint="eastAsia" w:ascii="Arial" w:hAnsi="Arial" w:cs="Arial"/>
          <w:sz w:val="24"/>
        </w:rPr>
        <w:t>远程监督（</w:t>
      </w:r>
      <w:r>
        <w:rPr>
          <w:rFonts w:ascii="Arial" w:hAnsi="Arial" w:cs="Arial"/>
          <w:sz w:val="24"/>
        </w:rPr>
        <w:t>Distant Supervision</w:t>
      </w:r>
      <w:r>
        <w:rPr>
          <w:rFonts w:hint="eastAsia" w:ascii="Arial" w:hAnsi="Arial" w:cs="Arial"/>
          <w:sz w:val="24"/>
        </w:rPr>
        <w:t>）是目前关系抽取中比较常见的一种做法。它既不是传统意义上的监督学习，也不是无监督学习，它属于一种用</w:t>
      </w:r>
      <w:r>
        <w:rPr>
          <w:rFonts w:ascii="Arial" w:hAnsi="Arial" w:cs="Arial"/>
          <w:sz w:val="24"/>
        </w:rPr>
        <w:t>KB</w:t>
      </w:r>
      <w:r>
        <w:rPr>
          <w:rFonts w:hint="eastAsia" w:ascii="Arial" w:hAnsi="Arial" w:cs="Arial"/>
          <w:sz w:val="24"/>
        </w:rPr>
        <w:t>（</w:t>
      </w:r>
      <w:r>
        <w:rPr>
          <w:rFonts w:ascii="Arial" w:hAnsi="Arial" w:cs="Arial"/>
          <w:sz w:val="24"/>
        </w:rPr>
        <w:t>Knowledge Base</w:t>
      </w:r>
      <w:r>
        <w:rPr>
          <w:rFonts w:hint="eastAsia" w:ascii="Arial" w:hAnsi="Arial" w:cs="Arial"/>
          <w:sz w:val="24"/>
        </w:rPr>
        <w:t>）去对齐朴素文本的标注方法：</w:t>
      </w:r>
      <w:r>
        <w:rPr>
          <w:rFonts w:ascii="Arial" w:hAnsi="Arial" w:cs="Arial"/>
          <w:sz w:val="24"/>
        </w:rPr>
        <w:t>1.</w:t>
      </w:r>
      <w:r>
        <w:rPr>
          <w:rFonts w:hint="eastAsia" w:ascii="Arial" w:hAnsi="Arial" w:cs="Arial"/>
          <w:sz w:val="24"/>
        </w:rPr>
        <w:t>使用</w:t>
      </w:r>
      <w:r>
        <w:rPr>
          <w:rFonts w:ascii="Arial" w:hAnsi="Arial" w:cs="Arial"/>
          <w:sz w:val="24"/>
        </w:rPr>
        <w:t>NET</w:t>
      </w:r>
      <w:r>
        <w:rPr>
          <w:rFonts w:hint="eastAsia" w:ascii="Arial" w:hAnsi="Arial" w:cs="Arial"/>
          <w:sz w:val="24"/>
        </w:rPr>
        <w:t>（</w:t>
      </w:r>
      <w:r>
        <w:rPr>
          <w:rFonts w:ascii="Arial" w:hAnsi="Arial" w:cs="Arial"/>
          <w:sz w:val="24"/>
        </w:rPr>
        <w:t>Named Entity Tagger</w:t>
      </w:r>
      <w:r>
        <w:rPr>
          <w:rFonts w:hint="eastAsia" w:ascii="Arial" w:hAnsi="Arial" w:cs="Arial"/>
          <w:sz w:val="24"/>
        </w:rPr>
        <w:t>）标注；</w:t>
      </w:r>
      <w:r>
        <w:rPr>
          <w:rFonts w:ascii="Arial" w:hAnsi="Arial" w:cs="Arial"/>
          <w:sz w:val="24"/>
        </w:rPr>
        <w:t>2.</w:t>
      </w:r>
      <w:r>
        <w:rPr>
          <w:rFonts w:hint="eastAsia" w:ascii="Arial" w:hAnsi="Arial" w:cs="Arial"/>
          <w:sz w:val="24"/>
        </w:rPr>
        <w:t>对已标注的金融领域文本中出现的三元组提取特征（从所有出现该三元组的句子中），构造训练数据；</w:t>
      </w:r>
      <w:r>
        <w:rPr>
          <w:rFonts w:ascii="Arial" w:hAnsi="Arial" w:cs="Arial"/>
          <w:sz w:val="24"/>
        </w:rPr>
        <w:t>3.</w:t>
      </w:r>
      <w:r>
        <w:rPr>
          <w:rFonts w:hint="eastAsia" w:ascii="Arial" w:hAnsi="Arial" w:cs="Arial"/>
          <w:sz w:val="24"/>
        </w:rPr>
        <w:t>采用多类别逻辑回归进行分类。</w:t>
      </w:r>
    </w:p>
    <w:p>
      <w:pPr>
        <w:spacing w:line="360" w:lineRule="auto"/>
        <w:ind w:firstLine="480" w:firstLineChars="200"/>
        <w:rPr>
          <w:rFonts w:ascii="Arial" w:hAnsi="Arial" w:cs="Arial"/>
          <w:sz w:val="24"/>
        </w:rPr>
      </w:pPr>
      <w:r>
        <w:rPr>
          <w:rFonts w:hint="eastAsia" w:ascii="Arial" w:hAnsi="Arial" w:cs="Arial"/>
          <w:sz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spacing w:line="360" w:lineRule="auto"/>
        <w:ind w:firstLine="480" w:firstLineChars="200"/>
        <w:rPr>
          <w:rFonts w:ascii="Arial" w:hAnsi="Arial" w:cs="Arial"/>
          <w:sz w:val="24"/>
        </w:rPr>
      </w:pPr>
      <w:r>
        <w:rPr>
          <w:rFonts w:hint="eastAsia" w:ascii="Arial" w:hAnsi="Arial" w:cs="Arial"/>
          <w:sz w:val="24"/>
        </w:rPr>
        <w:t>简单来说，如果训练语料中的句子所包含的实体对在已有的</w:t>
      </w:r>
      <w:r>
        <w:rPr>
          <w:rFonts w:ascii="Arial" w:hAnsi="Arial" w:cs="Arial"/>
          <w:sz w:val="24"/>
        </w:rPr>
        <w:t>KB</w:t>
      </w:r>
      <w:r>
        <w:rPr>
          <w:rFonts w:hint="eastAsia" w:ascii="Arial" w:hAnsi="Arial" w:cs="Arial"/>
          <w:sz w:val="24"/>
        </w:rPr>
        <w:t>中有关系的体现，则认为语料库中所包含相同实体对的句子都表达相应关系。虽然这样做可以减少关系抽取任务对人工标注数据的依赖，但是会引入很多噪声数据。因为两个实体之间可能有别的关系（不同于</w:t>
      </w:r>
      <w:r>
        <w:rPr>
          <w:rFonts w:ascii="Arial" w:hAnsi="Arial" w:cs="Arial"/>
          <w:sz w:val="24"/>
        </w:rPr>
        <w:t>KB</w:t>
      </w:r>
      <w:r>
        <w:rPr>
          <w:rFonts w:hint="eastAsia" w:ascii="Arial" w:hAnsi="Arial" w:cs="Arial"/>
          <w:sz w:val="24"/>
        </w:rPr>
        <w:t>中已有的关系）或者是没有关系，这样的训练数据就会对我们的关系抽取任务产生一定影响。</w:t>
      </w:r>
    </w:p>
    <w:p>
      <w:pPr>
        <w:spacing w:line="360" w:lineRule="auto"/>
        <w:ind w:firstLine="480" w:firstLineChars="200"/>
        <w:rPr>
          <w:rFonts w:ascii="Arial" w:hAnsi="Arial" w:cs="Arial"/>
          <w:sz w:val="24"/>
        </w:rPr>
      </w:pPr>
      <w:r>
        <w:rPr>
          <w:rFonts w:hint="eastAsia" w:ascii="Arial" w:hAnsi="Arial" w:cs="Arial"/>
          <w:sz w:val="24"/>
        </w:rPr>
        <w:t>近些年来，也有很多国内外学者在研究如何降低远程监督中的噪声数据对关系抽取造成的影响，如使用</w:t>
      </w:r>
      <w:r>
        <w:rPr>
          <w:rFonts w:ascii="Arial" w:hAnsi="Arial" w:cs="Arial"/>
          <w:sz w:val="24"/>
        </w:rPr>
        <w:t>Multi-instance</w:t>
      </w:r>
      <w:r>
        <w:rPr>
          <w:rFonts w:hint="eastAsia" w:ascii="Arial" w:hAnsi="Arial" w:cs="Arial"/>
          <w:sz w:val="24"/>
        </w:rPr>
        <w:t>从训练集中抽取置信度较高的训练样例来训练模型、利用</w:t>
      </w:r>
      <w:r>
        <w:rPr>
          <w:rFonts w:ascii="Arial" w:hAnsi="Arial" w:cs="Arial"/>
          <w:sz w:val="24"/>
        </w:rPr>
        <w:t>Attention</w:t>
      </w:r>
      <w:r>
        <w:rPr>
          <w:rFonts w:hint="eastAsia" w:ascii="Arial" w:hAnsi="Arial" w:cs="Arial"/>
          <w:sz w:val="24"/>
        </w:rPr>
        <w:t>机制对数据进行全方位的权重计算从而得到全面而不失</w:t>
      </w:r>
      <w:r>
        <w:rPr>
          <w:rFonts w:ascii="Arial" w:hAnsi="Arial" w:cs="Arial"/>
          <w:sz w:val="24"/>
        </w:rPr>
        <w:t>“</w:t>
      </w:r>
      <w:r>
        <w:rPr>
          <w:rFonts w:hint="eastAsia" w:ascii="Arial" w:hAnsi="Arial" w:cs="Arial"/>
          <w:sz w:val="24"/>
        </w:rPr>
        <w:t>选择</w:t>
      </w:r>
      <w:r>
        <w:rPr>
          <w:rFonts w:ascii="Arial" w:hAnsi="Arial" w:cs="Arial"/>
          <w:sz w:val="24"/>
        </w:rPr>
        <w:t>”</w:t>
      </w:r>
      <w:r>
        <w:rPr>
          <w:rFonts w:hint="eastAsia" w:ascii="Arial" w:hAnsi="Arial" w:cs="Arial"/>
          <w:sz w:val="24"/>
        </w:rPr>
        <w:t>的训练数据等方法。</w:t>
      </w:r>
    </w:p>
    <w:p>
      <w:pPr>
        <w:spacing w:line="360" w:lineRule="auto"/>
        <w:ind w:firstLine="480" w:firstLineChars="200"/>
        <w:rPr>
          <w:rFonts w:ascii="Arial" w:hAnsi="Arial" w:cs="Arial"/>
          <w:sz w:val="24"/>
        </w:rPr>
      </w:pPr>
      <w:r>
        <w:rPr>
          <w:rFonts w:hint="eastAsia" w:ascii="Arial" w:hAnsi="Arial" w:cs="Arial"/>
          <w:sz w:val="24"/>
        </w:rPr>
        <w:t>本文在利用远程监督处理标注数据时，结合</w:t>
      </w:r>
      <w:r>
        <w:rPr>
          <w:rFonts w:ascii="Arial" w:hAnsi="Arial" w:cs="Arial"/>
          <w:sz w:val="24"/>
        </w:rPr>
        <w:t>Attention</w:t>
      </w:r>
      <w:r>
        <w:rPr>
          <w:rFonts w:hint="eastAsia" w:ascii="Arial" w:hAnsi="Arial" w:cs="Arial"/>
          <w:sz w:val="24"/>
        </w:rPr>
        <w:t>机制和残差网络（</w:t>
      </w:r>
      <w:r>
        <w:rPr>
          <w:rFonts w:ascii="Arial" w:hAnsi="Arial" w:cs="Arial"/>
          <w:sz w:val="24"/>
        </w:rPr>
        <w:t>ResNet</w:t>
      </w:r>
      <w:r>
        <w:rPr>
          <w:rFonts w:hint="eastAsia" w:ascii="Arial" w:hAnsi="Arial" w:cs="Arial"/>
          <w:sz w:val="24"/>
        </w:rPr>
        <w:t>）共同作用减少噪声数据对关系抽取模型带来的影响。</w:t>
      </w:r>
    </w:p>
    <w:p>
      <w:pPr>
        <w:pStyle w:val="3"/>
        <w:rPr>
          <w:rFonts w:cs="Arial"/>
        </w:rPr>
      </w:pPr>
      <w:bookmarkStart w:id="195" w:name="_Toc4844_WPSOffice_Level2"/>
      <w:r>
        <w:rPr>
          <w:rFonts w:cs="Arial"/>
        </w:rPr>
        <w:t>2.</w:t>
      </w:r>
      <w:r>
        <w:rPr>
          <w:rFonts w:hint="eastAsia" w:cs="Arial"/>
          <w:lang w:val="en-US" w:eastAsia="zh-CN"/>
        </w:rPr>
        <w:t>6</w:t>
      </w:r>
      <w:r>
        <w:rPr>
          <w:rFonts w:cs="Arial"/>
        </w:rPr>
        <w:t xml:space="preserve"> </w:t>
      </w:r>
      <w:r>
        <w:rPr>
          <w:rFonts w:hint="eastAsia" w:cs="Arial"/>
        </w:rPr>
        <w:t>其他相关技术</w:t>
      </w:r>
      <w:bookmarkEnd w:id="195"/>
    </w:p>
    <w:p>
      <w:pPr>
        <w:spacing w:line="360" w:lineRule="auto"/>
        <w:ind w:firstLine="480" w:firstLineChars="200"/>
        <w:rPr>
          <w:rFonts w:ascii="Arial" w:hAnsi="Arial" w:cs="Arial"/>
          <w:sz w:val="24"/>
        </w:rPr>
      </w:pPr>
      <w:r>
        <w:rPr>
          <w:rFonts w:hint="eastAsia" w:ascii="Arial" w:hAnsi="Arial" w:cs="Arial"/>
          <w:sz w:val="24"/>
        </w:rPr>
        <w:t>本节主要介绍了除了模型外的一些项目中用到的技术，比如开源深度学习框架</w:t>
      </w:r>
      <w:r>
        <w:rPr>
          <w:rFonts w:ascii="Arial" w:hAnsi="Arial" w:cs="Arial"/>
          <w:sz w:val="24"/>
        </w:rPr>
        <w:t>Tensorflow</w:t>
      </w:r>
      <w:r>
        <w:rPr>
          <w:rFonts w:hint="eastAsia" w:ascii="Arial" w:hAnsi="Arial" w:cs="Arial"/>
          <w:sz w:val="24"/>
        </w:rPr>
        <w:t>，</w:t>
      </w:r>
      <w:r>
        <w:rPr>
          <w:rFonts w:ascii="Arial" w:hAnsi="Arial" w:cs="Arial"/>
          <w:sz w:val="24"/>
        </w:rPr>
        <w:t>Flask</w:t>
      </w:r>
      <w:r>
        <w:rPr>
          <w:rFonts w:hint="eastAsia" w:ascii="Arial" w:hAnsi="Arial" w:cs="Arial"/>
          <w:sz w:val="24"/>
        </w:rPr>
        <w:t>框架，</w:t>
      </w:r>
      <w:r>
        <w:rPr>
          <w:rFonts w:ascii="Arial" w:hAnsi="Arial" w:cs="Arial"/>
          <w:sz w:val="24"/>
        </w:rPr>
        <w:t>Docker</w:t>
      </w:r>
      <w:r>
        <w:rPr>
          <w:rFonts w:hint="eastAsia" w:ascii="Arial" w:hAnsi="Arial" w:cs="Arial"/>
          <w:sz w:val="24"/>
        </w:rPr>
        <w:t>容器技术以及</w:t>
      </w:r>
      <w:r>
        <w:rPr>
          <w:rFonts w:ascii="Arial" w:hAnsi="Arial" w:cs="Arial"/>
          <w:sz w:val="24"/>
        </w:rPr>
        <w:t>Kubernetes</w:t>
      </w:r>
      <w:r>
        <w:rPr>
          <w:rFonts w:hint="eastAsia" w:ascii="Arial" w:hAnsi="Arial" w:cs="Arial"/>
          <w:sz w:val="24"/>
        </w:rPr>
        <w:t>集群等。</w:t>
      </w:r>
    </w:p>
    <w:p>
      <w:pPr>
        <w:pStyle w:val="3"/>
        <w:rPr>
          <w:rFonts w:cs="Arial"/>
        </w:rPr>
      </w:pPr>
      <w:bookmarkStart w:id="196" w:name="_Toc4844_WPSOffice_Level3"/>
      <w:bookmarkStart w:id="197" w:name="_Toc19637_WPSOffice_Level2"/>
      <w:r>
        <w:rPr>
          <w:rFonts w:cs="Arial"/>
        </w:rPr>
        <w:t>2.</w:t>
      </w:r>
      <w:r>
        <w:rPr>
          <w:rFonts w:hint="eastAsia" w:cs="Arial"/>
          <w:lang w:val="en-US" w:eastAsia="zh-CN"/>
        </w:rPr>
        <w:t>6</w:t>
      </w:r>
      <w:r>
        <w:rPr>
          <w:rFonts w:cs="Arial"/>
        </w:rPr>
        <w:t xml:space="preserve">.1 </w:t>
      </w:r>
      <w:r>
        <w:rPr>
          <w:rFonts w:hint="eastAsia" w:cs="Arial"/>
        </w:rPr>
        <w:t>深度学习框架</w:t>
      </w:r>
      <w:r>
        <w:rPr>
          <w:rFonts w:cs="Arial"/>
        </w:rPr>
        <w:t>Tensorflow</w:t>
      </w:r>
      <w:bookmarkEnd w:id="196"/>
      <w:bookmarkEnd w:id="197"/>
    </w:p>
    <w:p>
      <w:pPr>
        <w:spacing w:line="360" w:lineRule="auto"/>
        <w:ind w:firstLine="480" w:firstLineChars="200"/>
        <w:rPr>
          <w:rFonts w:ascii="Arial" w:hAnsi="Arial" w:cs="Arial"/>
          <w:sz w:val="24"/>
        </w:rPr>
      </w:pPr>
      <w:r>
        <w:rPr>
          <w:rFonts w:ascii="Arial" w:hAnsi="Arial" w:cs="Arial"/>
          <w:sz w:val="24"/>
        </w:rPr>
        <w:t>Tensorflow</w:t>
      </w:r>
      <w:r>
        <w:rPr>
          <w:rFonts w:hint="eastAsia" w:ascii="Arial" w:hAnsi="Arial" w:cs="Arial"/>
          <w:sz w:val="24"/>
        </w:rPr>
        <w:t>既是一个实现机器学习算法的接口，也是执行机器学习算法的框架。它前端支持</w:t>
      </w:r>
      <w:r>
        <w:rPr>
          <w:rFonts w:ascii="Arial" w:hAnsi="Arial" w:cs="Arial"/>
          <w:sz w:val="24"/>
        </w:rPr>
        <w:t>Python</w:t>
      </w:r>
      <w:r>
        <w:rPr>
          <w:rFonts w:hint="eastAsia" w:ascii="Arial" w:hAnsi="Arial" w:cs="Arial"/>
          <w:sz w:val="24"/>
        </w:rPr>
        <w:t>、</w:t>
      </w:r>
      <w:r>
        <w:rPr>
          <w:rFonts w:ascii="Arial" w:hAnsi="Arial" w:cs="Arial"/>
          <w:sz w:val="24"/>
        </w:rPr>
        <w:t>C++</w:t>
      </w:r>
      <w:r>
        <w:rPr>
          <w:rFonts w:hint="eastAsia" w:ascii="Arial" w:hAnsi="Arial" w:cs="Arial"/>
          <w:sz w:val="24"/>
        </w:rPr>
        <w:t>、</w:t>
      </w:r>
      <w:r>
        <w:rPr>
          <w:rFonts w:ascii="Arial" w:hAnsi="Arial" w:cs="Arial"/>
          <w:sz w:val="24"/>
        </w:rPr>
        <w:t>Go</w:t>
      </w:r>
      <w:r>
        <w:rPr>
          <w:rFonts w:hint="eastAsia" w:ascii="Arial" w:hAnsi="Arial" w:cs="Arial"/>
          <w:sz w:val="24"/>
        </w:rPr>
        <w:t>、</w:t>
      </w:r>
      <w:r>
        <w:rPr>
          <w:rFonts w:ascii="Arial" w:hAnsi="Arial" w:cs="Arial"/>
          <w:sz w:val="24"/>
        </w:rPr>
        <w:t>Java</w:t>
      </w:r>
      <w:r>
        <w:rPr>
          <w:rFonts w:hint="eastAsia" w:ascii="Arial" w:hAnsi="Arial" w:cs="Arial"/>
          <w:sz w:val="24"/>
        </w:rPr>
        <w:t>等多种开发语言，后端使用</w:t>
      </w:r>
      <w:r>
        <w:rPr>
          <w:rFonts w:ascii="Arial" w:hAnsi="Arial" w:cs="Arial"/>
          <w:sz w:val="24"/>
        </w:rPr>
        <w:t>C++</w:t>
      </w:r>
      <w:r>
        <w:rPr>
          <w:rFonts w:hint="eastAsia" w:ascii="Arial" w:hAnsi="Arial" w:cs="Arial"/>
          <w:sz w:val="24"/>
        </w:rPr>
        <w:t>、</w:t>
      </w:r>
      <w:r>
        <w:rPr>
          <w:rFonts w:ascii="Arial" w:hAnsi="Arial" w:cs="Arial"/>
          <w:sz w:val="24"/>
        </w:rPr>
        <w:t>CUDA</w:t>
      </w:r>
      <w:r>
        <w:rPr>
          <w:rFonts w:hint="eastAsia" w:ascii="Arial" w:hAnsi="Arial" w:cs="Arial"/>
          <w:sz w:val="24"/>
        </w:rPr>
        <w:t>等写成。除了执行深度学习算法，</w:t>
      </w:r>
      <w:r>
        <w:rPr>
          <w:rFonts w:ascii="Arial" w:hAnsi="Arial" w:cs="Arial"/>
          <w:sz w:val="24"/>
        </w:rPr>
        <w:t>Tensorflow</w:t>
      </w:r>
      <w:r>
        <w:rPr>
          <w:rFonts w:hint="eastAsia" w:ascii="Arial" w:hAnsi="Arial" w:cs="Arial"/>
          <w:sz w:val="24"/>
        </w:rPr>
        <w:t>还可以用来实现很多传统机器学习算法，如逻辑回归、随机森林等。</w:t>
      </w:r>
    </w:p>
    <w:p>
      <w:pPr>
        <w:spacing w:line="360" w:lineRule="auto"/>
        <w:ind w:firstLine="480" w:firstLineChars="200"/>
        <w:rPr>
          <w:rFonts w:ascii="Arial" w:hAnsi="Arial" w:cs="Arial"/>
          <w:sz w:val="24"/>
        </w:rPr>
      </w:pPr>
      <w:r>
        <w:rPr>
          <w:rFonts w:ascii="Arial" w:hAnsi="Arial" w:cs="Arial"/>
          <w:sz w:val="24"/>
        </w:rPr>
        <w:t>Tensorflow</w:t>
      </w:r>
      <w:r>
        <w:rPr>
          <w:rFonts w:hint="eastAsia" w:ascii="Arial" w:hAnsi="Arial" w:cs="Arial"/>
          <w:sz w:val="24"/>
        </w:rPr>
        <w:t>使用数据流式图来规划计算流程，可以把计算映射到不同的硬件甚至是操作系统。</w:t>
      </w:r>
      <w:r>
        <w:rPr>
          <w:rFonts w:ascii="Arial" w:hAnsi="Arial" w:cs="Arial"/>
          <w:sz w:val="24"/>
        </w:rPr>
        <w:t>Tensorflow</w:t>
      </w:r>
      <w:r>
        <w:rPr>
          <w:rFonts w:hint="eastAsia" w:ascii="Arial" w:hAnsi="Arial" w:cs="Arial"/>
          <w:sz w:val="24"/>
        </w:rPr>
        <w:t>的计算可以表示为有状态的数据流式图，可以让用户简单地实现并行计算，同时使用不用的硬件资源进行训练，同步或异步地更新全局共享的模型参数和状态。</w:t>
      </w:r>
    </w:p>
    <w:p>
      <w:pPr>
        <w:pStyle w:val="3"/>
        <w:rPr>
          <w:rFonts w:cs="Arial"/>
        </w:rPr>
      </w:pPr>
      <w:bookmarkStart w:id="198" w:name="_Toc15716_WPSOffice_Level3"/>
      <w:r>
        <w:rPr>
          <w:rFonts w:cs="Arial"/>
        </w:rPr>
        <w:t>2.</w:t>
      </w:r>
      <w:r>
        <w:rPr>
          <w:rFonts w:hint="eastAsia" w:cs="Arial"/>
          <w:lang w:val="en-US" w:eastAsia="zh-CN"/>
        </w:rPr>
        <w:t>6</w:t>
      </w:r>
      <w:r>
        <w:rPr>
          <w:rFonts w:cs="Arial"/>
        </w:rPr>
        <w:t>.2 Docker</w:t>
      </w:r>
      <w:r>
        <w:rPr>
          <w:rFonts w:hint="eastAsia" w:cs="Arial"/>
        </w:rPr>
        <w:t>容器技术</w:t>
      </w:r>
      <w:bookmarkEnd w:id="198"/>
    </w:p>
    <w:p>
      <w:pPr>
        <w:spacing w:line="360" w:lineRule="auto"/>
        <w:ind w:firstLine="480" w:firstLineChars="200"/>
        <w:rPr>
          <w:rFonts w:ascii="Arial" w:hAnsi="Arial" w:cs="Arial"/>
          <w:sz w:val="24"/>
        </w:rPr>
      </w:pPr>
      <w:r>
        <w:rPr>
          <w:rFonts w:ascii="Arial" w:hAnsi="Arial" w:cs="Arial"/>
          <w:sz w:val="24"/>
        </w:rPr>
        <w:t>Docker</w:t>
      </w:r>
      <w:r>
        <w:rPr>
          <w:rFonts w:hint="eastAsia" w:ascii="Arial" w:hAnsi="Arial" w:cs="Arial"/>
          <w:sz w:val="24"/>
        </w:rPr>
        <w:t>是一个开源的引擎，可以轻松的为任何应用创建一个轻量级的、可移植的、自给自足的容器。开发者编译测试通过的容器可以批量地在生产环境中部署，包括</w:t>
      </w:r>
      <w:r>
        <w:rPr>
          <w:rFonts w:ascii="Arial" w:hAnsi="Arial" w:cs="Arial"/>
          <w:sz w:val="24"/>
        </w:rPr>
        <w:t>VMs</w:t>
      </w:r>
      <w:r>
        <w:rPr>
          <w:rFonts w:hint="eastAsia" w:ascii="Arial" w:hAnsi="Arial" w:cs="Arial"/>
          <w:sz w:val="24"/>
        </w:rPr>
        <w:t>（虚拟机）、</w:t>
      </w:r>
      <w:r>
        <w:rPr>
          <w:rFonts w:ascii="Arial" w:hAnsi="Arial" w:cs="Arial"/>
          <w:sz w:val="24"/>
        </w:rPr>
        <w:t>bare metal</w:t>
      </w:r>
      <w:r>
        <w:rPr>
          <w:rFonts w:hint="eastAsia" w:ascii="Arial" w:hAnsi="Arial" w:cs="Arial"/>
          <w:sz w:val="24"/>
        </w:rPr>
        <w:t>、</w:t>
      </w:r>
      <w:r>
        <w:rPr>
          <w:rFonts w:ascii="Arial" w:hAnsi="Arial" w:cs="Arial"/>
          <w:sz w:val="24"/>
        </w:rPr>
        <w:t>OpenStack</w:t>
      </w:r>
      <w:r>
        <w:rPr>
          <w:rFonts w:hint="eastAsia" w:ascii="Arial" w:hAnsi="Arial" w:cs="Arial"/>
          <w:sz w:val="24"/>
        </w:rPr>
        <w:t>集群和其他基础应用平台。</w:t>
      </w:r>
    </w:p>
    <w:p>
      <w:pPr>
        <w:spacing w:line="360" w:lineRule="auto"/>
        <w:ind w:firstLine="480" w:firstLineChars="200"/>
        <w:rPr>
          <w:rFonts w:ascii="Arial" w:hAnsi="Arial" w:cs="Arial"/>
          <w:sz w:val="24"/>
        </w:rPr>
      </w:pPr>
      <w:r>
        <w:rPr>
          <w:rFonts w:ascii="Arial" w:hAnsi="Arial" w:cs="Arial"/>
          <w:sz w:val="24"/>
        </w:rPr>
        <w:t>Docker</w:t>
      </w:r>
      <w:r>
        <w:rPr>
          <w:rFonts w:hint="eastAsia" w:ascii="Arial" w:hAnsi="Arial" w:cs="Arial"/>
          <w:sz w:val="24"/>
        </w:rPr>
        <w:t>跟传统的虚拟化方式相比具有很多优势，其优势主要体现在：</w:t>
      </w:r>
    </w:p>
    <w:p>
      <w:pPr>
        <w:numPr>
          <w:ilvl w:val="0"/>
          <w:numId w:val="5"/>
        </w:numPr>
        <w:spacing w:line="360" w:lineRule="auto"/>
        <w:ind w:firstLine="480" w:firstLineChars="200"/>
        <w:rPr>
          <w:rFonts w:ascii="Arial" w:hAnsi="Arial" w:cs="Arial"/>
          <w:sz w:val="24"/>
        </w:rPr>
      </w:pPr>
      <w:r>
        <w:rPr>
          <w:rFonts w:hint="eastAsia" w:ascii="Arial" w:hAnsi="Arial"/>
          <w:sz w:val="24"/>
        </w:rPr>
        <w:t>更高效的虚拟化：</w:t>
      </w:r>
      <w:r>
        <w:rPr>
          <w:rFonts w:ascii="Arial" w:hAnsi="Arial" w:cs="Arial"/>
          <w:sz w:val="24"/>
        </w:rPr>
        <w:t>Docker</w:t>
      </w:r>
      <w:r>
        <w:rPr>
          <w:rFonts w:hint="eastAsia" w:ascii="Arial" w:hAnsi="Arial" w:cs="Arial"/>
          <w:sz w:val="24"/>
        </w:rPr>
        <w:t>容器的运行不需要额外的</w:t>
      </w:r>
      <w:r>
        <w:rPr>
          <w:rFonts w:ascii="Arial" w:hAnsi="Arial" w:cs="Arial"/>
          <w:sz w:val="24"/>
        </w:rPr>
        <w:t>hypervisor</w:t>
      </w:r>
      <w:r>
        <w:rPr>
          <w:rFonts w:hint="eastAsia" w:ascii="Arial" w:hAnsi="Arial" w:cs="Arial"/>
          <w:sz w:val="24"/>
        </w:rPr>
        <w:t>支持，它是内核级的虚拟化，因此可以实现更高的性能和效率。</w:t>
      </w:r>
    </w:p>
    <w:p>
      <w:pPr>
        <w:numPr>
          <w:ilvl w:val="0"/>
          <w:numId w:val="5"/>
        </w:numPr>
        <w:spacing w:line="360" w:lineRule="auto"/>
        <w:ind w:firstLine="480" w:firstLineChars="200"/>
        <w:rPr>
          <w:rFonts w:ascii="Arial" w:hAnsi="Arial" w:cs="Arial"/>
          <w:sz w:val="24"/>
        </w:rPr>
      </w:pPr>
      <w:r>
        <w:rPr>
          <w:rFonts w:hint="eastAsia" w:ascii="Arial" w:hAnsi="Arial"/>
          <w:sz w:val="24"/>
        </w:rPr>
        <w:t>更安全的运行应用：</w:t>
      </w:r>
      <w:r>
        <w:rPr>
          <w:rFonts w:ascii="Arial" w:hAnsi="Arial" w:cs="Arial"/>
          <w:sz w:val="24"/>
        </w:rPr>
        <w:t>Docker</w:t>
      </w:r>
      <w:r>
        <w:rPr>
          <w:rFonts w:hint="eastAsia" w:ascii="Arial" w:hAnsi="Arial" w:cs="Arial"/>
          <w:sz w:val="24"/>
        </w:rPr>
        <w:t>容器内运行的进程完全与系统隔离，一些恶意行为对系统造成的影响不会波及宿主系统。</w:t>
      </w:r>
    </w:p>
    <w:p>
      <w:pPr>
        <w:numPr>
          <w:ilvl w:val="0"/>
          <w:numId w:val="5"/>
        </w:numPr>
        <w:spacing w:line="360" w:lineRule="auto"/>
        <w:ind w:firstLine="480" w:firstLineChars="200"/>
        <w:rPr>
          <w:rFonts w:ascii="Arial" w:hAnsi="Arial" w:cs="Arial"/>
          <w:sz w:val="24"/>
        </w:rPr>
      </w:pPr>
      <w:r>
        <w:rPr>
          <w:rFonts w:hint="eastAsia" w:ascii="Arial" w:hAnsi="Arial"/>
          <w:sz w:val="24"/>
        </w:rPr>
        <w:t>更快速的交付和部署：开发者可以使用一个标准的镜像来构建一套开发容器，开发完成之后，运维人员可以直接使用这个容器来部署代码、</w:t>
      </w:r>
      <w:r>
        <w:rPr>
          <w:rFonts w:ascii="Arial" w:hAnsi="Arial" w:cs="Arial"/>
          <w:sz w:val="24"/>
        </w:rPr>
        <w:t>Docker</w:t>
      </w:r>
      <w:r>
        <w:rPr>
          <w:rFonts w:hint="eastAsia" w:ascii="Arial" w:hAnsi="Arial" w:cs="Arial"/>
          <w:sz w:val="24"/>
        </w:rPr>
        <w:t>可以快速创建容器，快速迭代应用程序，并使整个过程全程可见，使团队其他成员更容易理解应用程序是如何创建和工作的。</w:t>
      </w:r>
    </w:p>
    <w:p>
      <w:pPr>
        <w:numPr>
          <w:ilvl w:val="0"/>
          <w:numId w:val="5"/>
        </w:numPr>
        <w:spacing w:line="360" w:lineRule="auto"/>
        <w:ind w:firstLine="480" w:firstLineChars="200"/>
        <w:rPr>
          <w:rFonts w:ascii="Arial" w:hAnsi="Arial" w:cs="Arial"/>
          <w:sz w:val="24"/>
        </w:rPr>
      </w:pPr>
      <w:r>
        <w:rPr>
          <w:rFonts w:hint="eastAsia" w:ascii="Arial" w:hAnsi="Arial"/>
          <w:sz w:val="24"/>
        </w:rPr>
        <w:t>更轻松的迁移和扩展：</w:t>
      </w:r>
      <w:r>
        <w:rPr>
          <w:rFonts w:ascii="Arial" w:hAnsi="Arial" w:cs="Arial"/>
          <w:sz w:val="24"/>
        </w:rPr>
        <w:t>Docker</w:t>
      </w:r>
      <w:r>
        <w:rPr>
          <w:rFonts w:hint="eastAsia" w:ascii="Arial" w:hAnsi="Arial" w:cs="Arial"/>
          <w:sz w:val="24"/>
        </w:rPr>
        <w:t>容器几乎可以在任意平台上运行，包括物理机、虚拟机、公有云、私有云、服务器等。这种兼容性可以帮助用户很轻松地将应用程序从一个平台直接迁移到另一个平台上。</w:t>
      </w:r>
    </w:p>
    <w:p>
      <w:pPr>
        <w:pStyle w:val="3"/>
        <w:rPr>
          <w:rFonts w:cs="Arial"/>
        </w:rPr>
      </w:pPr>
      <w:bookmarkStart w:id="199" w:name="_Toc15209_WPSOffice_Level3"/>
      <w:r>
        <w:rPr>
          <w:rFonts w:cs="Arial"/>
        </w:rPr>
        <w:t>2.</w:t>
      </w:r>
      <w:r>
        <w:rPr>
          <w:rFonts w:hint="eastAsia" w:cs="Arial"/>
          <w:lang w:val="en-US" w:eastAsia="zh-CN"/>
        </w:rPr>
        <w:t>6</w:t>
      </w:r>
      <w:r>
        <w:rPr>
          <w:rFonts w:cs="Arial"/>
        </w:rPr>
        <w:t>.3 Kubernetes</w:t>
      </w:r>
      <w:r>
        <w:rPr>
          <w:rFonts w:hint="eastAsia" w:cs="Arial"/>
        </w:rPr>
        <w:t>集群</w:t>
      </w:r>
      <w:bookmarkEnd w:id="199"/>
    </w:p>
    <w:p>
      <w:pPr>
        <w:spacing w:line="360" w:lineRule="auto"/>
        <w:ind w:firstLine="480" w:firstLineChars="200"/>
        <w:rPr>
          <w:rFonts w:ascii="Arial" w:hAnsi="Arial" w:cs="Arial"/>
          <w:sz w:val="24"/>
        </w:rPr>
      </w:pPr>
      <w:r>
        <w:rPr>
          <w:rFonts w:ascii="Arial" w:hAnsi="Arial" w:cs="Arial"/>
          <w:sz w:val="24"/>
        </w:rPr>
        <w:t>Kubernetes</w:t>
      </w:r>
      <w:r>
        <w:rPr>
          <w:rFonts w:hint="eastAsia" w:ascii="Arial" w:hAnsi="Arial" w:cs="Arial"/>
          <w:sz w:val="24"/>
        </w:rPr>
        <w:t>（简称</w:t>
      </w:r>
      <w:r>
        <w:rPr>
          <w:rFonts w:ascii="Arial" w:hAnsi="Arial" w:cs="Arial"/>
          <w:sz w:val="24"/>
        </w:rPr>
        <w:t>k8s</w:t>
      </w:r>
      <w:r>
        <w:rPr>
          <w:rFonts w:hint="eastAsia" w:ascii="Arial" w:hAnsi="Arial" w:cs="Arial"/>
          <w:sz w:val="24"/>
        </w:rPr>
        <w:t>）是一个自动化容器操作的开源平台，这些操作包括部署、调度和节点集群间扩展。上一节中介绍的</w:t>
      </w:r>
      <w:r>
        <w:rPr>
          <w:rFonts w:ascii="Arial" w:hAnsi="Arial" w:cs="Arial"/>
          <w:sz w:val="24"/>
        </w:rPr>
        <w:t>Docker</w:t>
      </w:r>
      <w:r>
        <w:rPr>
          <w:rFonts w:hint="eastAsia" w:ascii="Arial" w:hAnsi="Arial" w:cs="Arial"/>
          <w:sz w:val="24"/>
        </w:rPr>
        <w:t>容器就可以看作是</w:t>
      </w:r>
      <w:r>
        <w:rPr>
          <w:rFonts w:ascii="Arial" w:hAnsi="Arial" w:cs="Arial"/>
          <w:sz w:val="24"/>
        </w:rPr>
        <w:t>Kubernetes</w:t>
      </w:r>
      <w:r>
        <w:rPr>
          <w:rFonts w:hint="eastAsia" w:ascii="Arial" w:hAnsi="Arial" w:cs="Arial"/>
          <w:sz w:val="24"/>
        </w:rPr>
        <w:t>内部使用的低级别组件。</w:t>
      </w:r>
      <w:r>
        <w:rPr>
          <w:rFonts w:ascii="Arial" w:hAnsi="Arial" w:cs="Arial"/>
          <w:sz w:val="24"/>
        </w:rPr>
        <w:t>Kubernetes</w:t>
      </w:r>
      <w:r>
        <w:rPr>
          <w:rFonts w:hint="eastAsia" w:ascii="Arial" w:hAnsi="Arial" w:cs="Arial"/>
          <w:sz w:val="24"/>
        </w:rPr>
        <w:t>的主要组件有：</w:t>
      </w:r>
    </w:p>
    <w:p>
      <w:pPr>
        <w:numPr>
          <w:ilvl w:val="0"/>
          <w:numId w:val="6"/>
        </w:numPr>
        <w:spacing w:line="360" w:lineRule="auto"/>
        <w:ind w:firstLine="480" w:firstLineChars="200"/>
        <w:rPr>
          <w:rFonts w:ascii="Arial" w:hAnsi="Arial" w:cs="Arial"/>
          <w:sz w:val="24"/>
        </w:rPr>
      </w:pPr>
      <w:r>
        <w:rPr>
          <w:rFonts w:ascii="Arial" w:hAnsi="Arial"/>
          <w:sz w:val="24"/>
        </w:rPr>
        <w:t>etcd:</w:t>
      </w:r>
      <w:r>
        <w:rPr>
          <w:rFonts w:hint="eastAsia" w:ascii="Arial" w:hAnsi="Arial" w:cs="Arial"/>
          <w:sz w:val="24"/>
        </w:rPr>
        <w:t>高可用存储共享配置和服务发现，作为与</w:t>
      </w:r>
      <w:r>
        <w:rPr>
          <w:rFonts w:ascii="Arial" w:hAnsi="Arial" w:cs="Arial"/>
          <w:sz w:val="24"/>
        </w:rPr>
        <w:t>minion</w:t>
      </w:r>
      <w:r>
        <w:rPr>
          <w:rFonts w:hint="eastAsia" w:ascii="Arial" w:hAnsi="Arial" w:cs="Arial"/>
          <w:sz w:val="24"/>
        </w:rPr>
        <w:t>机器上的</w:t>
      </w:r>
      <w:r>
        <w:rPr>
          <w:rFonts w:ascii="Arial" w:hAnsi="Arial" w:cs="Arial"/>
          <w:sz w:val="24"/>
        </w:rPr>
        <w:t>flannel</w:t>
      </w:r>
      <w:r>
        <w:rPr>
          <w:rFonts w:hint="eastAsia" w:ascii="Arial" w:hAnsi="Arial" w:cs="Arial"/>
          <w:sz w:val="24"/>
        </w:rPr>
        <w:t>配套使用，使每台</w:t>
      </w:r>
      <w:r>
        <w:rPr>
          <w:rFonts w:ascii="Arial" w:hAnsi="Arial" w:cs="Arial"/>
          <w:sz w:val="24"/>
        </w:rPr>
        <w:t>minion</w:t>
      </w:r>
      <w:r>
        <w:rPr>
          <w:rFonts w:hint="eastAsia" w:ascii="Arial" w:hAnsi="Arial" w:cs="Arial"/>
          <w:sz w:val="24"/>
        </w:rPr>
        <w:t>上运行的</w:t>
      </w:r>
      <w:r>
        <w:rPr>
          <w:rFonts w:ascii="Arial" w:hAnsi="Arial" w:cs="Arial"/>
          <w:sz w:val="24"/>
        </w:rPr>
        <w:t>docker</w:t>
      </w:r>
      <w:r>
        <w:rPr>
          <w:rFonts w:hint="eastAsia" w:ascii="Arial" w:hAnsi="Arial" w:cs="Arial"/>
          <w:sz w:val="24"/>
        </w:rPr>
        <w:t>拥有不同的</w:t>
      </w:r>
      <w:r>
        <w:rPr>
          <w:rFonts w:ascii="Arial" w:hAnsi="Arial" w:cs="Arial"/>
          <w:sz w:val="24"/>
        </w:rPr>
        <w:t>ip</w:t>
      </w:r>
      <w:r>
        <w:rPr>
          <w:rFonts w:hint="eastAsia" w:ascii="Arial" w:hAnsi="Arial" w:cs="Arial"/>
          <w:sz w:val="24"/>
        </w:rPr>
        <w:t>。</w:t>
      </w:r>
    </w:p>
    <w:p>
      <w:pPr>
        <w:numPr>
          <w:ilvl w:val="0"/>
          <w:numId w:val="6"/>
        </w:numPr>
        <w:spacing w:line="360" w:lineRule="auto"/>
        <w:ind w:firstLine="480" w:firstLineChars="200"/>
        <w:rPr>
          <w:rFonts w:ascii="Arial" w:hAnsi="Arial" w:cs="Arial"/>
          <w:sz w:val="24"/>
        </w:rPr>
      </w:pPr>
      <w:r>
        <w:rPr>
          <w:rFonts w:ascii="Arial" w:hAnsi="Arial"/>
          <w:sz w:val="24"/>
        </w:rPr>
        <w:t>flannel</w:t>
      </w:r>
      <w:r>
        <w:rPr>
          <w:rFonts w:hint="eastAsia" w:ascii="Arial" w:hAnsi="Arial" w:cs="Arial"/>
          <w:sz w:val="24"/>
        </w:rPr>
        <w:t>：网络结构支持。</w:t>
      </w:r>
    </w:p>
    <w:p>
      <w:pPr>
        <w:numPr>
          <w:ilvl w:val="0"/>
          <w:numId w:val="6"/>
        </w:numPr>
        <w:spacing w:line="360" w:lineRule="auto"/>
        <w:ind w:firstLine="480" w:firstLineChars="200"/>
        <w:rPr>
          <w:rFonts w:ascii="Arial" w:hAnsi="Arial" w:cs="Arial"/>
          <w:sz w:val="24"/>
        </w:rPr>
      </w:pPr>
      <w:r>
        <w:rPr>
          <w:rFonts w:ascii="Arial" w:hAnsi="Arial"/>
          <w:sz w:val="24"/>
        </w:rPr>
        <w:t>kube-apiserver</w:t>
      </w:r>
      <w:r>
        <w:rPr>
          <w:rFonts w:hint="eastAsia" w:ascii="Arial" w:hAnsi="Arial" w:cs="Arial"/>
          <w:sz w:val="24"/>
        </w:rPr>
        <w:t>：无论通过</w:t>
      </w:r>
      <w:r>
        <w:rPr>
          <w:rFonts w:ascii="Arial" w:hAnsi="Arial" w:cs="Arial"/>
          <w:sz w:val="24"/>
        </w:rPr>
        <w:t>kubectl</w:t>
      </w:r>
      <w:r>
        <w:rPr>
          <w:rFonts w:hint="eastAsia" w:ascii="Arial" w:hAnsi="Arial" w:cs="Arial"/>
          <w:sz w:val="24"/>
        </w:rPr>
        <w:t>还是使用</w:t>
      </w:r>
      <w:r>
        <w:rPr>
          <w:rFonts w:ascii="Arial" w:hAnsi="Arial" w:cs="Arial"/>
          <w:sz w:val="24"/>
        </w:rPr>
        <w:t>remote api</w:t>
      </w:r>
      <w:r>
        <w:rPr>
          <w:rFonts w:hint="eastAsia" w:ascii="Arial" w:hAnsi="Arial" w:cs="Arial"/>
          <w:sz w:val="24"/>
        </w:rPr>
        <w:t>直接控制，都要经过</w:t>
      </w:r>
      <w:r>
        <w:rPr>
          <w:rFonts w:ascii="Arial" w:hAnsi="Arial" w:cs="Arial"/>
          <w:sz w:val="24"/>
        </w:rPr>
        <w:t>apiserver</w:t>
      </w:r>
      <w:r>
        <w:rPr>
          <w:rFonts w:hint="eastAsia" w:ascii="Arial" w:hAnsi="Arial" w:cs="Arial"/>
          <w:sz w:val="24"/>
        </w:rPr>
        <w:t>。</w:t>
      </w:r>
    </w:p>
    <w:p>
      <w:pPr>
        <w:numPr>
          <w:ilvl w:val="0"/>
          <w:numId w:val="6"/>
        </w:numPr>
        <w:spacing w:line="360" w:lineRule="auto"/>
        <w:ind w:firstLine="480" w:firstLineChars="200"/>
        <w:rPr>
          <w:rFonts w:ascii="Arial" w:hAnsi="Arial" w:cs="Arial"/>
          <w:sz w:val="24"/>
        </w:rPr>
      </w:pPr>
      <w:r>
        <w:rPr>
          <w:rFonts w:ascii="Arial" w:hAnsi="Arial"/>
          <w:sz w:val="24"/>
        </w:rPr>
        <w:t>kube-controller-manager</w:t>
      </w:r>
      <w:r>
        <w:rPr>
          <w:rFonts w:hint="eastAsia" w:ascii="Arial" w:hAnsi="Arial" w:cs="Arial"/>
          <w:sz w:val="24"/>
        </w:rPr>
        <w:t>：与</w:t>
      </w:r>
      <w:r>
        <w:rPr>
          <w:rFonts w:ascii="Arial" w:hAnsi="Arial" w:cs="Arial"/>
          <w:sz w:val="24"/>
        </w:rPr>
        <w:t>apiserver</w:t>
      </w:r>
      <w:r>
        <w:rPr>
          <w:rFonts w:hint="eastAsia" w:ascii="Arial" w:hAnsi="Arial" w:cs="Arial"/>
          <w:sz w:val="24"/>
        </w:rPr>
        <w:t>交互，保证</w:t>
      </w:r>
      <w:r>
        <w:rPr>
          <w:rFonts w:ascii="Arial" w:hAnsi="Arial" w:cs="Arial"/>
          <w:sz w:val="24"/>
        </w:rPr>
        <w:t>controller</w:t>
      </w:r>
      <w:r>
        <w:rPr>
          <w:rFonts w:hint="eastAsia" w:ascii="Arial" w:hAnsi="Arial" w:cs="Arial"/>
          <w:sz w:val="24"/>
        </w:rPr>
        <w:t>的工作。</w:t>
      </w:r>
    </w:p>
    <w:p>
      <w:pPr>
        <w:numPr>
          <w:ilvl w:val="0"/>
          <w:numId w:val="6"/>
        </w:numPr>
        <w:spacing w:line="360" w:lineRule="auto"/>
        <w:ind w:firstLine="480" w:firstLineChars="200"/>
        <w:rPr>
          <w:rFonts w:ascii="Arial" w:hAnsi="Arial" w:cs="Arial"/>
          <w:sz w:val="24"/>
        </w:rPr>
      </w:pPr>
      <w:r>
        <w:rPr>
          <w:rFonts w:ascii="Arial" w:hAnsi="Arial"/>
          <w:sz w:val="24"/>
        </w:rPr>
        <w:t>kube-scheduler</w:t>
      </w:r>
      <w:r>
        <w:rPr>
          <w:rFonts w:hint="eastAsia" w:ascii="Arial" w:hAnsi="Arial" w:cs="Arial"/>
          <w:sz w:val="24"/>
        </w:rPr>
        <w:t>：根据特定的调度算法将</w:t>
      </w:r>
      <w:r>
        <w:rPr>
          <w:rFonts w:ascii="Arial" w:hAnsi="Arial" w:cs="Arial"/>
          <w:sz w:val="24"/>
        </w:rPr>
        <w:t>pod</w:t>
      </w:r>
      <w:r>
        <w:rPr>
          <w:rFonts w:hint="eastAsia" w:ascii="Arial" w:hAnsi="Arial" w:cs="Arial"/>
          <w:sz w:val="24"/>
        </w:rPr>
        <w:t>调度到指定的工作节点上。</w:t>
      </w:r>
    </w:p>
    <w:p>
      <w:pPr>
        <w:numPr>
          <w:ilvl w:val="0"/>
          <w:numId w:val="6"/>
        </w:numPr>
        <w:spacing w:line="360" w:lineRule="auto"/>
        <w:ind w:firstLine="480" w:firstLineChars="200"/>
        <w:rPr>
          <w:rFonts w:ascii="Arial" w:hAnsi="Arial" w:cs="Arial"/>
          <w:sz w:val="24"/>
        </w:rPr>
      </w:pPr>
      <w:r>
        <w:rPr>
          <w:rFonts w:ascii="Arial" w:hAnsi="Arial"/>
          <w:sz w:val="24"/>
        </w:rPr>
        <w:t>kubelet</w:t>
      </w:r>
      <w:r>
        <w:rPr>
          <w:rFonts w:hint="eastAsia" w:ascii="Arial" w:hAnsi="Arial" w:cs="Arial"/>
          <w:sz w:val="24"/>
        </w:rPr>
        <w:t>：</w:t>
      </w:r>
      <w:r>
        <w:rPr>
          <w:rFonts w:ascii="Arial" w:hAnsi="Arial" w:cs="Arial"/>
          <w:sz w:val="24"/>
        </w:rPr>
        <w:t>container agent</w:t>
      </w:r>
      <w:r>
        <w:rPr>
          <w:rFonts w:hint="eastAsia" w:ascii="Arial" w:hAnsi="Arial" w:cs="Arial"/>
          <w:sz w:val="24"/>
        </w:rPr>
        <w:t>的逻辑继任者，运行在工作节点上。</w:t>
      </w:r>
    </w:p>
    <w:p>
      <w:pPr>
        <w:numPr>
          <w:ilvl w:val="0"/>
          <w:numId w:val="6"/>
        </w:numPr>
        <w:spacing w:line="360" w:lineRule="auto"/>
        <w:ind w:firstLine="480" w:firstLineChars="200"/>
        <w:rPr>
          <w:rFonts w:ascii="Arial" w:hAnsi="Arial" w:cs="Arial"/>
          <w:sz w:val="24"/>
        </w:rPr>
      </w:pPr>
      <w:r>
        <w:rPr>
          <w:rFonts w:ascii="Arial" w:hAnsi="Arial"/>
          <w:sz w:val="24"/>
        </w:rPr>
        <w:t>kube-proxy</w:t>
      </w:r>
      <w:r>
        <w:rPr>
          <w:rFonts w:hint="eastAsia" w:ascii="Arial" w:hAnsi="Arial" w:cs="Arial"/>
          <w:sz w:val="24"/>
        </w:rPr>
        <w:t>：运行在</w:t>
      </w:r>
      <w:r>
        <w:rPr>
          <w:rFonts w:ascii="Arial" w:hAnsi="Arial" w:cs="Arial"/>
          <w:sz w:val="24"/>
        </w:rPr>
        <w:t>minion</w:t>
      </w:r>
      <w:r>
        <w:rPr>
          <w:rFonts w:hint="eastAsia" w:ascii="Arial" w:hAnsi="Arial" w:cs="Arial"/>
          <w:sz w:val="24"/>
        </w:rPr>
        <w:t>节点上的一个组件，是一个服务代理。</w:t>
      </w:r>
    </w:p>
    <w:p>
      <w:pPr>
        <w:pStyle w:val="3"/>
        <w:rPr>
          <w:rFonts w:cs="Arial"/>
        </w:rPr>
      </w:pPr>
      <w:bookmarkStart w:id="200" w:name="_Toc22335_WPSOffice_Level3"/>
      <w:r>
        <w:rPr>
          <w:rFonts w:cs="Arial"/>
        </w:rPr>
        <w:t>2.</w:t>
      </w:r>
      <w:r>
        <w:rPr>
          <w:rFonts w:hint="eastAsia" w:cs="Arial"/>
          <w:lang w:val="en-US" w:eastAsia="zh-CN"/>
        </w:rPr>
        <w:t>6</w:t>
      </w:r>
      <w:r>
        <w:rPr>
          <w:rFonts w:cs="Arial"/>
        </w:rPr>
        <w:t>.4 Scrapy</w:t>
      </w:r>
      <w:r>
        <w:rPr>
          <w:rFonts w:hint="eastAsia" w:cs="Arial"/>
        </w:rPr>
        <w:t>爬虫</w:t>
      </w:r>
      <w:bookmarkEnd w:id="200"/>
    </w:p>
    <w:p>
      <w:pPr>
        <w:spacing w:line="360" w:lineRule="auto"/>
        <w:ind w:firstLine="480" w:firstLineChars="200"/>
        <w:rPr>
          <w:rFonts w:ascii="Arial" w:hAnsi="Arial" w:cs="Arial"/>
          <w:sz w:val="24"/>
        </w:rPr>
      </w:pPr>
      <w:r>
        <w:rPr>
          <w:rFonts w:hint="eastAsia" w:ascii="Arial" w:hAnsi="Arial" w:cs="Arial"/>
          <w:sz w:val="24"/>
        </w:rPr>
        <w:t>本文的数据爬虫利用</w:t>
      </w:r>
      <w:r>
        <w:rPr>
          <w:rFonts w:ascii="Arial" w:hAnsi="Arial" w:cs="Arial"/>
          <w:sz w:val="24"/>
        </w:rPr>
        <w:t>Scrapy</w:t>
      </w:r>
      <w:r>
        <w:rPr>
          <w:rFonts w:hint="eastAsia" w:ascii="Arial" w:hAnsi="Arial" w:cs="Arial"/>
          <w:sz w:val="24"/>
        </w:rPr>
        <w:t>爬虫框架实现。</w:t>
      </w:r>
      <w:r>
        <w:rPr>
          <w:rFonts w:ascii="Arial" w:hAnsi="Arial" w:cs="Arial"/>
          <w:sz w:val="24"/>
        </w:rPr>
        <w:t>Scrapy</w:t>
      </w:r>
      <w:r>
        <w:rPr>
          <w:rFonts w:hint="eastAsia" w:ascii="Arial" w:hAnsi="Arial" w:cs="Arial"/>
          <w:sz w:val="24"/>
        </w:rPr>
        <w:t>爬虫框架的架构图如图</w:t>
      </w:r>
      <w:r>
        <w:rPr>
          <w:rFonts w:ascii="Arial" w:hAnsi="Arial" w:cs="Arial"/>
          <w:sz w:val="24"/>
        </w:rPr>
        <w:t>2.6</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drawing>
          <wp:inline distT="0" distB="0" distL="114300" distR="114300">
            <wp:extent cx="3932555" cy="2647950"/>
            <wp:effectExtent l="0" t="0" r="4445" b="19050"/>
            <wp:docPr id="12" name="图片 22" descr="图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2" descr="图3.15"/>
                    <pic:cNvPicPr>
                      <a:picLocks noChangeAspect="1"/>
                    </pic:cNvPicPr>
                  </pic:nvPicPr>
                  <pic:blipFill>
                    <a:blip r:embed="rId66"/>
                    <a:stretch>
                      <a:fillRect/>
                    </a:stretch>
                  </pic:blipFill>
                  <pic:spPr>
                    <a:xfrm>
                      <a:off x="0" y="0"/>
                      <a:ext cx="3932555" cy="2647950"/>
                    </a:xfrm>
                    <a:prstGeom prst="rect">
                      <a:avLst/>
                    </a:prstGeom>
                    <a:noFill/>
                    <a:ln w="9525">
                      <a:noFill/>
                    </a:ln>
                  </pic:spPr>
                </pic:pic>
              </a:graphicData>
            </a:graphic>
          </wp:inline>
        </w:drawing>
      </w:r>
    </w:p>
    <w:p>
      <w:pPr>
        <w:pStyle w:val="36"/>
        <w:rPr>
          <w:rFonts w:cs="Arial"/>
          <w:color w:val="FF0000"/>
        </w:rPr>
      </w:pPr>
      <w:bookmarkStart w:id="201" w:name="_Toc9594"/>
      <w:bookmarkStart w:id="202" w:name="_Toc16920"/>
      <w:bookmarkStart w:id="203" w:name="_Toc29483"/>
      <w:r>
        <w:rPr>
          <w:rFonts w:hint="eastAsia"/>
        </w:rPr>
        <w:t>图</w:t>
      </w:r>
      <w:r>
        <w:t>2.6 Scrapy</w:t>
      </w:r>
      <w:r>
        <w:rPr>
          <w:rFonts w:hint="eastAsia"/>
        </w:rPr>
        <w:t>爬虫框架架构图</w:t>
      </w:r>
      <w:bookmarkEnd w:id="201"/>
      <w:bookmarkEnd w:id="202"/>
      <w:bookmarkEnd w:id="203"/>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Scrapy Engine</w:t>
      </w:r>
      <w:r>
        <w:rPr>
          <w:rFonts w:hint="eastAsia" w:ascii="Arial" w:hAnsi="Arial" w:cs="Arial"/>
          <w:sz w:val="24"/>
        </w:rPr>
        <w:t>（引擎）负责所有模块的中间通讯、信号、数据传递；</w:t>
      </w:r>
      <w:r>
        <w:rPr>
          <w:rFonts w:ascii="Arial" w:hAnsi="Arial" w:cs="Arial"/>
          <w:sz w:val="24"/>
        </w:rPr>
        <w:t>Scheduler</w:t>
      </w:r>
      <w:r>
        <w:rPr>
          <w:rFonts w:hint="eastAsia" w:ascii="Arial" w:hAnsi="Arial" w:cs="Arial"/>
          <w:sz w:val="24"/>
        </w:rPr>
        <w:t>（调度器）负责接收引擎发来的</w:t>
      </w:r>
      <w:r>
        <w:rPr>
          <w:rFonts w:ascii="Arial" w:hAnsi="Arial" w:cs="Arial"/>
          <w:sz w:val="24"/>
        </w:rPr>
        <w:t>Request</w:t>
      </w:r>
      <w:r>
        <w:rPr>
          <w:rFonts w:hint="eastAsia" w:ascii="Arial" w:hAnsi="Arial" w:cs="Arial"/>
          <w:sz w:val="24"/>
        </w:rPr>
        <w:t>请求，按照一定的方式整理排列、入队，当引擎需要的时候交还给引擎；</w:t>
      </w:r>
      <w:r>
        <w:rPr>
          <w:rFonts w:ascii="Arial" w:hAnsi="Arial" w:cs="Arial"/>
          <w:sz w:val="24"/>
        </w:rPr>
        <w:t>Downloader</w:t>
      </w:r>
      <w:r>
        <w:rPr>
          <w:rFonts w:hint="eastAsia" w:ascii="Arial" w:hAnsi="Arial" w:cs="Arial"/>
          <w:sz w:val="24"/>
        </w:rPr>
        <w:t>（下载器）负责下载引擎发送的所有</w:t>
      </w:r>
      <w:r>
        <w:rPr>
          <w:rFonts w:ascii="Arial" w:hAnsi="Arial" w:cs="Arial"/>
          <w:sz w:val="24"/>
        </w:rPr>
        <w:t>Request</w:t>
      </w:r>
      <w:r>
        <w:rPr>
          <w:rFonts w:hint="eastAsia" w:ascii="Arial" w:hAnsi="Arial" w:cs="Arial"/>
          <w:sz w:val="24"/>
        </w:rPr>
        <w:t>请求，将获取到的</w:t>
      </w:r>
      <w:r>
        <w:rPr>
          <w:rFonts w:ascii="Arial" w:hAnsi="Arial" w:cs="Arial"/>
          <w:sz w:val="24"/>
        </w:rPr>
        <w:t>Response</w:t>
      </w:r>
      <w:r>
        <w:rPr>
          <w:rFonts w:hint="eastAsia" w:ascii="Arial" w:hAnsi="Arial" w:cs="Arial"/>
          <w:sz w:val="24"/>
        </w:rPr>
        <w:t>交还给引擎，再由引擎交给</w:t>
      </w:r>
      <w:r>
        <w:rPr>
          <w:rFonts w:ascii="Arial" w:hAnsi="Arial" w:cs="Arial"/>
          <w:sz w:val="24"/>
        </w:rPr>
        <w:t>Spider</w:t>
      </w:r>
      <w:r>
        <w:rPr>
          <w:rFonts w:hint="eastAsia" w:ascii="Arial" w:hAnsi="Arial" w:cs="Arial"/>
          <w:sz w:val="24"/>
        </w:rPr>
        <w:t>进行后续处理；</w:t>
      </w:r>
      <w:r>
        <w:rPr>
          <w:rFonts w:ascii="Arial" w:hAnsi="Arial" w:cs="Arial"/>
          <w:sz w:val="24"/>
        </w:rPr>
        <w:t>Spider</w:t>
      </w:r>
      <w:r>
        <w:rPr>
          <w:rFonts w:hint="eastAsia" w:ascii="Arial" w:hAnsi="Arial" w:cs="Arial"/>
          <w:sz w:val="24"/>
        </w:rPr>
        <w:t>（爬虫）负责处理所有</w:t>
      </w:r>
      <w:r>
        <w:rPr>
          <w:rFonts w:ascii="Arial" w:hAnsi="Arial" w:cs="Arial"/>
          <w:sz w:val="24"/>
        </w:rPr>
        <w:t>Responses</w:t>
      </w:r>
      <w:r>
        <w:rPr>
          <w:rFonts w:hint="eastAsia" w:ascii="Arial" w:hAnsi="Arial" w:cs="Arial"/>
          <w:sz w:val="24"/>
        </w:rPr>
        <w:t>，分析并从中提取数据，将需要跟进的</w:t>
      </w:r>
      <w:r>
        <w:rPr>
          <w:rFonts w:ascii="Arial" w:hAnsi="Arial" w:cs="Arial"/>
          <w:sz w:val="24"/>
        </w:rPr>
        <w:t>URL</w:t>
      </w:r>
      <w:r>
        <w:rPr>
          <w:rFonts w:hint="eastAsia" w:ascii="Arial" w:hAnsi="Arial" w:cs="Arial"/>
          <w:sz w:val="24"/>
        </w:rPr>
        <w:t>提交给引擎再次进入</w:t>
      </w:r>
      <w:r>
        <w:rPr>
          <w:rFonts w:ascii="Arial" w:hAnsi="Arial" w:cs="Arial"/>
          <w:sz w:val="24"/>
        </w:rPr>
        <w:t>Scheduler</w:t>
      </w:r>
      <w:r>
        <w:rPr>
          <w:rFonts w:hint="eastAsia" w:ascii="Arial" w:hAnsi="Arial" w:cs="Arial"/>
          <w:sz w:val="24"/>
        </w:rPr>
        <w:t>；</w:t>
      </w:r>
      <w:r>
        <w:rPr>
          <w:rFonts w:ascii="Arial" w:hAnsi="Arial" w:cs="Arial"/>
          <w:sz w:val="24"/>
        </w:rPr>
        <w:t>Item Pipline</w:t>
      </w:r>
      <w:r>
        <w:rPr>
          <w:rFonts w:hint="eastAsia" w:ascii="Arial" w:hAnsi="Arial" w:cs="Arial"/>
          <w:sz w:val="24"/>
        </w:rPr>
        <w:t>（管道）负责处理</w:t>
      </w:r>
      <w:r>
        <w:rPr>
          <w:rFonts w:ascii="Arial" w:hAnsi="Arial" w:cs="Arial"/>
          <w:sz w:val="24"/>
        </w:rPr>
        <w:t>Spider</w:t>
      </w:r>
      <w:r>
        <w:rPr>
          <w:rFonts w:hint="eastAsia" w:ascii="Arial" w:hAnsi="Arial" w:cs="Arial"/>
          <w:sz w:val="24"/>
        </w:rPr>
        <w:t>中获取的</w:t>
      </w:r>
      <w:r>
        <w:rPr>
          <w:rFonts w:ascii="Arial" w:hAnsi="Arial" w:cs="Arial"/>
          <w:sz w:val="24"/>
        </w:rPr>
        <w:t>Item</w:t>
      </w:r>
      <w:r>
        <w:rPr>
          <w:rFonts w:hint="eastAsia" w:ascii="Arial" w:hAnsi="Arial" w:cs="Arial"/>
          <w:sz w:val="24"/>
        </w:rPr>
        <w:t>，并进行后续处理，如数据分析、过滤、存储等；</w:t>
      </w:r>
      <w:r>
        <w:rPr>
          <w:rFonts w:ascii="Arial" w:hAnsi="Arial" w:cs="Arial"/>
          <w:sz w:val="24"/>
        </w:rPr>
        <w:t>Middlewares</w:t>
      </w:r>
      <w:r>
        <w:rPr>
          <w:rFonts w:hint="eastAsia" w:ascii="Arial" w:hAnsi="Arial" w:cs="Arial"/>
          <w:sz w:val="24"/>
        </w:rPr>
        <w:t>（中间件）是一个可以自定义扩展功能的组件。</w:t>
      </w:r>
    </w:p>
    <w:p>
      <w:pPr>
        <w:pStyle w:val="3"/>
        <w:rPr>
          <w:rFonts w:cs="Arial"/>
        </w:rPr>
      </w:pPr>
      <w:bookmarkStart w:id="204" w:name="_Toc25326_WPSOffice_Level2"/>
      <w:bookmarkStart w:id="205" w:name="_Toc15716_WPSOffice_Level2"/>
      <w:r>
        <w:rPr>
          <w:rFonts w:cs="Arial"/>
        </w:rPr>
        <w:t>2.</w:t>
      </w:r>
      <w:r>
        <w:rPr>
          <w:rFonts w:hint="eastAsia" w:cs="Arial"/>
          <w:lang w:val="en-US" w:eastAsia="zh-CN"/>
        </w:rPr>
        <w:t>7</w:t>
      </w:r>
      <w:r>
        <w:rPr>
          <w:rFonts w:cs="Arial"/>
        </w:rPr>
        <w:t xml:space="preserve"> </w:t>
      </w:r>
      <w:r>
        <w:rPr>
          <w:rFonts w:hint="eastAsia" w:cs="Arial"/>
        </w:rPr>
        <w:t>本章小结</w:t>
      </w:r>
      <w:bookmarkEnd w:id="204"/>
      <w:bookmarkEnd w:id="205"/>
    </w:p>
    <w:p>
      <w:pPr>
        <w:spacing w:line="360" w:lineRule="auto"/>
        <w:ind w:firstLine="480" w:firstLineChars="200"/>
        <w:rPr>
          <w:rFonts w:ascii="Arial" w:hAnsi="Arial" w:eastAsia="黑体" w:cs="Arial"/>
        </w:rPr>
        <w:sectPr>
          <w:headerReference r:id="rId17" w:type="default"/>
          <w:footerReference r:id="rId18" w:type="default"/>
          <w:pgSz w:w="11906" w:h="16838"/>
          <w:pgMar w:top="1440" w:right="1746" w:bottom="1440" w:left="1800" w:header="851" w:footer="992" w:gutter="0"/>
          <w:pgNumType w:fmt="decimal"/>
          <w:cols w:space="720" w:num="1"/>
          <w:docGrid w:type="lines" w:linePitch="312" w:charSpace="0"/>
        </w:sectPr>
      </w:pPr>
      <w:r>
        <w:rPr>
          <w:rFonts w:hint="eastAsia" w:ascii="Arial" w:hAnsi="Arial" w:cs="Arial"/>
          <w:sz w:val="24"/>
        </w:rPr>
        <w:t>本章主要介绍了本文对信息抽取中的命名实体识别和关系抽取的研究中涉及的相关技术。先是介绍了作为模型输入的深度学习自然语言问题的基础：词向量。之后又分别介绍了</w:t>
      </w:r>
      <w:r>
        <w:rPr>
          <w:rFonts w:ascii="Arial" w:hAnsi="Arial" w:cs="Arial"/>
          <w:sz w:val="24"/>
        </w:rPr>
        <w:t>BERT</w:t>
      </w:r>
      <w:r>
        <w:rPr>
          <w:rFonts w:hint="eastAsia" w:ascii="Arial" w:hAnsi="Arial" w:cs="Arial"/>
          <w:sz w:val="24"/>
        </w:rPr>
        <w:t>模型、双向长短时记忆模型、深度残差网络、远程监督等，并介绍了本文实现模型使用的深度学习框架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w:t>
      </w:r>
      <w:r>
        <w:rPr>
          <w:rFonts w:ascii="Arial" w:hAnsi="Arial" w:cs="Arial"/>
          <w:sz w:val="24"/>
        </w:rPr>
        <w:t>Scrapy</w:t>
      </w:r>
      <w:r>
        <w:rPr>
          <w:rFonts w:hint="eastAsia" w:ascii="Arial" w:hAnsi="Arial" w:cs="Arial"/>
          <w:sz w:val="24"/>
        </w:rPr>
        <w:t>爬虫等。</w:t>
      </w:r>
      <w:bookmarkStart w:id="206" w:name="_Toc136106973"/>
    </w:p>
    <w:p>
      <w:pPr>
        <w:pStyle w:val="2"/>
        <w:jc w:val="center"/>
        <w:rPr>
          <w:rFonts w:ascii="Arial" w:hAnsi="Arial" w:eastAsia="黑体" w:cs="Arial"/>
        </w:rPr>
      </w:pPr>
      <w:bookmarkStart w:id="207" w:name="_Toc514163452"/>
      <w:bookmarkStart w:id="208" w:name="_Toc7644_WPSOffice_Level1"/>
      <w:bookmarkStart w:id="209" w:name="_Toc15190_WPSOffice_Level1"/>
      <w:r>
        <w:rPr>
          <w:rFonts w:hint="eastAsia" w:ascii="Arial" w:hAnsi="Arial" w:eastAsia="黑体" w:cs="Arial"/>
        </w:rPr>
        <w:t>第三章</w:t>
      </w:r>
      <w:r>
        <w:rPr>
          <w:rFonts w:ascii="Arial" w:hAnsi="Arial" w:eastAsia="黑体" w:cs="Arial"/>
        </w:rPr>
        <w:t xml:space="preserve">  </w:t>
      </w:r>
      <w:bookmarkEnd w:id="206"/>
      <w:bookmarkEnd w:id="207"/>
      <w:bookmarkEnd w:id="208"/>
      <w:r>
        <w:rPr>
          <w:rFonts w:hint="eastAsia" w:ascii="Arial" w:hAnsi="Arial" w:eastAsia="黑体" w:cs="Arial"/>
        </w:rPr>
        <w:t>信息抽取服务分析与设计</w:t>
      </w:r>
      <w:bookmarkEnd w:id="209"/>
    </w:p>
    <w:p>
      <w:pPr>
        <w:widowControl/>
        <w:spacing w:line="360" w:lineRule="auto"/>
        <w:ind w:firstLine="480" w:firstLineChars="200"/>
        <w:rPr>
          <w:rFonts w:ascii="Arial" w:hAnsi="Arial" w:cs="Arial"/>
          <w:sz w:val="24"/>
        </w:rPr>
      </w:pPr>
      <w:r>
        <w:rPr>
          <w:rFonts w:hint="eastAsia" w:ascii="Arial" w:hAnsi="Arial" w:cs="Arial"/>
          <w:sz w:val="24"/>
        </w:rPr>
        <w:t>本章通过分析信息抽取服务的具体使用场景，结合业务人员的意见对信息抽取服务进行了模块划分以及详细的需求描述，又对信息抽取服务系统进行了总体规划，对服务中的每个模块进行了详细设计。</w:t>
      </w:r>
    </w:p>
    <w:p>
      <w:pPr>
        <w:pStyle w:val="3"/>
        <w:rPr>
          <w:rFonts w:cs="Arial"/>
        </w:rPr>
      </w:pPr>
      <w:bookmarkStart w:id="210" w:name="_Toc514163454"/>
      <w:bookmarkStart w:id="211" w:name="_Toc27641_WPSOffice_Level2"/>
      <w:bookmarkStart w:id="212" w:name="_Toc15209_WPSOffice_Level2"/>
      <w:r>
        <w:rPr>
          <w:rFonts w:cs="Arial"/>
        </w:rPr>
        <w:t xml:space="preserve">3.1 </w:t>
      </w:r>
      <w:bookmarkEnd w:id="210"/>
      <w:bookmarkEnd w:id="211"/>
      <w:r>
        <w:rPr>
          <w:rFonts w:hint="eastAsia" w:cs="Arial"/>
        </w:rPr>
        <w:t>信息抽取服务需求分析</w:t>
      </w:r>
      <w:bookmarkEnd w:id="212"/>
    </w:p>
    <w:p>
      <w:pPr>
        <w:pStyle w:val="3"/>
        <w:rPr>
          <w:rFonts w:cs="Arial"/>
        </w:rPr>
      </w:pPr>
      <w:bookmarkStart w:id="213" w:name="_Toc3884_WPSOffice_Level2"/>
      <w:bookmarkStart w:id="214" w:name="_Toc514163460"/>
      <w:bookmarkStart w:id="215" w:name="_Toc22394_WPSOffice_Level3"/>
      <w:r>
        <w:rPr>
          <w:rFonts w:cs="Arial"/>
        </w:rPr>
        <w:t xml:space="preserve">3.1.1 </w:t>
      </w:r>
      <w:bookmarkEnd w:id="213"/>
      <w:bookmarkEnd w:id="214"/>
      <w:r>
        <w:rPr>
          <w:rFonts w:hint="eastAsia" w:cs="Arial"/>
        </w:rPr>
        <w:t>功能性需求</w:t>
      </w:r>
      <w:bookmarkEnd w:id="215"/>
    </w:p>
    <w:p>
      <w:pPr>
        <w:spacing w:line="360" w:lineRule="auto"/>
        <w:ind w:firstLine="480" w:firstLineChars="200"/>
        <w:jc w:val="left"/>
        <w:rPr>
          <w:rFonts w:ascii="Arial" w:hAnsi="Arial" w:cs="Arial"/>
          <w:sz w:val="24"/>
        </w:rPr>
      </w:pPr>
      <w:r>
        <w:rPr>
          <w:rFonts w:hint="eastAsia" w:ascii="Arial" w:hAnsi="Arial" w:cs="Arial"/>
          <w:sz w:val="24"/>
        </w:rPr>
        <w:t>信息抽取服务的系统用例图如图</w:t>
      </w:r>
      <w:r>
        <w:rPr>
          <w:rFonts w:ascii="Arial" w:hAnsi="Arial" w:cs="Arial"/>
          <w:sz w:val="24"/>
        </w:rPr>
        <w:t>3.1</w:t>
      </w:r>
      <w:r>
        <w:rPr>
          <w:rFonts w:hint="eastAsia" w:ascii="Arial" w:hAnsi="Arial" w:cs="Arial"/>
          <w:sz w:val="24"/>
        </w:rPr>
        <w:t>所示。开发人员负责数据预处理、模型训练、模型测试、信息抽取服务维护等，而业务人员主要是信息抽取服务的用户，这一类人员主要需要选择信息抽取的模型组合以及调用服务。</w:t>
      </w:r>
    </w:p>
    <w:p>
      <w:pPr>
        <w:spacing w:line="360" w:lineRule="auto"/>
        <w:ind w:firstLine="420"/>
        <w:jc w:val="left"/>
        <w:rPr>
          <w:rFonts w:ascii="Arial" w:hAnsi="Arial" w:cs="Arial"/>
          <w:sz w:val="24"/>
        </w:rPr>
      </w:pPr>
      <w:r>
        <w:rPr>
          <w:rFonts w:ascii="Arial" w:hAnsi="Arial" w:cs="Arial"/>
          <w:sz w:val="24"/>
        </w:rPr>
        <w:drawing>
          <wp:inline distT="0" distB="0" distL="114300" distR="114300">
            <wp:extent cx="4705350" cy="4352925"/>
            <wp:effectExtent l="0" t="0" r="19050" b="15875"/>
            <wp:docPr id="13" name="图片 23" descr="屏幕快照 2019-03-28 上午11.4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3" descr="屏幕快照 2019-03-28 上午11.47.55"/>
                    <pic:cNvPicPr>
                      <a:picLocks noChangeAspect="1"/>
                    </pic:cNvPicPr>
                  </pic:nvPicPr>
                  <pic:blipFill>
                    <a:blip r:embed="rId67"/>
                    <a:stretch>
                      <a:fillRect/>
                    </a:stretch>
                  </pic:blipFill>
                  <pic:spPr>
                    <a:xfrm>
                      <a:off x="0" y="0"/>
                      <a:ext cx="4705350" cy="4352925"/>
                    </a:xfrm>
                    <a:prstGeom prst="rect">
                      <a:avLst/>
                    </a:prstGeom>
                    <a:noFill/>
                    <a:ln w="9525">
                      <a:noFill/>
                    </a:ln>
                  </pic:spPr>
                </pic:pic>
              </a:graphicData>
            </a:graphic>
          </wp:inline>
        </w:drawing>
      </w:r>
    </w:p>
    <w:p>
      <w:pPr>
        <w:pStyle w:val="36"/>
      </w:pPr>
      <w:bookmarkStart w:id="216" w:name="_Toc3714"/>
      <w:bookmarkStart w:id="217" w:name="_Toc15171"/>
      <w:bookmarkStart w:id="218" w:name="_Toc29856"/>
      <w:r>
        <w:rPr>
          <w:rFonts w:hint="eastAsia"/>
        </w:rPr>
        <w:t>图</w:t>
      </w:r>
      <w:r>
        <w:t xml:space="preserve">3.1 </w:t>
      </w:r>
      <w:r>
        <w:rPr>
          <w:rFonts w:hint="eastAsia"/>
        </w:rPr>
        <w:t>系统用例图</w:t>
      </w:r>
      <w:bookmarkEnd w:id="216"/>
      <w:bookmarkEnd w:id="217"/>
      <w:bookmarkEnd w:id="218"/>
    </w:p>
    <w:p>
      <w:pPr>
        <w:spacing w:line="360" w:lineRule="auto"/>
        <w:ind w:firstLine="480" w:firstLineChars="200"/>
        <w:jc w:val="left"/>
        <w:rPr>
          <w:rFonts w:ascii="Arial" w:hAnsi="Arial" w:cs="Arial"/>
          <w:sz w:val="24"/>
        </w:rPr>
      </w:pPr>
      <w:r>
        <w:rPr>
          <w:rFonts w:hint="eastAsia" w:ascii="Arial" w:hAnsi="Arial" w:cs="Arial"/>
          <w:sz w:val="24"/>
        </w:rPr>
        <w:t>本信息抽取服务系统的开发人员需要用到的功能有：</w:t>
      </w:r>
    </w:p>
    <w:p>
      <w:pPr>
        <w:numPr>
          <w:ilvl w:val="0"/>
          <w:numId w:val="7"/>
        </w:numPr>
        <w:spacing w:line="360" w:lineRule="auto"/>
        <w:ind w:firstLine="480" w:firstLineChars="200"/>
        <w:jc w:val="left"/>
        <w:rPr>
          <w:rFonts w:ascii="Arial" w:hAnsi="Arial" w:cs="Arial"/>
          <w:sz w:val="24"/>
        </w:rPr>
      </w:pPr>
      <w:r>
        <w:rPr>
          <w:rFonts w:hint="eastAsia" w:ascii="Arial" w:hAnsi="Arial"/>
          <w:sz w:val="24"/>
        </w:rPr>
        <w:t>数据预处理</w:t>
      </w:r>
    </w:p>
    <w:p>
      <w:pPr>
        <w:numPr>
          <w:ilvl w:val="0"/>
          <w:numId w:val="7"/>
        </w:numPr>
        <w:spacing w:line="360" w:lineRule="auto"/>
        <w:ind w:firstLine="480" w:firstLineChars="200"/>
        <w:jc w:val="left"/>
        <w:rPr>
          <w:rFonts w:ascii="Arial" w:hAnsi="Arial" w:cs="Arial"/>
          <w:sz w:val="24"/>
        </w:rPr>
      </w:pPr>
      <w:r>
        <w:rPr>
          <w:rFonts w:hint="eastAsia" w:ascii="Arial" w:hAnsi="Arial"/>
          <w:sz w:val="24"/>
        </w:rPr>
        <w:t>模型训练</w:t>
      </w:r>
    </w:p>
    <w:p>
      <w:pPr>
        <w:numPr>
          <w:ilvl w:val="0"/>
          <w:numId w:val="7"/>
        </w:numPr>
        <w:spacing w:line="360" w:lineRule="auto"/>
        <w:ind w:firstLine="480" w:firstLineChars="200"/>
        <w:jc w:val="left"/>
        <w:rPr>
          <w:rFonts w:ascii="Arial" w:hAnsi="Arial" w:cs="Arial"/>
          <w:sz w:val="24"/>
        </w:rPr>
      </w:pPr>
      <w:r>
        <w:rPr>
          <w:rFonts w:hint="eastAsia" w:ascii="Arial" w:hAnsi="Arial"/>
          <w:sz w:val="24"/>
        </w:rPr>
        <w:t>模型测试</w:t>
      </w:r>
    </w:p>
    <w:p>
      <w:pPr>
        <w:numPr>
          <w:ilvl w:val="0"/>
          <w:numId w:val="7"/>
        </w:numPr>
        <w:spacing w:line="360" w:lineRule="auto"/>
        <w:ind w:firstLine="480" w:firstLineChars="200"/>
        <w:jc w:val="left"/>
        <w:rPr>
          <w:rFonts w:ascii="Arial" w:hAnsi="Arial" w:cs="Arial"/>
          <w:sz w:val="24"/>
        </w:rPr>
      </w:pPr>
      <w:r>
        <w:rPr>
          <w:rFonts w:hint="eastAsia" w:ascii="Arial" w:hAnsi="Arial"/>
          <w:sz w:val="24"/>
        </w:rPr>
        <w:t>信息抽取服务</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cs="Arial"/>
          <w:sz w:val="24"/>
        </w:rPr>
        <w:t>系统的业务人员需要用到的功能有：</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sz w:val="24"/>
          <w:lang w:val="en-US" w:eastAsia="zh-CN"/>
        </w:rPr>
        <w:t>1.</w:t>
      </w:r>
      <w:r>
        <w:rPr>
          <w:rFonts w:hint="eastAsia" w:ascii="Arial" w:hAnsi="Arial"/>
          <w:sz w:val="24"/>
        </w:rPr>
        <w:t>模型选择</w:t>
      </w:r>
    </w:p>
    <w:p>
      <w:pPr>
        <w:numPr>
          <w:ilvl w:val="-1"/>
          <w:numId w:val="0"/>
        </w:numPr>
        <w:spacing w:line="360" w:lineRule="auto"/>
        <w:ind w:left="0" w:leftChars="0" w:firstLine="480" w:firstLineChars="200"/>
        <w:jc w:val="left"/>
        <w:rPr>
          <w:rFonts w:ascii="Arial" w:hAnsi="Arial" w:cs="Arial"/>
          <w:sz w:val="24"/>
        </w:rPr>
      </w:pPr>
      <w:r>
        <w:rPr>
          <w:rFonts w:hint="eastAsia" w:ascii="Arial" w:hAnsi="Arial"/>
          <w:sz w:val="24"/>
          <w:lang w:val="en-US" w:eastAsia="zh-CN"/>
        </w:rPr>
        <w:t>2.</w:t>
      </w:r>
      <w:r>
        <w:rPr>
          <w:rFonts w:hint="eastAsia" w:ascii="Arial" w:hAnsi="Arial"/>
          <w:sz w:val="24"/>
        </w:rPr>
        <w:t>信息抽取服务</w:t>
      </w:r>
    </w:p>
    <w:p>
      <w:pPr>
        <w:spacing w:line="360" w:lineRule="auto"/>
        <w:ind w:firstLine="480" w:firstLineChars="200"/>
        <w:jc w:val="left"/>
        <w:rPr>
          <w:rFonts w:ascii="Arial" w:hAnsi="Arial" w:cs="Arial"/>
          <w:sz w:val="24"/>
        </w:rPr>
      </w:pPr>
      <w:r>
        <w:rPr>
          <w:rFonts w:hint="eastAsia" w:ascii="Arial" w:hAnsi="Arial" w:cs="Arial"/>
          <w:sz w:val="24"/>
        </w:rPr>
        <w:t>表</w:t>
      </w:r>
      <w:r>
        <w:rPr>
          <w:rFonts w:ascii="Arial" w:hAnsi="Arial" w:cs="Arial"/>
          <w:sz w:val="24"/>
        </w:rPr>
        <w:t>3.1</w:t>
      </w:r>
      <w:r>
        <w:rPr>
          <w:rFonts w:hint="eastAsia" w:ascii="Arial" w:hAnsi="Arial" w:cs="Arial"/>
          <w:sz w:val="24"/>
        </w:rPr>
        <w:t>所示为数据预处理部分的用例描述。数据预处理模块在接收到文本后进行数据处理，包括不可用信息的过滤以及词向量的训练。</w:t>
      </w:r>
    </w:p>
    <w:p>
      <w:pPr>
        <w:pStyle w:val="37"/>
        <w:rPr>
          <w:rFonts w:cs="Arial"/>
        </w:rPr>
      </w:pPr>
      <w:bookmarkStart w:id="219" w:name="_Toc5499"/>
      <w:bookmarkStart w:id="220" w:name="_Toc12365"/>
      <w:bookmarkStart w:id="221" w:name="_Toc15190"/>
      <w:r>
        <w:rPr>
          <w:rFonts w:hint="eastAsia"/>
        </w:rPr>
        <w:t>表</w:t>
      </w:r>
      <w:r>
        <w:t xml:space="preserve">3.1 </w:t>
      </w:r>
      <w:r>
        <w:rPr>
          <w:rFonts w:hint="eastAsia"/>
        </w:rPr>
        <w:t>数据预处理用例描述</w:t>
      </w:r>
      <w:bookmarkEnd w:id="219"/>
      <w:bookmarkEnd w:id="220"/>
      <w:bookmarkEnd w:id="221"/>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rPr>
                <w:rFonts w:ascii="Arial" w:hAnsi="Arial" w:cs="Arial"/>
                <w:sz w:val="24"/>
              </w:rPr>
            </w:pPr>
            <w:r>
              <w:rPr>
                <w:rFonts w:ascii="Arial" w:hAnsi="Arial" w:cs="Arial"/>
                <w:sz w:val="24"/>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rPr>
                <w:rFonts w:ascii="Arial" w:hAnsi="Arial" w:cs="Arial"/>
                <w:sz w:val="24"/>
              </w:rPr>
            </w:pPr>
            <w:r>
              <w:rPr>
                <w:rFonts w:hint="eastAsia" w:ascii="Arial" w:hAnsi="Arial" w:cs="Arial"/>
                <w:sz w:val="24"/>
              </w:rPr>
              <w:t>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rPr>
                <w:rFonts w:ascii="Arial" w:hAnsi="Arial" w:cs="Arial"/>
                <w:sz w:val="24"/>
              </w:rPr>
            </w:pPr>
            <w:r>
              <w:rPr>
                <w:rFonts w:hint="eastAsia" w:ascii="Arial" w:hAnsi="Arial" w:cs="Arial"/>
                <w:sz w:val="24"/>
              </w:rPr>
              <w:t>对输入文本进行数据清洗，过滤不可用信息；训练词向量模型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rPr>
                <w:rFonts w:ascii="Arial" w:hAnsi="Arial" w:cs="Arial"/>
                <w:sz w:val="24"/>
              </w:rPr>
            </w:pPr>
            <w:r>
              <w:rPr>
                <w:rFonts w:hint="eastAsia" w:ascii="Arial" w:hAnsi="Arial" w:cs="Arial"/>
                <w:sz w:val="24"/>
              </w:rPr>
              <w:t>开发人员执行数据预处理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rPr>
                <w:rFonts w:ascii="Arial" w:hAnsi="Arial" w:cs="Arial"/>
                <w:sz w:val="24"/>
              </w:rPr>
            </w:pPr>
            <w:r>
              <w:rPr>
                <w:rFonts w:hint="eastAsia" w:ascii="Arial" w:hAnsi="Arial" w:cs="Arial"/>
                <w:sz w:val="24"/>
              </w:rPr>
              <w:t>非结构化文本数据传入数据预处理模块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rPr>
                <w:rFonts w:ascii="Arial" w:hAnsi="Arial" w:cs="Arial"/>
                <w:sz w:val="24"/>
              </w:rPr>
            </w:pPr>
            <w:r>
              <w:rPr>
                <w:rFonts w:hint="eastAsia" w:ascii="Arial" w:hAnsi="Arial" w:cs="Arial"/>
                <w:sz w:val="24"/>
              </w:rPr>
              <w:t>数据预处理完成；词向量模型训练完毕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8"/>
                <w:numberingChange w:id="3" w:author="AutoBVT" w:date="2019-03-28T16:33:00Z" w:original="%1:1:0:."/>
              </w:numPr>
              <w:spacing w:line="360" w:lineRule="auto"/>
              <w:rPr>
                <w:rFonts w:ascii="Arial" w:hAnsi="Arial" w:cs="Arial"/>
                <w:sz w:val="24"/>
              </w:rPr>
            </w:pPr>
            <w:r>
              <w:rPr>
                <w:rFonts w:hint="eastAsia" w:ascii="Arial" w:hAnsi="Arial"/>
                <w:sz w:val="24"/>
              </w:rPr>
              <w:t>开发人员传入非结构化文本数据，执行数据预处理命令</w:t>
            </w:r>
          </w:p>
          <w:p>
            <w:pPr>
              <w:numPr>
                <w:ilvl w:val="0"/>
                <w:numId w:val="8"/>
                <w:numberingChange w:id="4" w:author="AutoBVT" w:date="2019-03-28T16:33:00Z" w:original="%1:2:0:."/>
              </w:numPr>
              <w:spacing w:line="360" w:lineRule="auto"/>
              <w:rPr>
                <w:rFonts w:ascii="Arial" w:hAnsi="Arial" w:cs="Arial"/>
                <w:sz w:val="24"/>
              </w:rPr>
            </w:pPr>
            <w:r>
              <w:rPr>
                <w:rFonts w:hint="eastAsia" w:ascii="Arial" w:hAnsi="Arial"/>
                <w:sz w:val="24"/>
              </w:rPr>
              <w:t>系统对输入文本数据进行数据处理并保存</w:t>
            </w:r>
          </w:p>
          <w:p>
            <w:pPr>
              <w:numPr>
                <w:ilvl w:val="0"/>
                <w:numId w:val="8"/>
                <w:numberingChange w:id="5" w:author="AutoBVT" w:date="2019-03-28T16:33:00Z" w:original="%1:3:0:."/>
              </w:numPr>
              <w:spacing w:line="360" w:lineRule="auto"/>
              <w:rPr>
                <w:rFonts w:ascii="Arial" w:hAnsi="Arial" w:cs="Arial"/>
                <w:sz w:val="24"/>
              </w:rPr>
            </w:pPr>
            <w:r>
              <w:rPr>
                <w:rFonts w:hint="eastAsia" w:ascii="Arial" w:hAnsi="Arial"/>
                <w:sz w:val="24"/>
              </w:rPr>
              <w:t>系统利用处理好的数据进行词向量训练并保存</w:t>
            </w:r>
          </w:p>
          <w:p>
            <w:pPr>
              <w:spacing w:line="360" w:lineRule="auto"/>
              <w:rPr>
                <w:rFonts w:ascii="Arial" w:hAnsi="Arial" w:cs="Arial"/>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扩展流程</w:t>
            </w:r>
          </w:p>
        </w:tc>
        <w:tc>
          <w:tcPr>
            <w:tcW w:w="6863" w:type="dxa"/>
          </w:tcPr>
          <w:p>
            <w:pPr>
              <w:spacing w:line="360" w:lineRule="auto"/>
              <w:rPr>
                <w:rFonts w:ascii="Arial" w:hAnsi="Arial" w:cs="Arial"/>
                <w:sz w:val="24"/>
              </w:rPr>
            </w:pPr>
            <w:r>
              <w:rPr>
                <w:rFonts w:ascii="Arial" w:hAnsi="Arial" w:cs="Arial"/>
                <w:sz w:val="24"/>
              </w:rPr>
              <w:t>3a.</w:t>
            </w:r>
            <w:r>
              <w:rPr>
                <w:rFonts w:hint="eastAsia" w:ascii="Arial" w:hAnsi="Arial" w:cs="Arial"/>
                <w:sz w:val="24"/>
              </w:rPr>
              <w:t>检测到已经存在词向量</w:t>
            </w:r>
          </w:p>
          <w:p>
            <w:pPr>
              <w:spacing w:line="360" w:lineRule="auto"/>
              <w:rPr>
                <w:rFonts w:ascii="Arial" w:hAnsi="Arial" w:cs="Arial"/>
                <w:sz w:val="24"/>
              </w:rPr>
            </w:pPr>
            <w:r>
              <w:rPr>
                <w:rFonts w:ascii="Arial" w:hAnsi="Arial" w:cs="Arial"/>
                <w:sz w:val="24"/>
              </w:rPr>
              <w:t xml:space="preserve"> (1)</w:t>
            </w:r>
            <w:r>
              <w:rPr>
                <w:rFonts w:hint="eastAsia" w:ascii="Arial" w:hAnsi="Arial" w:cs="Arial"/>
                <w:sz w:val="24"/>
              </w:rPr>
              <w:t>提示开发人员已经存在词向量，不再训练，直接读取词向量</w:t>
            </w:r>
          </w:p>
        </w:tc>
      </w:tr>
    </w:tbl>
    <w:p>
      <w:pPr>
        <w:spacing w:line="360" w:lineRule="auto"/>
        <w:ind w:firstLine="480" w:firstLineChars="200"/>
        <w:jc w:val="left"/>
        <w:rPr>
          <w:rFonts w:hint="eastAsia" w:ascii="Arial" w:hAnsi="Arial" w:cs="Arial"/>
          <w:sz w:val="24"/>
        </w:rPr>
      </w:pPr>
      <w:r>
        <w:rPr>
          <w:rFonts w:hint="eastAsia" w:ascii="Arial" w:hAnsi="Arial" w:cs="Arial"/>
          <w:sz w:val="24"/>
        </w:rPr>
        <w:t>表</w:t>
      </w:r>
      <w:r>
        <w:rPr>
          <w:rFonts w:ascii="Arial" w:hAnsi="Arial" w:cs="Arial"/>
          <w:sz w:val="24"/>
        </w:rPr>
        <w:t>3.2</w:t>
      </w:r>
      <w:r>
        <w:rPr>
          <w:rFonts w:hint="eastAsia" w:ascii="Arial" w:hAnsi="Arial" w:cs="Arial"/>
          <w:sz w:val="24"/>
        </w:rPr>
        <w:t>所示为模型训练部分的用例描述，在数据预处理过后，开发人员可以设置不同的参数进行模型训练，训练结束后保存训练的模型。</w:t>
      </w:r>
      <w:bookmarkStart w:id="222" w:name="_Toc21295"/>
    </w:p>
    <w:p>
      <w:pPr>
        <w:pStyle w:val="37"/>
      </w:pPr>
      <w:r>
        <w:rPr>
          <w:rFonts w:hint="eastAsia" w:ascii="Arial" w:hAnsi="Arial" w:cs="Arial"/>
        </w:rPr>
        <w:br w:type="page"/>
      </w:r>
      <w:bookmarkStart w:id="223" w:name="_Toc12394"/>
      <w:bookmarkStart w:id="224" w:name="_Toc23334"/>
      <w:r>
        <w:rPr>
          <w:rFonts w:hint="eastAsia"/>
        </w:rPr>
        <w:t>表</w:t>
      </w:r>
      <w:r>
        <w:t xml:space="preserve">3.2 </w:t>
      </w:r>
      <w:r>
        <w:rPr>
          <w:rFonts w:hint="eastAsia"/>
        </w:rPr>
        <w:t>模型训练用例描述</w:t>
      </w:r>
      <w:bookmarkEnd w:id="222"/>
      <w:bookmarkEnd w:id="223"/>
      <w:bookmarkEnd w:id="224"/>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开发人员设置模型参数，进行模型训练，训练结束后保存模型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开发人员设置模型参数，执行模型训练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模型训练代码编写完成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模型训练成功并保存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9"/>
                <w:numberingChange w:id="6" w:author="AutoBVT" w:date="2019-03-28T16:33:00Z" w:original="%1:1:0:."/>
              </w:numPr>
              <w:spacing w:line="360" w:lineRule="auto"/>
              <w:rPr>
                <w:rFonts w:ascii="Arial" w:hAnsi="Arial" w:cs="Arial"/>
                <w:sz w:val="24"/>
              </w:rPr>
            </w:pPr>
            <w:r>
              <w:rPr>
                <w:rFonts w:hint="eastAsia" w:ascii="Arial" w:hAnsi="Arial"/>
                <w:sz w:val="24"/>
              </w:rPr>
              <w:t>开发人员设置模型参数，执行模型训练</w:t>
            </w:r>
          </w:p>
          <w:p>
            <w:pPr>
              <w:numPr>
                <w:ilvl w:val="0"/>
                <w:numId w:val="9"/>
                <w:numberingChange w:id="7" w:author="AutoBVT" w:date="2019-03-28T16:33:00Z" w:original="%1:2:0:."/>
              </w:numPr>
              <w:spacing w:line="360" w:lineRule="auto"/>
              <w:rPr>
                <w:rFonts w:ascii="Arial" w:hAnsi="Arial" w:cs="Arial"/>
                <w:sz w:val="24"/>
              </w:rPr>
            </w:pPr>
            <w:r>
              <w:rPr>
                <w:rFonts w:hint="eastAsia" w:ascii="Arial" w:hAnsi="Arial"/>
                <w:sz w:val="24"/>
              </w:rPr>
              <w:t>开发人员根据模型训练时打印的日志观察</w:t>
            </w:r>
            <w:r>
              <w:rPr>
                <w:rFonts w:ascii="Arial" w:hAnsi="Arial" w:cs="Arial"/>
                <w:sz w:val="24"/>
              </w:rPr>
              <w:t>P</w:t>
            </w:r>
            <w:r>
              <w:rPr>
                <w:rFonts w:hint="eastAsia" w:ascii="Arial" w:hAnsi="Arial" w:cs="Arial"/>
                <w:sz w:val="24"/>
              </w:rPr>
              <w:t>、</w:t>
            </w:r>
            <w:r>
              <w:rPr>
                <w:rFonts w:ascii="Arial" w:hAnsi="Arial" w:cs="Arial"/>
                <w:sz w:val="24"/>
              </w:rPr>
              <w:t>R</w:t>
            </w:r>
            <w:r>
              <w:rPr>
                <w:rFonts w:hint="eastAsia" w:ascii="Arial" w:hAnsi="Arial" w:cs="Arial"/>
                <w:sz w:val="24"/>
              </w:rPr>
              <w:t>、</w:t>
            </w:r>
            <w:r>
              <w:rPr>
                <w:rFonts w:ascii="Arial" w:hAnsi="Arial" w:cs="Arial"/>
                <w:sz w:val="24"/>
              </w:rPr>
              <w:t>F1</w:t>
            </w:r>
            <w:r>
              <w:rPr>
                <w:rFonts w:hint="eastAsia" w:ascii="Arial" w:hAnsi="Arial" w:cs="Arial"/>
                <w:sz w:val="24"/>
              </w:rPr>
              <w:t>值和损失值，了解模型训练情况</w:t>
            </w:r>
          </w:p>
          <w:p>
            <w:pPr>
              <w:numPr>
                <w:ilvl w:val="0"/>
                <w:numId w:val="9"/>
                <w:numberingChange w:id="8" w:author="AutoBVT" w:date="2019-03-28T16:33:00Z" w:original="%1:3:0:."/>
              </w:numPr>
              <w:spacing w:line="360" w:lineRule="auto"/>
              <w:rPr>
                <w:rFonts w:ascii="Arial" w:hAnsi="Arial" w:cs="Arial"/>
                <w:sz w:val="24"/>
              </w:rPr>
            </w:pPr>
            <w:r>
              <w:rPr>
                <w:rFonts w:hint="eastAsia" w:ascii="Arial" w:hAnsi="Arial"/>
                <w:sz w:val="24"/>
              </w:rPr>
              <w:t>模型训练完成并保存模型</w:t>
            </w:r>
          </w:p>
        </w:tc>
      </w:tr>
    </w:tbl>
    <w:p>
      <w:pPr>
        <w:spacing w:line="360" w:lineRule="auto"/>
        <w:ind w:firstLine="480" w:firstLineChars="200"/>
        <w:jc w:val="left"/>
      </w:pPr>
      <w:r>
        <w:rPr>
          <w:rFonts w:hint="eastAsia" w:ascii="Arial" w:hAnsi="Arial" w:cs="Arial"/>
          <w:sz w:val="24"/>
        </w:rPr>
        <w:t>表</w:t>
      </w:r>
      <w:r>
        <w:rPr>
          <w:rFonts w:ascii="Arial" w:hAnsi="Arial" w:cs="Arial"/>
          <w:sz w:val="24"/>
        </w:rPr>
        <w:t>3.3</w:t>
      </w:r>
      <w:r>
        <w:rPr>
          <w:rFonts w:hint="eastAsia" w:ascii="Arial" w:hAnsi="Arial" w:cs="Arial"/>
          <w:sz w:val="24"/>
        </w:rPr>
        <w:t>所示为模型测试部分的用例描述，在模型训练后，开发人员可以使用保存下来的模型在测试集上进行测试，根据模型在测试集上的预测性能和预测速度来测试模型的整体性能。</w:t>
      </w:r>
    </w:p>
    <w:p>
      <w:pPr>
        <w:pStyle w:val="37"/>
        <w:rPr>
          <w:rFonts w:cs="Arial"/>
        </w:rPr>
      </w:pPr>
      <w:bookmarkStart w:id="225" w:name="_Toc2939"/>
      <w:bookmarkStart w:id="226" w:name="_Toc18324"/>
      <w:bookmarkStart w:id="227" w:name="_Toc16540"/>
      <w:r>
        <w:rPr>
          <w:rFonts w:hint="eastAsia"/>
        </w:rPr>
        <w:t>表</w:t>
      </w:r>
      <w:r>
        <w:t xml:space="preserve">3.3 </w:t>
      </w:r>
      <w:r>
        <w:rPr>
          <w:rFonts w:hint="eastAsia"/>
        </w:rPr>
        <w:t>模型测试用例描述</w:t>
      </w:r>
      <w:bookmarkEnd w:id="225"/>
      <w:bookmarkEnd w:id="226"/>
      <w:bookmarkEnd w:id="227"/>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开发人员用训练好的模型在测试集上进行测试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开发人员执行模型测试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模型训练完成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0"/>
                <w:numberingChange w:id="9" w:author="AutoBVT" w:date="2019-03-28T16:33:00Z" w:original="%1:1:0:."/>
              </w:numPr>
              <w:spacing w:line="360" w:lineRule="auto"/>
              <w:rPr>
                <w:rFonts w:ascii="Arial" w:hAnsi="Arial" w:cs="Arial"/>
                <w:sz w:val="24"/>
              </w:rPr>
            </w:pPr>
            <w:r>
              <w:rPr>
                <w:rFonts w:hint="eastAsia" w:ascii="Arial" w:hAnsi="Arial"/>
                <w:sz w:val="24"/>
              </w:rPr>
              <w:t>开发人员设置模型测试参数，执行模型测试</w:t>
            </w:r>
          </w:p>
          <w:p>
            <w:pPr>
              <w:numPr>
                <w:ilvl w:val="0"/>
                <w:numId w:val="10"/>
                <w:numberingChange w:id="10" w:author="AutoBVT" w:date="2019-03-28T16:33:00Z" w:original="%1:2:0:."/>
              </w:numPr>
              <w:spacing w:line="360" w:lineRule="auto"/>
              <w:rPr>
                <w:rFonts w:ascii="Arial" w:hAnsi="Arial" w:cs="Arial"/>
                <w:sz w:val="24"/>
              </w:rPr>
            </w:pPr>
            <w:r>
              <w:rPr>
                <w:rFonts w:hint="eastAsia" w:ascii="Arial" w:hAnsi="Arial"/>
                <w:sz w:val="24"/>
              </w:rPr>
              <w:t>开发人员根据模型测试时打印的日志观察</w:t>
            </w:r>
            <w:r>
              <w:rPr>
                <w:rFonts w:ascii="Arial" w:hAnsi="Arial" w:cs="Arial"/>
                <w:sz w:val="24"/>
              </w:rPr>
              <w:t>P</w:t>
            </w:r>
            <w:r>
              <w:rPr>
                <w:rFonts w:hint="eastAsia" w:ascii="Arial" w:hAnsi="Arial" w:cs="Arial"/>
                <w:sz w:val="24"/>
              </w:rPr>
              <w:t>、</w:t>
            </w:r>
            <w:r>
              <w:rPr>
                <w:rFonts w:ascii="Arial" w:hAnsi="Arial" w:cs="Arial"/>
                <w:sz w:val="24"/>
              </w:rPr>
              <w:t>R</w:t>
            </w:r>
            <w:r>
              <w:rPr>
                <w:rFonts w:hint="eastAsia" w:ascii="Arial" w:hAnsi="Arial" w:cs="Arial"/>
                <w:sz w:val="24"/>
              </w:rPr>
              <w:t>、</w:t>
            </w:r>
            <w:r>
              <w:rPr>
                <w:rFonts w:ascii="Arial" w:hAnsi="Arial" w:cs="Arial"/>
                <w:sz w:val="24"/>
              </w:rPr>
              <w:t>F1</w:t>
            </w:r>
            <w:r>
              <w:rPr>
                <w:rFonts w:hint="eastAsia" w:ascii="Arial" w:hAnsi="Arial" w:cs="Arial"/>
                <w:sz w:val="24"/>
              </w:rPr>
              <w:t>值和预测时间，了解模型的预测性能</w:t>
            </w:r>
          </w:p>
        </w:tc>
      </w:tr>
    </w:tbl>
    <w:p>
      <w:pPr>
        <w:spacing w:line="360" w:lineRule="auto"/>
        <w:ind w:firstLine="480" w:firstLineChars="200"/>
        <w:rPr>
          <w:rFonts w:ascii="Arial" w:hAnsi="Arial" w:cs="Arial"/>
          <w:sz w:val="24"/>
        </w:rPr>
      </w:pPr>
      <w:r>
        <w:rPr>
          <w:rFonts w:hint="eastAsia" w:ascii="Arial" w:hAnsi="Arial" w:cs="Arial"/>
          <w:sz w:val="24"/>
        </w:rPr>
        <w:t>表</w:t>
      </w:r>
      <w:r>
        <w:rPr>
          <w:rFonts w:ascii="Arial" w:hAnsi="Arial" w:cs="Arial"/>
          <w:sz w:val="24"/>
        </w:rPr>
        <w:t>3.4</w:t>
      </w:r>
      <w:r>
        <w:rPr>
          <w:rFonts w:hint="eastAsia" w:ascii="Arial" w:hAnsi="Arial" w:cs="Arial"/>
          <w:sz w:val="24"/>
        </w:rPr>
        <w:t>为模型选择部分的用例描述，在模型训练和测试完毕后，业务人员可以通过模型选择来进行模型组合进行信息抽取。</w:t>
      </w:r>
    </w:p>
    <w:p>
      <w:pPr>
        <w:pStyle w:val="37"/>
        <w:rPr>
          <w:rFonts w:cs="Arial"/>
        </w:rPr>
      </w:pPr>
      <w:bookmarkStart w:id="228" w:name="_Toc2509"/>
      <w:bookmarkStart w:id="229" w:name="_Toc739"/>
      <w:bookmarkStart w:id="230" w:name="_Toc22745"/>
      <w:r>
        <w:rPr>
          <w:rFonts w:hint="eastAsia"/>
        </w:rPr>
        <w:t>表</w:t>
      </w:r>
      <w:r>
        <w:t xml:space="preserve">3.4 </w:t>
      </w:r>
      <w:r>
        <w:rPr>
          <w:rFonts w:hint="eastAsia"/>
        </w:rPr>
        <w:t>模型选择用例描述</w:t>
      </w:r>
      <w:bookmarkEnd w:id="228"/>
      <w:bookmarkEnd w:id="229"/>
      <w:bookmarkEnd w:id="230"/>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模型选择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业务人员选择模型进行信息抽取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业务人员在配置文件中设置模型名称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模型选择完成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1"/>
                <w:numberingChange w:id="11" w:author="AutoBVT" w:date="2019-03-28T16:33:00Z" w:original="%1:1:0:."/>
              </w:numPr>
              <w:spacing w:line="360" w:lineRule="auto"/>
              <w:rPr>
                <w:rFonts w:ascii="Arial" w:hAnsi="Arial" w:cs="Arial"/>
                <w:sz w:val="24"/>
              </w:rPr>
            </w:pPr>
            <w:r>
              <w:rPr>
                <w:rFonts w:hint="eastAsia" w:ascii="Arial" w:hAnsi="Arial"/>
                <w:sz w:val="24"/>
              </w:rPr>
              <w:t>业务人员设置配置文件中的模型名称</w:t>
            </w:r>
          </w:p>
          <w:p>
            <w:pPr>
              <w:numPr>
                <w:ilvl w:val="0"/>
                <w:numId w:val="11"/>
                <w:numberingChange w:id="12" w:author="AutoBVT" w:date="2019-03-28T16:33:00Z" w:original="%1:2:0:."/>
              </w:numPr>
              <w:spacing w:line="360" w:lineRule="auto"/>
              <w:rPr>
                <w:rFonts w:ascii="Arial" w:hAnsi="Arial" w:cs="Arial"/>
                <w:sz w:val="24"/>
              </w:rPr>
            </w:pPr>
            <w:r>
              <w:rPr>
                <w:rFonts w:hint="eastAsia" w:ascii="Arial" w:hAnsi="Arial"/>
                <w:sz w:val="24"/>
              </w:rPr>
              <w:t>模型选择完成</w:t>
            </w:r>
          </w:p>
        </w:tc>
      </w:tr>
    </w:tbl>
    <w:p>
      <w:pPr>
        <w:spacing w:line="360" w:lineRule="auto"/>
        <w:ind w:firstLine="480" w:firstLineChars="200"/>
        <w:rPr>
          <w:rFonts w:ascii="Arial" w:hAnsi="Arial" w:cs="Arial"/>
          <w:sz w:val="24"/>
        </w:rPr>
      </w:pPr>
      <w:r>
        <w:rPr>
          <w:rFonts w:hint="eastAsia" w:ascii="Arial" w:hAnsi="Arial" w:cs="Arial"/>
          <w:sz w:val="24"/>
        </w:rPr>
        <w:t>表</w:t>
      </w:r>
      <w:r>
        <w:rPr>
          <w:rFonts w:ascii="Arial" w:hAnsi="Arial" w:cs="Arial"/>
          <w:sz w:val="24"/>
        </w:rPr>
        <w:t>3.5</w:t>
      </w:r>
      <w:r>
        <w:rPr>
          <w:rFonts w:hint="eastAsia" w:ascii="Arial" w:hAnsi="Arial" w:cs="Arial"/>
          <w:sz w:val="24"/>
        </w:rPr>
        <w:t>为信息抽取服务部分的用例描述，业务人员可以调用信息抽取服务，输入一段非结构化文本，选择模型后，得到最终信息抽取后的结果。</w:t>
      </w:r>
    </w:p>
    <w:p>
      <w:pPr>
        <w:pStyle w:val="37"/>
        <w:rPr>
          <w:rFonts w:cs="Arial"/>
        </w:rPr>
      </w:pPr>
      <w:bookmarkStart w:id="231" w:name="_Toc15126"/>
      <w:bookmarkStart w:id="232" w:name="_Toc25728"/>
      <w:bookmarkStart w:id="233" w:name="_Toc12355"/>
      <w:r>
        <w:rPr>
          <w:rFonts w:hint="eastAsia"/>
        </w:rPr>
        <w:t>表</w:t>
      </w:r>
      <w:r>
        <w:t xml:space="preserve">3.5 </w:t>
      </w:r>
      <w:r>
        <w:rPr>
          <w:rFonts w:hint="eastAsia"/>
        </w:rPr>
        <w:t>信息抽取服务用例描述</w:t>
      </w:r>
      <w:bookmarkEnd w:id="231"/>
      <w:bookmarkEnd w:id="232"/>
      <w:bookmarkEnd w:id="233"/>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Layout w:type="fixed"/>
        </w:tblPrEx>
        <w:tc>
          <w:tcPr>
            <w:tcW w:w="1659" w:type="dxa"/>
          </w:tcPr>
          <w:p>
            <w:pPr>
              <w:spacing w:line="360" w:lineRule="auto"/>
              <w:rPr>
                <w:rFonts w:ascii="Arial" w:hAnsi="Arial" w:cs="Arial"/>
                <w:sz w:val="24"/>
              </w:rPr>
            </w:pPr>
            <w:r>
              <w:rPr>
                <w:rFonts w:hint="eastAsia" w:ascii="Arial" w:hAnsi="Arial" w:cs="Arial"/>
                <w:sz w:val="24"/>
              </w:rPr>
              <w:t>用例编号</w:t>
            </w:r>
          </w:p>
        </w:tc>
        <w:tc>
          <w:tcPr>
            <w:tcW w:w="6863" w:type="dxa"/>
          </w:tcPr>
          <w:p>
            <w:pPr>
              <w:spacing w:line="360" w:lineRule="auto"/>
              <w:jc w:val="left"/>
              <w:rPr>
                <w:rFonts w:ascii="Arial" w:hAnsi="Arial" w:cs="Arial"/>
                <w:sz w:val="24"/>
              </w:rPr>
            </w:pPr>
            <w:r>
              <w:rPr>
                <w:rFonts w:ascii="Arial" w:hAnsi="Arial" w:cs="Arial"/>
                <w:sz w:val="24"/>
              </w:rPr>
              <w:t>UC05</w:t>
            </w:r>
          </w:p>
        </w:tc>
      </w:tr>
      <w:tr>
        <w:tblPrEx>
          <w:tblLayout w:type="fixed"/>
        </w:tblPrEx>
        <w:tc>
          <w:tcPr>
            <w:tcW w:w="1659" w:type="dxa"/>
          </w:tcPr>
          <w:p>
            <w:pPr>
              <w:spacing w:line="360" w:lineRule="auto"/>
              <w:rPr>
                <w:rFonts w:ascii="Arial" w:hAnsi="Arial" w:cs="Arial"/>
                <w:sz w:val="24"/>
              </w:rPr>
            </w:pPr>
            <w:r>
              <w:rPr>
                <w:rFonts w:hint="eastAsia" w:ascii="Arial" w:hAnsi="Arial" w:cs="Arial"/>
                <w:sz w:val="24"/>
              </w:rPr>
              <w:t>用例名称</w:t>
            </w:r>
          </w:p>
        </w:tc>
        <w:tc>
          <w:tcPr>
            <w:tcW w:w="6863" w:type="dxa"/>
          </w:tcPr>
          <w:p>
            <w:pPr>
              <w:spacing w:line="360" w:lineRule="auto"/>
              <w:jc w:val="left"/>
              <w:rPr>
                <w:rFonts w:ascii="Arial" w:hAnsi="Arial" w:cs="Arial"/>
                <w:sz w:val="24"/>
              </w:rPr>
            </w:pPr>
            <w:r>
              <w:rPr>
                <w:rFonts w:hint="eastAsia" w:ascii="Arial" w:hAnsi="Arial" w:cs="Arial"/>
                <w:sz w:val="24"/>
              </w:rPr>
              <w:t>信息抽取服务</w:t>
            </w:r>
          </w:p>
        </w:tc>
      </w:tr>
      <w:tr>
        <w:tblPrEx>
          <w:tblLayout w:type="fixed"/>
        </w:tblPrEx>
        <w:tc>
          <w:tcPr>
            <w:tcW w:w="1659" w:type="dxa"/>
          </w:tcPr>
          <w:p>
            <w:pPr>
              <w:spacing w:line="360" w:lineRule="auto"/>
              <w:rPr>
                <w:rFonts w:ascii="Arial" w:hAnsi="Arial" w:cs="Arial"/>
                <w:sz w:val="24"/>
              </w:rPr>
            </w:pPr>
            <w:r>
              <w:rPr>
                <w:rFonts w:hint="eastAsia" w:ascii="Arial" w:hAnsi="Arial" w:cs="Arial"/>
                <w:sz w:val="24"/>
              </w:rPr>
              <w:t>用例描述</w:t>
            </w:r>
          </w:p>
        </w:tc>
        <w:tc>
          <w:tcPr>
            <w:tcW w:w="6863" w:type="dxa"/>
          </w:tcPr>
          <w:p>
            <w:pPr>
              <w:spacing w:line="360" w:lineRule="auto"/>
              <w:jc w:val="left"/>
              <w:rPr>
                <w:rFonts w:ascii="Arial" w:hAnsi="Arial" w:cs="Arial"/>
                <w:sz w:val="24"/>
              </w:rPr>
            </w:pPr>
            <w:r>
              <w:rPr>
                <w:rFonts w:hint="eastAsia" w:ascii="Arial" w:hAnsi="Arial" w:cs="Arial"/>
                <w:sz w:val="24"/>
              </w:rPr>
              <w:t>开发人员将模型部署在集群上，暴露端口提供信息抽取服务；</w:t>
            </w:r>
          </w:p>
          <w:p>
            <w:pPr>
              <w:spacing w:line="360" w:lineRule="auto"/>
              <w:jc w:val="left"/>
              <w:rPr>
                <w:rFonts w:ascii="Arial" w:hAnsi="Arial" w:cs="Arial"/>
                <w:sz w:val="24"/>
              </w:rPr>
            </w:pPr>
            <w:r>
              <w:rPr>
                <w:rFonts w:hint="eastAsia" w:ascii="Arial" w:hAnsi="Arial" w:cs="Arial"/>
                <w:sz w:val="24"/>
              </w:rPr>
              <w:t>业务人员通过访问端口调用信息抽取服务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参与者</w:t>
            </w:r>
          </w:p>
        </w:tc>
        <w:tc>
          <w:tcPr>
            <w:tcW w:w="6863" w:type="dxa"/>
          </w:tcPr>
          <w:p>
            <w:pPr>
              <w:spacing w:line="360" w:lineRule="auto"/>
              <w:jc w:val="left"/>
              <w:rPr>
                <w:rFonts w:ascii="Arial" w:hAnsi="Arial" w:cs="Arial"/>
                <w:sz w:val="24"/>
              </w:rPr>
            </w:pPr>
            <w:r>
              <w:rPr>
                <w:rFonts w:hint="eastAsia" w:ascii="Arial" w:hAnsi="Arial" w:cs="Arial"/>
                <w:sz w:val="24"/>
              </w:rPr>
              <w:t>开发人员，业务人员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tcPr>
          <w:p>
            <w:pPr>
              <w:spacing w:line="360" w:lineRule="auto"/>
              <w:rPr>
                <w:rFonts w:ascii="Arial" w:hAnsi="Arial" w:cs="Arial"/>
                <w:sz w:val="24"/>
              </w:rPr>
            </w:pPr>
            <w:r>
              <w:rPr>
                <w:rFonts w:hint="eastAsia" w:ascii="Arial" w:hAnsi="Arial" w:cs="Arial"/>
                <w:sz w:val="24"/>
              </w:rPr>
              <w:t>触发条件</w:t>
            </w:r>
          </w:p>
        </w:tc>
        <w:tc>
          <w:tcPr>
            <w:tcW w:w="6863" w:type="dxa"/>
          </w:tcPr>
          <w:p>
            <w:pPr>
              <w:spacing w:line="360" w:lineRule="auto"/>
              <w:jc w:val="left"/>
              <w:rPr>
                <w:rFonts w:ascii="Arial" w:hAnsi="Arial" w:cs="Arial"/>
                <w:sz w:val="24"/>
              </w:rPr>
            </w:pPr>
            <w:r>
              <w:rPr>
                <w:rFonts w:hint="eastAsia" w:ascii="Arial" w:hAnsi="Arial" w:cs="Arial"/>
                <w:sz w:val="24"/>
              </w:rPr>
              <w:t>业务人员调用服务</w:t>
            </w:r>
          </w:p>
        </w:tc>
      </w:tr>
      <w:tr>
        <w:tblPrEx>
          <w:tblLayout w:type="fixed"/>
        </w:tblPrEx>
        <w:tc>
          <w:tcPr>
            <w:tcW w:w="1659" w:type="dxa"/>
          </w:tcPr>
          <w:p>
            <w:pPr>
              <w:spacing w:line="360" w:lineRule="auto"/>
              <w:rPr>
                <w:rFonts w:ascii="Arial" w:hAnsi="Arial" w:cs="Arial"/>
                <w:sz w:val="24"/>
              </w:rPr>
            </w:pPr>
            <w:r>
              <w:rPr>
                <w:rFonts w:hint="eastAsia" w:ascii="Arial" w:hAnsi="Arial" w:cs="Arial"/>
                <w:sz w:val="24"/>
              </w:rPr>
              <w:t>前置条件</w:t>
            </w:r>
          </w:p>
        </w:tc>
        <w:tc>
          <w:tcPr>
            <w:tcW w:w="6863" w:type="dxa"/>
          </w:tcPr>
          <w:p>
            <w:pPr>
              <w:spacing w:line="360" w:lineRule="auto"/>
              <w:jc w:val="left"/>
              <w:rPr>
                <w:rFonts w:ascii="Arial" w:hAnsi="Arial" w:cs="Arial"/>
                <w:sz w:val="24"/>
              </w:rPr>
            </w:pPr>
            <w:r>
              <w:rPr>
                <w:rFonts w:hint="eastAsia" w:ascii="Arial" w:hAnsi="Arial" w:cs="Arial"/>
                <w:sz w:val="24"/>
              </w:rPr>
              <w:t>模型已保存且服务已部署在集群上</w:t>
            </w:r>
          </w:p>
        </w:tc>
      </w:tr>
      <w:tr>
        <w:tblPrEx>
          <w:tblLayout w:type="fixed"/>
        </w:tblPrEx>
        <w:tc>
          <w:tcPr>
            <w:tcW w:w="1659" w:type="dxa"/>
          </w:tcPr>
          <w:p>
            <w:pPr>
              <w:spacing w:line="360" w:lineRule="auto"/>
              <w:rPr>
                <w:rFonts w:ascii="Arial" w:hAnsi="Arial" w:cs="Arial"/>
                <w:sz w:val="24"/>
              </w:rPr>
            </w:pPr>
            <w:r>
              <w:rPr>
                <w:rFonts w:hint="eastAsia" w:ascii="Arial" w:hAnsi="Arial" w:cs="Arial"/>
                <w:sz w:val="24"/>
              </w:rPr>
              <w:t>后置条件</w:t>
            </w:r>
          </w:p>
        </w:tc>
        <w:tc>
          <w:tcPr>
            <w:tcW w:w="6863" w:type="dxa"/>
          </w:tcPr>
          <w:p>
            <w:pPr>
              <w:spacing w:line="360" w:lineRule="auto"/>
              <w:jc w:val="left"/>
              <w:rPr>
                <w:rFonts w:ascii="Arial" w:hAnsi="Arial" w:cs="Arial"/>
                <w:sz w:val="24"/>
              </w:rPr>
            </w:pPr>
            <w:r>
              <w:rPr>
                <w:rFonts w:hint="eastAsia" w:ascii="Arial" w:hAnsi="Arial" w:cs="Arial"/>
                <w:sz w:val="24"/>
              </w:rPr>
              <w:t>信息抽取完成</w:t>
            </w:r>
          </w:p>
        </w:tc>
      </w:tr>
      <w:tr>
        <w:tblPrEx>
          <w:tblLayout w:type="fixed"/>
        </w:tblPrEx>
        <w:tc>
          <w:tcPr>
            <w:tcW w:w="1659" w:type="dxa"/>
          </w:tcPr>
          <w:p>
            <w:pPr>
              <w:spacing w:line="360" w:lineRule="auto"/>
              <w:rPr>
                <w:rFonts w:ascii="Arial" w:hAnsi="Arial" w:cs="Arial"/>
                <w:sz w:val="24"/>
              </w:rPr>
            </w:pPr>
            <w:r>
              <w:rPr>
                <w:rFonts w:hint="eastAsia" w:ascii="Arial" w:hAnsi="Arial" w:cs="Arial"/>
                <w:sz w:val="24"/>
              </w:rPr>
              <w:t>优先级</w:t>
            </w:r>
          </w:p>
        </w:tc>
        <w:tc>
          <w:tcPr>
            <w:tcW w:w="6863" w:type="dxa"/>
          </w:tcPr>
          <w:p>
            <w:pPr>
              <w:spacing w:line="360" w:lineRule="auto"/>
              <w:jc w:val="left"/>
              <w:rPr>
                <w:rFonts w:ascii="Arial" w:hAnsi="Arial" w:cs="Arial"/>
                <w:sz w:val="24"/>
              </w:rPr>
            </w:pPr>
            <w:r>
              <w:rPr>
                <w:rFonts w:hint="eastAsia" w:ascii="Arial" w:hAnsi="Arial" w:cs="Arial"/>
                <w:sz w:val="24"/>
              </w:rPr>
              <w:t>高</w:t>
            </w:r>
          </w:p>
        </w:tc>
      </w:tr>
      <w:tr>
        <w:tblPrEx>
          <w:tblLayout w:type="fixed"/>
        </w:tblPrEx>
        <w:tc>
          <w:tcPr>
            <w:tcW w:w="1659" w:type="dxa"/>
          </w:tcPr>
          <w:p>
            <w:pPr>
              <w:spacing w:line="360" w:lineRule="auto"/>
              <w:rPr>
                <w:rFonts w:ascii="Arial" w:hAnsi="Arial" w:cs="Arial"/>
                <w:sz w:val="24"/>
              </w:rPr>
            </w:pPr>
            <w:r>
              <w:rPr>
                <w:rFonts w:hint="eastAsia" w:ascii="Arial" w:hAnsi="Arial" w:cs="Arial"/>
                <w:sz w:val="24"/>
              </w:rPr>
              <w:t>正常流程</w:t>
            </w:r>
          </w:p>
        </w:tc>
        <w:tc>
          <w:tcPr>
            <w:tcW w:w="6863" w:type="dxa"/>
          </w:tcPr>
          <w:p>
            <w:pPr>
              <w:numPr>
                <w:ilvl w:val="0"/>
                <w:numId w:val="12"/>
                <w:numberingChange w:id="13" w:author="AutoBVT" w:date="2019-03-28T16:33:00Z" w:original="%1:1:0:."/>
              </w:numPr>
              <w:spacing w:line="360" w:lineRule="auto"/>
              <w:rPr>
                <w:rFonts w:ascii="Arial" w:hAnsi="Arial" w:cs="Arial"/>
                <w:sz w:val="24"/>
              </w:rPr>
            </w:pPr>
            <w:r>
              <w:rPr>
                <w:rFonts w:hint="eastAsia" w:ascii="Arial" w:hAnsi="Arial"/>
                <w:sz w:val="24"/>
              </w:rPr>
              <w:t>用户输入非结构化文本数据</w:t>
            </w:r>
          </w:p>
          <w:p>
            <w:pPr>
              <w:numPr>
                <w:ilvl w:val="0"/>
                <w:numId w:val="12"/>
                <w:numberingChange w:id="14" w:author="AutoBVT" w:date="2019-03-28T16:33:00Z" w:original="%1:2:0:."/>
              </w:numPr>
              <w:spacing w:line="360" w:lineRule="auto"/>
              <w:rPr>
                <w:rFonts w:ascii="Arial" w:hAnsi="Arial" w:cs="Arial"/>
                <w:sz w:val="24"/>
              </w:rPr>
            </w:pPr>
            <w:r>
              <w:rPr>
                <w:rFonts w:hint="eastAsia" w:ascii="Arial" w:hAnsi="Arial"/>
                <w:sz w:val="24"/>
              </w:rPr>
              <w:t>系统返回信息抽取结果</w:t>
            </w:r>
          </w:p>
        </w:tc>
      </w:tr>
    </w:tbl>
    <w:p>
      <w:pPr>
        <w:pStyle w:val="4"/>
        <w:rPr>
          <w:rFonts w:ascii="Arial" w:hAnsi="Arial" w:eastAsia="黑体" w:cs="Arial"/>
        </w:rPr>
      </w:pPr>
      <w:bookmarkStart w:id="234" w:name="_Toc514163461"/>
      <w:bookmarkStart w:id="235" w:name="_Toc258569875"/>
      <w:bookmarkStart w:id="236" w:name="_Toc7744_WPSOffice_Level3"/>
      <w:bookmarkStart w:id="237" w:name="_Toc280566814"/>
      <w:bookmarkStart w:id="238" w:name="_Toc23363_WPSOffice_Level3"/>
      <w:r>
        <w:rPr>
          <w:rFonts w:ascii="Arial" w:hAnsi="Arial" w:eastAsia="黑体" w:cs="Arial"/>
        </w:rPr>
        <w:t xml:space="preserve">3.1.2 </w:t>
      </w:r>
      <w:bookmarkEnd w:id="234"/>
      <w:bookmarkEnd w:id="235"/>
      <w:bookmarkEnd w:id="236"/>
      <w:bookmarkEnd w:id="237"/>
      <w:r>
        <w:rPr>
          <w:rFonts w:hint="eastAsia" w:ascii="Arial" w:hAnsi="Arial" w:eastAsia="黑体" w:cs="Arial"/>
        </w:rPr>
        <w:t>非功能性需求</w:t>
      </w:r>
      <w:bookmarkEnd w:id="238"/>
    </w:p>
    <w:p>
      <w:pPr>
        <w:spacing w:line="360" w:lineRule="auto"/>
        <w:ind w:firstLine="480" w:firstLineChars="200"/>
        <w:jc w:val="left"/>
        <w:rPr>
          <w:rFonts w:ascii="Arial" w:hAnsi="Arial" w:cs="Arial"/>
          <w:color w:val="000000"/>
          <w:sz w:val="24"/>
        </w:rPr>
      </w:pPr>
      <w:r>
        <w:rPr>
          <w:rFonts w:hint="eastAsia" w:ascii="Arial" w:hAnsi="Arial" w:cs="Arial"/>
          <w:color w:val="000000"/>
          <w:sz w:val="24"/>
        </w:rPr>
        <w:t>信息抽取服务系统的非功能需求包括响应性能、易用性、可维护性、负载均衡等需求：</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响应性能：系统需要通过服务器处理数据，再将数据通过</w:t>
      </w:r>
      <w:r>
        <w:rPr>
          <w:rFonts w:ascii="Arial" w:hAnsi="Arial" w:cs="Arial"/>
          <w:color w:val="000000"/>
          <w:sz w:val="24"/>
        </w:rPr>
        <w:t>APP</w:t>
      </w:r>
      <w:r>
        <w:rPr>
          <w:rFonts w:hint="eastAsia" w:ascii="Arial" w:hAnsi="Arial" w:cs="Arial"/>
          <w:color w:val="000000"/>
          <w:sz w:val="24"/>
        </w:rPr>
        <w:t>返回给用户，如果响应时间过长会导致用户使用体验降低，所以需要保证系统的响应性能。</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易用性：系统的易用性主要体现在用户交互友好，提供的功能简单易懂，用户能够轻松理解系统的功能并进行操作使用。</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可维护性：系统的可维护性包括系统出错后的可修复性和系统升级时的可修改性。本文实现的信息服务服务系统在每个步骤都有详细的报错机制，系统遇到任何问题都会在日志中留下详细的报错信息，精确定位出错位置，进行修复。系统在要增加新的功能时不用更改之前的代码，在增加新功能时尽可能地避免改动。</w:t>
      </w:r>
    </w:p>
    <w:p>
      <w:pPr>
        <w:numPr>
          <w:ilvl w:val="0"/>
          <w:numId w:val="13"/>
        </w:numPr>
        <w:spacing w:line="360" w:lineRule="auto"/>
        <w:ind w:firstLine="480" w:firstLineChars="200"/>
        <w:jc w:val="left"/>
        <w:rPr>
          <w:rFonts w:ascii="Arial" w:hAnsi="Arial" w:cs="Arial"/>
          <w:color w:val="000000"/>
          <w:sz w:val="24"/>
        </w:rPr>
      </w:pPr>
      <w:r>
        <w:rPr>
          <w:rFonts w:hint="eastAsia" w:ascii="Arial" w:hAnsi="Arial"/>
          <w:color w:val="000000"/>
          <w:sz w:val="24"/>
        </w:rPr>
        <w:t>负载：由于是真实场景中的信息抽取服务，所以必须至少支持一定数量的用户同时调用信息抽取服务，保证服务的正常运行。</w:t>
      </w:r>
    </w:p>
    <w:p>
      <w:pPr>
        <w:pStyle w:val="4"/>
        <w:rPr>
          <w:rFonts w:ascii="Arial" w:hAnsi="Arial" w:eastAsia="黑体" w:cs="Arial"/>
        </w:rPr>
      </w:pPr>
      <w:bookmarkStart w:id="239" w:name="_Toc514163462"/>
      <w:bookmarkStart w:id="240" w:name="_Toc22826_WPSOffice_Level3"/>
      <w:bookmarkStart w:id="241" w:name="_Toc22335_WPSOffice_Level2"/>
      <w:r>
        <w:rPr>
          <w:rFonts w:ascii="Arial" w:hAnsi="Arial" w:eastAsia="黑体" w:cs="Arial"/>
        </w:rPr>
        <w:t xml:space="preserve">3.2 </w:t>
      </w:r>
      <w:bookmarkEnd w:id="239"/>
      <w:bookmarkEnd w:id="240"/>
      <w:r>
        <w:rPr>
          <w:rFonts w:hint="eastAsia" w:ascii="Arial" w:hAnsi="Arial" w:eastAsia="黑体" w:cs="Arial"/>
        </w:rPr>
        <w:t>信息抽取服务设计与模块设计</w:t>
      </w:r>
      <w:bookmarkEnd w:id="241"/>
    </w:p>
    <w:p>
      <w:pPr>
        <w:pStyle w:val="3"/>
      </w:pPr>
      <w:bookmarkStart w:id="242" w:name="_Toc136106974"/>
      <w:bookmarkStart w:id="243" w:name="_Toc514163453"/>
      <w:bookmarkStart w:id="244" w:name="_Toc5123_WPSOffice_Level2"/>
      <w:bookmarkStart w:id="245" w:name="_Toc870_WPSOffice_Level3"/>
      <w:r>
        <w:rPr>
          <w:rFonts w:cs="Arial"/>
        </w:rPr>
        <w:t>3.</w:t>
      </w:r>
      <w:bookmarkEnd w:id="242"/>
      <w:r>
        <w:rPr>
          <w:rFonts w:cs="Arial"/>
        </w:rPr>
        <w:t xml:space="preserve">2.1 </w:t>
      </w:r>
      <w:bookmarkEnd w:id="243"/>
      <w:bookmarkEnd w:id="244"/>
      <w:r>
        <w:rPr>
          <w:rFonts w:hint="eastAsia" w:cs="Arial"/>
        </w:rPr>
        <w:t>项目总体规划</w:t>
      </w:r>
      <w:bookmarkEnd w:id="245"/>
    </w:p>
    <w:p>
      <w:pPr>
        <w:widowControl/>
        <w:spacing w:line="360" w:lineRule="auto"/>
        <w:ind w:firstLine="480" w:firstLineChars="200"/>
        <w:jc w:val="center"/>
        <w:rPr>
          <w:rFonts w:ascii="Arial" w:hAnsi="Arial" w:cs="Arial"/>
          <w:sz w:val="24"/>
        </w:rPr>
      </w:pPr>
      <w:r>
        <w:rPr>
          <w:rFonts w:ascii="Arial" w:hAnsi="Arial" w:cs="Arial"/>
          <w:sz w:val="24"/>
        </w:rPr>
        <w:drawing>
          <wp:inline distT="0" distB="0" distL="114300" distR="114300">
            <wp:extent cx="4392930" cy="2576195"/>
            <wp:effectExtent l="0" t="0" r="1270" b="14605"/>
            <wp:docPr id="14" name="图片 24" descr="屏幕快照 2019-03-28 下午12.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descr="屏幕快照 2019-03-28 下午12.01.03"/>
                    <pic:cNvPicPr>
                      <a:picLocks noChangeAspect="1"/>
                    </pic:cNvPicPr>
                  </pic:nvPicPr>
                  <pic:blipFill>
                    <a:blip r:embed="rId68"/>
                    <a:stretch>
                      <a:fillRect/>
                    </a:stretch>
                  </pic:blipFill>
                  <pic:spPr>
                    <a:xfrm>
                      <a:off x="0" y="0"/>
                      <a:ext cx="4392930" cy="2576195"/>
                    </a:xfrm>
                    <a:prstGeom prst="rect">
                      <a:avLst/>
                    </a:prstGeom>
                    <a:noFill/>
                    <a:ln w="9525">
                      <a:noFill/>
                    </a:ln>
                  </pic:spPr>
                </pic:pic>
              </a:graphicData>
            </a:graphic>
          </wp:inline>
        </w:drawing>
      </w:r>
    </w:p>
    <w:p>
      <w:pPr>
        <w:pStyle w:val="36"/>
        <w:rPr>
          <w:rFonts w:hint="eastAsia" w:ascii="Arial" w:hAnsi="Arial" w:cs="Arial"/>
          <w:sz w:val="24"/>
          <w:lang w:val="en-US" w:eastAsia="zh-CN"/>
        </w:rPr>
      </w:pPr>
      <w:r>
        <w:rPr>
          <w:rFonts w:hint="eastAsia"/>
        </w:rPr>
        <w:t>图</w:t>
      </w:r>
      <w:r>
        <w:t xml:space="preserve">3.2 </w:t>
      </w:r>
      <w:r>
        <w:rPr>
          <w:rFonts w:hint="eastAsia"/>
        </w:rPr>
        <w:t>信息抽取服务系统总体功能模块结构示意图</w:t>
      </w:r>
    </w:p>
    <w:p>
      <w:pPr>
        <w:widowControl/>
        <w:spacing w:line="360" w:lineRule="auto"/>
        <w:ind w:firstLine="480" w:firstLineChars="200"/>
        <w:jc w:val="left"/>
        <w:rPr>
          <w:rFonts w:ascii="Arial" w:hAnsi="Arial" w:cs="Arial"/>
          <w:sz w:val="24"/>
        </w:rPr>
      </w:pPr>
      <w:r>
        <w:rPr>
          <w:rFonts w:hint="eastAsia" w:ascii="Arial" w:hAnsi="Arial" w:cs="Arial"/>
          <w:sz w:val="24"/>
          <w:lang w:val="en-US" w:eastAsia="zh-CN"/>
        </w:rPr>
        <w:t>图3.2所示的为</w:t>
      </w:r>
      <w:r>
        <w:rPr>
          <w:rFonts w:hint="eastAsia" w:ascii="Arial" w:hAnsi="Arial" w:cs="Arial"/>
          <w:sz w:val="24"/>
        </w:rPr>
        <w:t>整个系统的功能模块结构示意图</w:t>
      </w:r>
      <w:r>
        <w:rPr>
          <w:rFonts w:hint="eastAsia" w:ascii="Arial" w:hAnsi="Arial" w:cs="Arial"/>
          <w:sz w:val="24"/>
          <w:lang w:eastAsia="zh-CN"/>
        </w:rPr>
        <w:t>，</w:t>
      </w:r>
      <w:r>
        <w:rPr>
          <w:rFonts w:hint="eastAsia" w:ascii="Arial" w:hAnsi="Arial" w:cs="Arial"/>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w:t>
      </w:r>
      <w:r>
        <w:rPr>
          <w:rFonts w:hint="eastAsia" w:ascii="Arial" w:hAnsi="Arial" w:cs="Arial"/>
          <w:sz w:val="24"/>
          <w:lang w:eastAsia="zh-CN"/>
        </w:rPr>
        <w:t>。</w:t>
      </w:r>
    </w:p>
    <w:p>
      <w:pPr>
        <w:widowControl/>
        <w:spacing w:line="360" w:lineRule="auto"/>
        <w:ind w:firstLine="480" w:firstLineChars="200"/>
        <w:jc w:val="left"/>
        <w:rPr>
          <w:rFonts w:ascii="Arial" w:hAnsi="Arial" w:cs="Arial"/>
          <w:sz w:val="24"/>
        </w:rPr>
      </w:pPr>
      <w:r>
        <w:rPr>
          <w:rFonts w:hint="eastAsia" w:ascii="Arial" w:hAnsi="Arial" w:cs="Arial"/>
          <w:sz w:val="24"/>
        </w:rPr>
        <w:t>其中数据预处理模块包含了必要的数据清洗，将输入的原始数据中各种与任务无关的文本进行过滤，如繁体字转换为简体字、</w:t>
      </w:r>
      <w:r>
        <w:rPr>
          <w:rFonts w:ascii="Arial" w:hAnsi="Arial" w:cs="Arial"/>
          <w:sz w:val="24"/>
        </w:rPr>
        <w:t>HTML</w:t>
      </w:r>
      <w:r>
        <w:rPr>
          <w:rFonts w:hint="eastAsia" w:ascii="Arial" w:hAnsi="Arial" w:cs="Arial"/>
          <w:sz w:val="24"/>
        </w:rPr>
        <w:t>文件中的各种符号等。数据预处理模块还包括在命名实体识别和关系抽取任务中需要用到的词向量模型的训练。</w:t>
      </w:r>
    </w:p>
    <w:p>
      <w:pPr>
        <w:widowControl/>
        <w:spacing w:line="360" w:lineRule="auto"/>
        <w:ind w:firstLine="480" w:firstLineChars="200"/>
        <w:jc w:val="left"/>
        <w:rPr>
          <w:rFonts w:ascii="Arial" w:hAnsi="Arial" w:cs="Arial"/>
          <w:sz w:val="24"/>
        </w:rPr>
      </w:pPr>
      <w:r>
        <w:rPr>
          <w:rFonts w:hint="eastAsia" w:ascii="Arial" w:hAnsi="Arial" w:cs="Arial"/>
          <w:sz w:val="24"/>
        </w:rPr>
        <w:t>信息抽取模块又分为命名实体识别模块和关系抽取模块两个子模块，两个子模块中分别包括模型训练、模型选择和模型测试。用户可以设置不同的超参数进行模型训练，训练后的模型可以保存并固化成</w:t>
      </w:r>
      <w:r>
        <w:rPr>
          <w:rFonts w:ascii="Arial" w:hAnsi="Arial" w:cs="Arial"/>
          <w:sz w:val="24"/>
        </w:rPr>
        <w:t>pb</w:t>
      </w:r>
      <w:r>
        <w:rPr>
          <w:rFonts w:hint="eastAsia" w:ascii="Arial" w:hAnsi="Arial" w:cs="Arial"/>
          <w:sz w:val="24"/>
        </w:rPr>
        <w:t>格式供后续的任务进行模型选择和调用。在模型选择方面，根据实际需要，命名实体识别模块提供两种不同的模型供用户进行选择，第一种是基于普通词向量的</w:t>
      </w:r>
      <w:r>
        <w:rPr>
          <w:rFonts w:ascii="Arial" w:hAnsi="Arial" w:cs="Arial"/>
          <w:sz w:val="24"/>
        </w:rPr>
        <w:t>BiLSTM+CRF</w:t>
      </w:r>
      <w:r>
        <w:rPr>
          <w:rFonts w:hint="eastAsia" w:ascii="Arial" w:hAnsi="Arial" w:cs="Arial"/>
          <w:sz w:val="24"/>
        </w:rPr>
        <w:t>模型，第二种是基于</w:t>
      </w:r>
      <w:r>
        <w:rPr>
          <w:rFonts w:ascii="Arial" w:hAnsi="Arial" w:cs="Arial"/>
          <w:sz w:val="24"/>
        </w:rPr>
        <w:t>BERT</w:t>
      </w:r>
      <w:r>
        <w:rPr>
          <w:rFonts w:hint="eastAsia" w:ascii="Arial" w:hAnsi="Arial" w:cs="Arial"/>
          <w:sz w:val="24"/>
        </w:rPr>
        <w:t>的</w:t>
      </w:r>
      <w:r>
        <w:rPr>
          <w:rFonts w:ascii="Arial" w:hAnsi="Arial" w:cs="Arial"/>
          <w:sz w:val="24"/>
        </w:rPr>
        <w:t>BiLSTM+CRF</w:t>
      </w:r>
      <w:r>
        <w:rPr>
          <w:rFonts w:hint="eastAsia" w:ascii="Arial" w:hAnsi="Arial" w:cs="Arial"/>
          <w:sz w:val="24"/>
        </w:rPr>
        <w:t>模型。第一种模型在模型预测效果上不如第二种模型，不过在预测速度和训练速度上比第二种模型要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pPr>
        <w:spacing w:line="360" w:lineRule="auto"/>
        <w:ind w:firstLine="480" w:firstLineChars="200"/>
        <w:rPr>
          <w:rFonts w:ascii="Arial" w:hAnsi="Arial" w:cs="Arial"/>
          <w:color w:val="FF0000"/>
          <w:sz w:val="24"/>
        </w:rPr>
      </w:pPr>
      <w:r>
        <w:rPr>
          <w:rFonts w:hint="eastAsia" w:ascii="Arial" w:hAnsi="Arial" w:cs="Arial"/>
          <w:sz w:val="24"/>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pPr>
        <w:pStyle w:val="3"/>
        <w:rPr>
          <w:rFonts w:cs="Arial"/>
        </w:rPr>
      </w:pPr>
      <w:bookmarkStart w:id="246" w:name="_Toc7744_WPSOffice_Level2"/>
      <w:bookmarkStart w:id="247" w:name="_Toc514163463"/>
      <w:bookmarkStart w:id="248" w:name="_Toc28084_WPSOffice_Level3"/>
      <w:r>
        <w:rPr>
          <w:rFonts w:cs="Arial"/>
        </w:rPr>
        <w:t>3.</w:t>
      </w:r>
      <w:bookmarkEnd w:id="246"/>
      <w:bookmarkEnd w:id="247"/>
      <w:r>
        <w:rPr>
          <w:rFonts w:cs="Arial"/>
        </w:rPr>
        <w:t xml:space="preserve">2.2 </w:t>
      </w:r>
      <w:r>
        <w:rPr>
          <w:rFonts w:hint="eastAsia" w:cs="Arial"/>
        </w:rPr>
        <w:t>数据预处理模块设计</w:t>
      </w:r>
      <w:bookmarkEnd w:id="248"/>
    </w:p>
    <w:p>
      <w:pPr>
        <w:spacing w:line="360" w:lineRule="auto"/>
        <w:ind w:firstLine="480" w:firstLineChars="200"/>
        <w:rPr>
          <w:rFonts w:ascii="Arial" w:hAnsi="Arial" w:cs="Arial"/>
          <w:sz w:val="24"/>
        </w:rPr>
      </w:pPr>
      <w:r>
        <w:rPr>
          <w:rFonts w:hint="eastAsia" w:ascii="Arial" w:hAnsi="Arial" w:cs="Arial"/>
          <w:sz w:val="24"/>
        </w:rPr>
        <w:t>数据预处理模块的功能是对用户的输入数据进行数据清洗，再训练词向量。数据预处理模块的流程图如图</w:t>
      </w:r>
      <w:r>
        <w:rPr>
          <w:rFonts w:ascii="Arial" w:hAnsi="Arial" w:cs="Arial"/>
          <w:sz w:val="24"/>
        </w:rPr>
        <w:t>3.3</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drawing>
          <wp:inline distT="0" distB="0" distL="114300" distR="114300">
            <wp:extent cx="5238750" cy="2495550"/>
            <wp:effectExtent l="0" t="0" r="19050" b="19050"/>
            <wp:docPr id="15" name="图片 25" descr="屏幕快照 2019-03-28 下午12.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5" descr="屏幕快照 2019-03-28 下午12.06.50"/>
                    <pic:cNvPicPr>
                      <a:picLocks noChangeAspect="1"/>
                    </pic:cNvPicPr>
                  </pic:nvPicPr>
                  <pic:blipFill>
                    <a:blip r:embed="rId69"/>
                    <a:stretch>
                      <a:fillRect/>
                    </a:stretch>
                  </pic:blipFill>
                  <pic:spPr>
                    <a:xfrm>
                      <a:off x="0" y="0"/>
                      <a:ext cx="5238750" cy="2495550"/>
                    </a:xfrm>
                    <a:prstGeom prst="rect">
                      <a:avLst/>
                    </a:prstGeom>
                    <a:noFill/>
                    <a:ln w="9525">
                      <a:noFill/>
                    </a:ln>
                  </pic:spPr>
                </pic:pic>
              </a:graphicData>
            </a:graphic>
          </wp:inline>
        </w:drawing>
      </w:r>
    </w:p>
    <w:p>
      <w:pPr>
        <w:pStyle w:val="36"/>
        <w:rPr>
          <w:rFonts w:cs="Arial"/>
          <w:color w:val="FF0000"/>
        </w:rPr>
      </w:pPr>
      <w:bookmarkStart w:id="249" w:name="_Toc30879"/>
      <w:bookmarkStart w:id="250" w:name="_Toc9583"/>
      <w:bookmarkStart w:id="251" w:name="_Toc29051"/>
      <w:r>
        <w:rPr>
          <w:rFonts w:hint="eastAsia"/>
        </w:rPr>
        <w:t>图</w:t>
      </w:r>
      <w:r>
        <w:t xml:space="preserve">3.3 </w:t>
      </w:r>
      <w:r>
        <w:rPr>
          <w:rFonts w:hint="eastAsia"/>
        </w:rPr>
        <w:t>数据预处理模块流程图</w:t>
      </w:r>
      <w:bookmarkEnd w:id="249"/>
      <w:bookmarkEnd w:id="250"/>
      <w:bookmarkEnd w:id="251"/>
    </w:p>
    <w:p>
      <w:pPr>
        <w:spacing w:line="360" w:lineRule="auto"/>
        <w:ind w:firstLine="480" w:firstLineChars="200"/>
        <w:rPr>
          <w:rFonts w:ascii="Arial" w:hAnsi="Arial" w:cs="Arial"/>
          <w:sz w:val="24"/>
        </w:rPr>
      </w:pPr>
      <w:r>
        <w:rPr>
          <w:rFonts w:hint="eastAsia" w:ascii="Arial" w:hAnsi="Arial" w:cs="Arial"/>
          <w:sz w:val="24"/>
        </w:rPr>
        <w:t>在数据预处理模块中，首先读取输入的非结构化文本数据，将文本中所有标点符号、空格、回车等进行过滤，得到纯文本数据，再将数据中的繁体字转化为简体字，得到简体中文文本数据。得到简体中文文本数据后，对文本数据进行分词，对分词后的数据进行词向量模型预训练，如果已经有预训练好的词向量，则使用已保存的词向量进行后续模型训练。</w:t>
      </w:r>
    </w:p>
    <w:p>
      <w:pPr>
        <w:pStyle w:val="3"/>
        <w:rPr>
          <w:rFonts w:cs="Arial"/>
        </w:rPr>
      </w:pPr>
      <w:bookmarkStart w:id="252" w:name="_Toc22826_WPSOffice_Level2"/>
      <w:bookmarkStart w:id="253" w:name="_Toc514163466"/>
      <w:bookmarkStart w:id="254" w:name="_Toc20245_WPSOffice_Level3"/>
      <w:r>
        <w:rPr>
          <w:rFonts w:cs="Arial"/>
        </w:rPr>
        <w:t>3.</w:t>
      </w:r>
      <w:bookmarkEnd w:id="252"/>
      <w:bookmarkEnd w:id="253"/>
      <w:r>
        <w:rPr>
          <w:rFonts w:cs="Arial"/>
        </w:rPr>
        <w:t xml:space="preserve">2.3 </w:t>
      </w:r>
      <w:r>
        <w:rPr>
          <w:rFonts w:hint="eastAsia" w:cs="Arial"/>
        </w:rPr>
        <w:t>信息抽取模型模块设计</w:t>
      </w:r>
      <w:bookmarkEnd w:id="254"/>
    </w:p>
    <w:p>
      <w:pPr>
        <w:spacing w:line="360" w:lineRule="auto"/>
        <w:ind w:firstLine="480" w:firstLineChars="200"/>
        <w:rPr>
          <w:rFonts w:hint="eastAsia" w:ascii="Arial" w:hAnsi="Arial" w:cs="Arial"/>
          <w:sz w:val="24"/>
          <w:lang w:eastAsia="zh-CN"/>
        </w:rPr>
      </w:pPr>
      <w:r>
        <w:rPr>
          <w:rFonts w:hint="eastAsia" w:ascii="Arial" w:hAnsi="Arial" w:cs="Arial"/>
          <w:sz w:val="24"/>
        </w:rPr>
        <w:t>信息抽取模型模块包括了命名实体识别模块和关系抽取模块两个子模块。两个子模块中又分别包含模型的构建、模型选择、模型训练和模型测试几部分内容</w:t>
      </w:r>
      <w:r>
        <w:rPr>
          <w:rFonts w:hint="eastAsia" w:ascii="Arial" w:hAnsi="Arial" w:cs="Arial"/>
          <w:sz w:val="24"/>
          <w:lang w:eastAsia="zh-CN"/>
        </w:rPr>
        <w:t>。</w:t>
      </w:r>
    </w:p>
    <w:p>
      <w:pPr>
        <w:spacing w:line="360" w:lineRule="auto"/>
        <w:ind w:firstLine="480" w:firstLineChars="200"/>
        <w:rPr>
          <w:rFonts w:ascii="Arial" w:hAnsi="Arial" w:cs="Arial"/>
          <w:sz w:val="24"/>
        </w:rPr>
      </w:pPr>
      <w:r>
        <w:rPr>
          <w:rFonts w:hint="eastAsia" w:ascii="Arial" w:hAnsi="Arial" w:cs="Arial"/>
          <w:sz w:val="24"/>
        </w:rPr>
        <w:t>在信息抽取模型模块中，</w:t>
      </w:r>
      <w:r>
        <w:rPr>
          <w:rFonts w:ascii="Arial" w:hAnsi="Arial" w:cs="Arial"/>
          <w:sz w:val="24"/>
        </w:rPr>
        <w:t>Server_start</w:t>
      </w:r>
      <w:r>
        <w:rPr>
          <w:rFonts w:hint="eastAsia" w:ascii="Arial" w:hAnsi="Arial" w:cs="Arial"/>
          <w:sz w:val="24"/>
        </w:rPr>
        <w:t>、</w:t>
      </w:r>
      <w:r>
        <w:rPr>
          <w:rFonts w:ascii="Arial" w:hAnsi="Arial" w:cs="Arial"/>
          <w:sz w:val="24"/>
        </w:rPr>
        <w:t>LoadData</w:t>
      </w:r>
      <w:r>
        <w:rPr>
          <w:rFonts w:hint="eastAsia" w:ascii="Arial" w:hAnsi="Arial" w:cs="Arial"/>
          <w:sz w:val="24"/>
        </w:rPr>
        <w:t>、</w:t>
      </w:r>
      <w:r>
        <w:rPr>
          <w:rFonts w:ascii="Arial" w:hAnsi="Arial" w:cs="Arial"/>
          <w:sz w:val="24"/>
        </w:rPr>
        <w:t>Model_Builder</w:t>
      </w:r>
      <w:r>
        <w:rPr>
          <w:rFonts w:hint="eastAsia" w:ascii="Arial" w:hAnsi="Arial" w:cs="Arial"/>
          <w:sz w:val="24"/>
        </w:rPr>
        <w:t>、</w:t>
      </w:r>
      <w:r>
        <w:rPr>
          <w:rFonts w:ascii="Arial" w:hAnsi="Arial" w:cs="Arial"/>
          <w:sz w:val="24"/>
        </w:rPr>
        <w:t>Test</w:t>
      </w:r>
      <w:r>
        <w:rPr>
          <w:rFonts w:hint="eastAsia" w:ascii="Arial" w:hAnsi="Arial" w:cs="Arial"/>
          <w:sz w:val="24"/>
        </w:rPr>
        <w:t>为两个子模块的公共部分。</w:t>
      </w:r>
      <w:r>
        <w:rPr>
          <w:rFonts w:ascii="Arial" w:hAnsi="Arial" w:cs="Arial"/>
          <w:sz w:val="24"/>
        </w:rPr>
        <w:t>Server_start</w:t>
      </w:r>
      <w:r>
        <w:rPr>
          <w:rFonts w:hint="eastAsia" w:ascii="Arial" w:hAnsi="Arial" w:cs="Arial"/>
          <w:sz w:val="24"/>
        </w:rPr>
        <w:t>为整个整个模块的入口，从</w:t>
      </w:r>
      <w:r>
        <w:rPr>
          <w:rFonts w:hint="eastAsia" w:ascii="Arial" w:hAnsi="Arial" w:cs="Arial"/>
          <w:sz w:val="24"/>
          <w:lang w:val="en-US" w:eastAsia="zh-CN"/>
        </w:rPr>
        <w:t>Server_start</w:t>
      </w:r>
      <w:r>
        <w:rPr>
          <w:rFonts w:hint="eastAsia" w:ascii="Arial" w:hAnsi="Arial" w:cs="Arial"/>
          <w:sz w:val="24"/>
        </w:rPr>
        <w:t>中进行设置来选择模型，并设置相关参数；在</w:t>
      </w:r>
      <w:r>
        <w:rPr>
          <w:rFonts w:ascii="Arial" w:hAnsi="Arial" w:cs="Arial"/>
          <w:sz w:val="24"/>
        </w:rPr>
        <w:t>Server_start</w:t>
      </w:r>
      <w:r>
        <w:rPr>
          <w:rFonts w:hint="eastAsia" w:ascii="Arial" w:hAnsi="Arial" w:cs="Arial"/>
          <w:sz w:val="24"/>
        </w:rPr>
        <w:t>中选择完模型后，进入</w:t>
      </w:r>
      <w:r>
        <w:rPr>
          <w:rFonts w:ascii="Arial" w:hAnsi="Arial" w:cs="Arial"/>
          <w:sz w:val="24"/>
        </w:rPr>
        <w:t>LoadData</w:t>
      </w:r>
      <w:r>
        <w:rPr>
          <w:rFonts w:hint="eastAsia" w:ascii="Arial" w:hAnsi="Arial" w:cs="Arial"/>
          <w:sz w:val="24"/>
        </w:rPr>
        <w:t>读取从数据预处理模块传入的文本数据和预训练好的词向量；</w:t>
      </w:r>
      <w:r>
        <w:rPr>
          <w:rFonts w:ascii="Arial" w:hAnsi="Arial" w:cs="Arial"/>
          <w:sz w:val="24"/>
        </w:rPr>
        <w:t>Model_Builder</w:t>
      </w:r>
      <w:r>
        <w:rPr>
          <w:rFonts w:hint="eastAsia" w:ascii="Arial" w:hAnsi="Arial" w:cs="Arial"/>
          <w:sz w:val="24"/>
        </w:rPr>
        <w:t>负责对选择好的模型进行初始化，在模型训练完时保存训练好的模型；</w:t>
      </w:r>
      <w:r>
        <w:rPr>
          <w:rFonts w:ascii="Arial" w:hAnsi="Arial" w:cs="Arial"/>
          <w:sz w:val="24"/>
        </w:rPr>
        <w:t>Test</w:t>
      </w:r>
      <w:r>
        <w:rPr>
          <w:rFonts w:hint="eastAsia" w:ascii="Arial" w:hAnsi="Arial" w:cs="Arial"/>
          <w:sz w:val="24"/>
        </w:rPr>
        <w:t>负责读取测试集数据，将训练好的模型在测试集上进行预测，预测完成后返回测试数据；</w:t>
      </w:r>
      <w:r>
        <w:rPr>
          <w:rFonts w:ascii="Arial" w:hAnsi="Arial" w:cs="Arial"/>
          <w:sz w:val="24"/>
        </w:rPr>
        <w:t>Models</w:t>
      </w:r>
      <w:r>
        <w:rPr>
          <w:rFonts w:hint="eastAsia" w:ascii="Arial" w:hAnsi="Arial" w:cs="Arial"/>
          <w:sz w:val="24"/>
        </w:rPr>
        <w:t>部分分为</w:t>
      </w:r>
      <w:r>
        <w:rPr>
          <w:rFonts w:ascii="Arial" w:hAnsi="Arial" w:cs="Arial"/>
          <w:sz w:val="24"/>
        </w:rPr>
        <w:t>NER_Model</w:t>
      </w:r>
      <w:r>
        <w:rPr>
          <w:rFonts w:hint="eastAsia" w:ascii="Arial" w:hAnsi="Arial" w:cs="Arial"/>
          <w:sz w:val="24"/>
        </w:rPr>
        <w:t>和</w:t>
      </w:r>
      <w:r>
        <w:rPr>
          <w:rFonts w:ascii="Arial" w:hAnsi="Arial" w:cs="Arial"/>
          <w:sz w:val="24"/>
        </w:rPr>
        <w:t>RE_Model</w:t>
      </w:r>
      <w:r>
        <w:rPr>
          <w:rFonts w:hint="eastAsia" w:ascii="Arial" w:hAnsi="Arial" w:cs="Arial"/>
          <w:sz w:val="24"/>
        </w:rPr>
        <w:t>，分别提供了</w:t>
      </w:r>
      <w:r>
        <w:rPr>
          <w:rFonts w:ascii="Arial" w:hAnsi="Arial" w:cs="Arial"/>
          <w:sz w:val="24"/>
        </w:rPr>
        <w:t>2</w:t>
      </w:r>
      <w:r>
        <w:rPr>
          <w:rFonts w:hint="eastAsia" w:ascii="Arial" w:hAnsi="Arial" w:cs="Arial"/>
          <w:sz w:val="24"/>
        </w:rPr>
        <w:t>种命名实体识别模型和</w:t>
      </w:r>
      <w:r>
        <w:rPr>
          <w:rFonts w:ascii="Arial" w:hAnsi="Arial" w:cs="Arial"/>
          <w:sz w:val="24"/>
        </w:rPr>
        <w:t>1</w:t>
      </w:r>
      <w:r>
        <w:rPr>
          <w:rFonts w:hint="eastAsia" w:ascii="Arial" w:hAnsi="Arial" w:cs="Arial"/>
          <w:sz w:val="24"/>
        </w:rPr>
        <w:t>种关系抽取模型。</w:t>
      </w:r>
      <w:r>
        <w:rPr>
          <w:rFonts w:ascii="Arial" w:hAnsi="Arial" w:cs="Arial"/>
          <w:sz w:val="24"/>
        </w:rPr>
        <w:t>NER_Model</w:t>
      </w:r>
      <w:r>
        <w:rPr>
          <w:rFonts w:hint="eastAsia" w:ascii="Arial" w:hAnsi="Arial" w:cs="Arial"/>
          <w:sz w:val="24"/>
        </w:rPr>
        <w:t>中的两种模型分别为基于词向量的</w:t>
      </w:r>
      <w:r>
        <w:rPr>
          <w:rFonts w:ascii="Arial" w:hAnsi="Arial" w:cs="Arial"/>
          <w:sz w:val="24"/>
        </w:rPr>
        <w:t>BiLSTM-CRF</w:t>
      </w:r>
      <w:r>
        <w:rPr>
          <w:rFonts w:hint="eastAsia" w:ascii="Arial" w:hAnsi="Arial" w:cs="Arial"/>
          <w:sz w:val="24"/>
        </w:rPr>
        <w:t>模型和基于</w:t>
      </w:r>
      <w:r>
        <w:rPr>
          <w:rFonts w:ascii="Arial" w:hAnsi="Arial" w:cs="Arial"/>
          <w:sz w:val="24"/>
        </w:rPr>
        <w:t>BERT</w:t>
      </w:r>
      <w:r>
        <w:rPr>
          <w:rFonts w:hint="eastAsia" w:ascii="Arial" w:hAnsi="Arial" w:cs="Arial"/>
          <w:sz w:val="24"/>
        </w:rPr>
        <w:t>的</w:t>
      </w:r>
      <w:r>
        <w:rPr>
          <w:rFonts w:ascii="Arial" w:hAnsi="Arial" w:cs="Arial"/>
          <w:sz w:val="24"/>
        </w:rPr>
        <w:t>BiLSTM-CRF</w:t>
      </w:r>
      <w:r>
        <w:rPr>
          <w:rFonts w:hint="eastAsia" w:ascii="Arial" w:hAnsi="Arial" w:cs="Arial"/>
          <w:sz w:val="24"/>
        </w:rPr>
        <w:t>模型，</w:t>
      </w:r>
      <w:r>
        <w:rPr>
          <w:rFonts w:ascii="Arial" w:hAnsi="Arial" w:cs="Arial"/>
          <w:sz w:val="24"/>
        </w:rPr>
        <w:t>RE_Model</w:t>
      </w:r>
      <w:r>
        <w:rPr>
          <w:rFonts w:hint="eastAsia" w:ascii="Arial" w:hAnsi="Arial" w:cs="Arial"/>
          <w:sz w:val="24"/>
        </w:rPr>
        <w:t>中的模型为</w:t>
      </w:r>
      <w:r>
        <w:rPr>
          <w:rFonts w:ascii="Arial" w:hAnsi="Arial" w:cs="Arial"/>
          <w:sz w:val="24"/>
        </w:rPr>
        <w:t>ResCNN</w:t>
      </w:r>
      <w:r>
        <w:rPr>
          <w:rFonts w:hint="eastAsia" w:ascii="Arial" w:hAnsi="Arial" w:cs="Arial"/>
          <w:sz w:val="24"/>
        </w:rPr>
        <w:t>模型。整个信息抽取模型模块的详细设计类图如图</w:t>
      </w:r>
      <w:r>
        <w:rPr>
          <w:rFonts w:ascii="Arial" w:hAnsi="Arial" w:cs="Arial"/>
          <w:sz w:val="24"/>
        </w:rPr>
        <w:t>3.4</w:t>
      </w:r>
      <w:r>
        <w:rPr>
          <w:rFonts w:hint="eastAsia" w:ascii="Arial" w:hAnsi="Arial" w:cs="Arial"/>
          <w:sz w:val="24"/>
        </w:rPr>
        <w:t>所示。</w:t>
      </w:r>
    </w:p>
    <w:p>
      <w:pPr>
        <w:spacing w:line="360" w:lineRule="auto"/>
        <w:ind w:firstLine="420"/>
        <w:rPr>
          <w:rFonts w:ascii="Arial" w:hAnsi="Arial" w:cs="Arial"/>
          <w:sz w:val="24"/>
        </w:rPr>
      </w:pPr>
    </w:p>
    <w:p>
      <w:pPr>
        <w:spacing w:line="360" w:lineRule="auto"/>
        <w:ind w:firstLine="420"/>
        <w:jc w:val="center"/>
        <w:rPr>
          <w:rFonts w:ascii="Arial" w:hAnsi="Arial" w:cs="Arial"/>
          <w:sz w:val="24"/>
        </w:rPr>
      </w:pPr>
      <w:r>
        <w:rPr>
          <w:rFonts w:ascii="Arial" w:hAnsi="Arial" w:cs="Arial"/>
          <w:sz w:val="24"/>
        </w:rPr>
        <w:drawing>
          <wp:inline distT="0" distB="0" distL="114300" distR="114300">
            <wp:extent cx="5354955" cy="4170045"/>
            <wp:effectExtent l="0" t="0" r="4445" b="20955"/>
            <wp:docPr id="16" name="图片 26" descr="屏幕快照 2019-03-28 上午11.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6" descr="屏幕快照 2019-03-28 上午11.27.10"/>
                    <pic:cNvPicPr>
                      <a:picLocks noChangeAspect="1"/>
                    </pic:cNvPicPr>
                  </pic:nvPicPr>
                  <pic:blipFill>
                    <a:blip r:embed="rId70"/>
                    <a:stretch>
                      <a:fillRect/>
                    </a:stretch>
                  </pic:blipFill>
                  <pic:spPr>
                    <a:xfrm>
                      <a:off x="0" y="0"/>
                      <a:ext cx="5354955" cy="4170045"/>
                    </a:xfrm>
                    <a:prstGeom prst="rect">
                      <a:avLst/>
                    </a:prstGeom>
                    <a:noFill/>
                    <a:ln w="9525">
                      <a:noFill/>
                    </a:ln>
                  </pic:spPr>
                </pic:pic>
              </a:graphicData>
            </a:graphic>
          </wp:inline>
        </w:drawing>
      </w:r>
    </w:p>
    <w:p>
      <w:pPr>
        <w:pStyle w:val="36"/>
        <w:rPr>
          <w:rFonts w:cs="Arial"/>
          <w:color w:val="FF0000"/>
        </w:rPr>
      </w:pPr>
      <w:bookmarkStart w:id="255" w:name="_Toc31624"/>
      <w:bookmarkStart w:id="256" w:name="_Toc18101"/>
      <w:bookmarkStart w:id="257" w:name="_Toc21718"/>
      <w:r>
        <w:rPr>
          <w:rFonts w:hint="eastAsia"/>
        </w:rPr>
        <w:t>图</w:t>
      </w:r>
      <w:r>
        <w:t xml:space="preserve">3.4 </w:t>
      </w:r>
      <w:r>
        <w:rPr>
          <w:rFonts w:hint="eastAsia"/>
        </w:rPr>
        <w:t>信息抽取模型模块类图</w:t>
      </w:r>
      <w:bookmarkEnd w:id="255"/>
      <w:bookmarkEnd w:id="256"/>
      <w:bookmarkEnd w:id="257"/>
    </w:p>
    <w:p>
      <w:pPr>
        <w:pStyle w:val="4"/>
        <w:rPr>
          <w:rFonts w:ascii="Arial" w:hAnsi="Arial" w:eastAsia="黑体" w:cs="Arial"/>
        </w:rPr>
      </w:pPr>
      <w:bookmarkStart w:id="258" w:name="_Toc514163467"/>
      <w:bookmarkStart w:id="259" w:name="_Toc18750_WPSOffice_Level3"/>
      <w:bookmarkStart w:id="260" w:name="_Toc12486_WPSOffice_Level3"/>
      <w:r>
        <w:rPr>
          <w:rFonts w:ascii="Arial" w:hAnsi="Arial" w:eastAsia="黑体" w:cs="Arial"/>
        </w:rPr>
        <w:t>3.</w:t>
      </w:r>
      <w:bookmarkEnd w:id="258"/>
      <w:r>
        <w:rPr>
          <w:rFonts w:ascii="Arial" w:hAnsi="Arial" w:eastAsia="黑体" w:cs="Arial"/>
        </w:rPr>
        <w:t xml:space="preserve">2.4 </w:t>
      </w:r>
      <w:bookmarkEnd w:id="259"/>
      <w:r>
        <w:rPr>
          <w:rFonts w:hint="eastAsia" w:ascii="Arial" w:hAnsi="Arial" w:eastAsia="黑体" w:cs="Arial"/>
        </w:rPr>
        <w:t>信息抽取服务模块设计</w:t>
      </w:r>
      <w:bookmarkEnd w:id="260"/>
    </w:p>
    <w:p>
      <w:pPr>
        <w:spacing w:line="360" w:lineRule="auto"/>
        <w:ind w:firstLine="420"/>
        <w:jc w:val="center"/>
        <w:rPr>
          <w:rFonts w:ascii="Arial" w:hAnsi="Arial" w:cs="Arial"/>
          <w:color w:val="FF0000"/>
          <w:sz w:val="24"/>
        </w:rPr>
      </w:pPr>
      <w:r>
        <w:rPr>
          <w:rFonts w:ascii="Arial" w:hAnsi="Arial" w:cs="Arial"/>
          <w:color w:val="FF0000"/>
          <w:sz w:val="24"/>
        </w:rPr>
        <w:drawing>
          <wp:inline distT="0" distB="0" distL="114300" distR="114300">
            <wp:extent cx="3479800" cy="2760980"/>
            <wp:effectExtent l="0" t="0" r="0" b="7620"/>
            <wp:docPr id="17" name="图片 27" descr="屏幕快照 2019-03-28 下午12.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7" descr="屏幕快照 2019-03-28 下午12.15.42"/>
                    <pic:cNvPicPr>
                      <a:picLocks noChangeAspect="1"/>
                    </pic:cNvPicPr>
                  </pic:nvPicPr>
                  <pic:blipFill>
                    <a:blip r:embed="rId71"/>
                    <a:stretch>
                      <a:fillRect/>
                    </a:stretch>
                  </pic:blipFill>
                  <pic:spPr>
                    <a:xfrm>
                      <a:off x="0" y="0"/>
                      <a:ext cx="3479800" cy="2760980"/>
                    </a:xfrm>
                    <a:prstGeom prst="rect">
                      <a:avLst/>
                    </a:prstGeom>
                    <a:noFill/>
                    <a:ln w="9525">
                      <a:noFill/>
                    </a:ln>
                  </pic:spPr>
                </pic:pic>
              </a:graphicData>
            </a:graphic>
          </wp:inline>
        </w:drawing>
      </w:r>
    </w:p>
    <w:p>
      <w:pPr>
        <w:pStyle w:val="36"/>
        <w:rPr>
          <w:rFonts w:cs="Arial"/>
          <w:color w:val="FF0000"/>
        </w:rPr>
      </w:pPr>
      <w:bookmarkStart w:id="261" w:name="_Toc27518"/>
      <w:bookmarkStart w:id="262" w:name="_Toc10404"/>
      <w:bookmarkStart w:id="263" w:name="_Toc2850"/>
      <w:r>
        <w:rPr>
          <w:rFonts w:hint="eastAsia"/>
        </w:rPr>
        <w:t>图</w:t>
      </w:r>
      <w:r>
        <w:t xml:space="preserve">3.5 </w:t>
      </w:r>
      <w:r>
        <w:rPr>
          <w:rFonts w:hint="eastAsia"/>
        </w:rPr>
        <w:t>信息抽取模块设计图</w:t>
      </w:r>
      <w:bookmarkEnd w:id="261"/>
      <w:bookmarkEnd w:id="262"/>
      <w:bookmarkEnd w:id="263"/>
    </w:p>
    <w:p>
      <w:pPr>
        <w:spacing w:line="360" w:lineRule="auto"/>
        <w:ind w:firstLine="480" w:firstLineChars="200"/>
        <w:rPr>
          <w:rFonts w:ascii="Arial" w:hAnsi="Arial" w:cs="Arial"/>
          <w:sz w:val="24"/>
        </w:rPr>
      </w:pPr>
      <w:r>
        <w:rPr>
          <w:rFonts w:hint="eastAsia" w:ascii="Arial" w:hAnsi="Arial" w:cs="Arial"/>
          <w:color w:val="000000"/>
          <w:sz w:val="24"/>
        </w:rPr>
        <w:t>信息抽取服务模块设计图如图</w:t>
      </w:r>
      <w:r>
        <w:rPr>
          <w:rFonts w:ascii="Arial" w:hAnsi="Arial" w:cs="Arial"/>
          <w:color w:val="000000"/>
          <w:sz w:val="24"/>
        </w:rPr>
        <w:t>3.5</w:t>
      </w:r>
      <w:r>
        <w:rPr>
          <w:rFonts w:hint="eastAsia" w:ascii="Arial" w:hAnsi="Arial" w:cs="Arial"/>
          <w:color w:val="000000"/>
          <w:sz w:val="24"/>
        </w:rPr>
        <w:t>所示。</w:t>
      </w:r>
      <w:r>
        <w:rPr>
          <w:rFonts w:hint="eastAsia" w:ascii="Arial" w:hAnsi="Arial" w:cs="Arial"/>
          <w:sz w:val="24"/>
        </w:rPr>
        <w:t>在信息抽取模型模块中模型训练和测试完毕后，需要把模型封装并部署到公司集群上。本文的模型部署环境为公司的</w:t>
      </w:r>
      <w:r>
        <w:rPr>
          <w:rFonts w:ascii="Arial" w:hAnsi="Arial" w:cs="Arial"/>
          <w:sz w:val="24"/>
        </w:rPr>
        <w:t>Kubernetes</w:t>
      </w:r>
      <w:r>
        <w:rPr>
          <w:rFonts w:hint="eastAsia" w:ascii="Arial" w:hAnsi="Arial" w:cs="Arial"/>
          <w:sz w:val="24"/>
        </w:rPr>
        <w:t>集群，集群运行的是打包封装了模型、打包了各种依赖并构建了镜像的</w:t>
      </w:r>
      <w:r>
        <w:rPr>
          <w:rFonts w:ascii="Arial" w:hAnsi="Arial" w:cs="Arial"/>
          <w:sz w:val="24"/>
        </w:rPr>
        <w:t>Docker</w:t>
      </w:r>
      <w:r>
        <w:rPr>
          <w:rFonts w:hint="eastAsia" w:ascii="Arial" w:hAnsi="Arial" w:cs="Arial"/>
          <w:sz w:val="24"/>
        </w:rPr>
        <w:t>虚拟机，</w:t>
      </w:r>
      <w:r>
        <w:rPr>
          <w:rFonts w:ascii="Arial" w:hAnsi="Arial" w:cs="Arial"/>
          <w:sz w:val="24"/>
        </w:rPr>
        <w:t>Docker</w:t>
      </w:r>
      <w:r>
        <w:rPr>
          <w:rFonts w:hint="eastAsia" w:ascii="Arial" w:hAnsi="Arial" w:cs="Arial"/>
          <w:sz w:val="24"/>
        </w:rPr>
        <w:t>虚拟机从镜像仓库中调用相关镜像来启动信息抽取服务。本文所述项目实现的信息抽取服务是通过客户端</w:t>
      </w:r>
      <w:r>
        <w:rPr>
          <w:rFonts w:ascii="Arial" w:hAnsi="Arial" w:cs="Arial"/>
          <w:sz w:val="24"/>
        </w:rPr>
        <w:t>-</w:t>
      </w:r>
      <w:r>
        <w:rPr>
          <w:rFonts w:hint="eastAsia" w:ascii="Arial" w:hAnsi="Arial" w:cs="Arial"/>
          <w:sz w:val="24"/>
        </w:rPr>
        <w:t>服务器的架构实现的，客户端的功能是负责接收用户输入的非结构化文本数据，通过服务器暴露的端口进行访问，调用服务器中的信息抽取功能。客户端在整个信息抽取服务系统中只负责与用户进行交互并接收数据，所有的数据处理和分析功能都由服务端来完成，这样做能尽可能地减少服务的复杂度。服务器中的虚拟机需要封装好模型、各种数据处理的接口，接收客户端传来的数据进行数据处理并调用模型进行预测，返回最终结果。</w:t>
      </w:r>
    </w:p>
    <w:p>
      <w:pPr>
        <w:pStyle w:val="3"/>
        <w:rPr>
          <w:rFonts w:cs="Arial"/>
        </w:rPr>
      </w:pPr>
      <w:bookmarkStart w:id="264" w:name="_Toc514163470"/>
      <w:bookmarkStart w:id="265" w:name="_Toc14704_WPSOffice_Level2"/>
      <w:bookmarkStart w:id="266" w:name="_Toc22394_WPSOffice_Level2"/>
      <w:r>
        <w:rPr>
          <w:rFonts w:cs="Arial"/>
        </w:rPr>
        <w:t xml:space="preserve">3.3 </w:t>
      </w:r>
      <w:bookmarkEnd w:id="264"/>
      <w:bookmarkEnd w:id="265"/>
      <w:r>
        <w:rPr>
          <w:rFonts w:hint="eastAsia" w:cs="Arial"/>
        </w:rPr>
        <w:t>命名实体识别模型结构设计</w:t>
      </w:r>
      <w:bookmarkEnd w:id="266"/>
    </w:p>
    <w:p>
      <w:pPr>
        <w:spacing w:line="360" w:lineRule="auto"/>
        <w:ind w:firstLine="480" w:firstLineChars="200"/>
        <w:rPr>
          <w:rFonts w:ascii="Arial" w:hAnsi="Arial" w:cs="Arial"/>
          <w:sz w:val="24"/>
        </w:rPr>
      </w:pPr>
      <w:r>
        <w:rPr>
          <w:rFonts w:hint="eastAsia" w:ascii="Arial" w:hAnsi="Arial" w:cs="Arial"/>
          <w:sz w:val="24"/>
        </w:rPr>
        <w:t>本文在解决命名实体识别任务时选择了两种不同的预训练模型来提取输入文本的语义特征，在网络层都使用</w:t>
      </w:r>
      <w:r>
        <w:rPr>
          <w:rFonts w:ascii="Arial" w:hAnsi="Arial" w:cs="Arial"/>
          <w:sz w:val="24"/>
        </w:rPr>
        <w:t>BiLSTM</w:t>
      </w:r>
      <w:r>
        <w:rPr>
          <w:rFonts w:hint="eastAsia" w:ascii="Arial" w:hAnsi="Arial" w:cs="Arial"/>
          <w:sz w:val="24"/>
        </w:rPr>
        <w:t>，在输出时都使用</w:t>
      </w:r>
      <w:r>
        <w:rPr>
          <w:rFonts w:ascii="Arial" w:hAnsi="Arial" w:cs="Arial"/>
          <w:sz w:val="24"/>
        </w:rPr>
        <w:t>CRF+Softmax</w:t>
      </w:r>
      <w:r>
        <w:rPr>
          <w:rFonts w:hint="eastAsia" w:ascii="Arial" w:hAnsi="Arial" w:cs="Arial"/>
          <w:sz w:val="24"/>
        </w:rPr>
        <w:t>进行分类，得到最终的分类标签。本节将分别介绍这两种预训练模型结合</w:t>
      </w:r>
      <w:r>
        <w:rPr>
          <w:rFonts w:ascii="Arial" w:hAnsi="Arial" w:cs="Arial"/>
          <w:sz w:val="24"/>
        </w:rPr>
        <w:t>BiLSTM+CRF</w:t>
      </w:r>
      <w:r>
        <w:rPr>
          <w:rFonts w:hint="eastAsia" w:ascii="Arial" w:hAnsi="Arial" w:cs="Arial"/>
          <w:sz w:val="24"/>
        </w:rPr>
        <w:t>网络结构的设计方案，模型结构示意图如图</w:t>
      </w:r>
      <w:r>
        <w:rPr>
          <w:rFonts w:ascii="Arial" w:hAnsi="Arial" w:cs="Arial"/>
          <w:sz w:val="24"/>
        </w:rPr>
        <w:t>3.6</w:t>
      </w:r>
      <w:r>
        <w:rPr>
          <w:rFonts w:hint="eastAsia" w:ascii="Arial" w:hAnsi="Arial" w:cs="Arial"/>
          <w:sz w:val="24"/>
        </w:rPr>
        <w:t>所示。</w:t>
      </w:r>
    </w:p>
    <w:p>
      <w:pPr>
        <w:spacing w:line="360" w:lineRule="auto"/>
        <w:ind w:firstLine="420"/>
        <w:jc w:val="center"/>
        <w:rPr>
          <w:rFonts w:ascii="Arial" w:hAnsi="Arial" w:cs="Arial"/>
          <w:sz w:val="24"/>
        </w:rPr>
      </w:pPr>
      <w:r>
        <w:rPr>
          <w:rFonts w:ascii="Arial" w:hAnsi="Arial" w:cs="Arial"/>
          <w:sz w:val="24"/>
        </w:rPr>
        <w:object>
          <v:shape id="_x0000_i1052" o:spt="75" type="#_x0000_t75" style="height:254.55pt;width:273pt;" o:ole="t" filled="f" o:preferrelative="t" stroked="f" coordsize="21600,21600">
            <v:path/>
            <v:fill on="f" focussize="0,0"/>
            <v:stroke on="f"/>
            <v:imagedata r:id="rId73" o:title=""/>
            <o:lock v:ext="edit" aspectratio="f"/>
            <w10:wrap type="none"/>
            <w10:anchorlock/>
          </v:shape>
          <o:OLEObject Type="Embed" ProgID="Visio.Drawing.15" ShapeID="_x0000_i1052" DrawAspect="Content" ObjectID="_1468075742" r:id="rId72">
            <o:LockedField>false</o:LockedField>
          </o:OLEObject>
        </w:object>
      </w:r>
    </w:p>
    <w:p>
      <w:pPr>
        <w:pStyle w:val="36"/>
        <w:rPr>
          <w:rFonts w:cs="Arial"/>
        </w:rPr>
      </w:pPr>
      <w:bookmarkStart w:id="267" w:name="_Toc14460"/>
      <w:bookmarkStart w:id="268" w:name="_Toc2615_WPSOffice_Level3"/>
      <w:bookmarkStart w:id="269" w:name="_Toc1580_WPSOffice_Level3"/>
      <w:bookmarkStart w:id="270" w:name="_Toc29777"/>
      <w:bookmarkStart w:id="271" w:name="_Toc24272"/>
      <w:r>
        <w:rPr>
          <w:rFonts w:hint="eastAsia"/>
        </w:rPr>
        <w:t>图</w:t>
      </w:r>
      <w:r>
        <w:t>3.6 BiLSTM+CRF</w:t>
      </w:r>
      <w:r>
        <w:rPr>
          <w:rFonts w:hint="eastAsia"/>
        </w:rPr>
        <w:t>模型结构示意图</w:t>
      </w:r>
      <w:bookmarkEnd w:id="267"/>
      <w:bookmarkEnd w:id="268"/>
      <w:bookmarkEnd w:id="269"/>
      <w:bookmarkEnd w:id="270"/>
      <w:bookmarkEnd w:id="271"/>
    </w:p>
    <w:p>
      <w:pPr>
        <w:widowControl/>
        <w:spacing w:line="360" w:lineRule="auto"/>
        <w:ind w:firstLine="480" w:firstLineChars="200"/>
        <w:rPr>
          <w:rFonts w:ascii="Arial" w:hAnsi="Arial" w:cs="Arial"/>
          <w:sz w:val="24"/>
        </w:rPr>
      </w:pPr>
      <w:r>
        <w:rPr>
          <w:rFonts w:hint="eastAsia" w:ascii="Arial" w:hAnsi="Arial" w:cs="Arial"/>
          <w:color w:val="000000"/>
          <w:sz w:val="24"/>
        </w:rPr>
        <w:t>先把输入文本按字组成一个输入文本的字典，字典中每个字都有一个唯一的</w:t>
      </w:r>
      <w:r>
        <w:rPr>
          <w:rFonts w:ascii="Arial" w:hAnsi="Arial" w:cs="Arial"/>
          <w:color w:val="000000"/>
          <w:sz w:val="24"/>
        </w:rPr>
        <w:t>ID</w:t>
      </w:r>
      <w:r>
        <w:rPr>
          <w:rFonts w:hint="eastAsia" w:ascii="Arial" w:hAnsi="Arial" w:cs="Arial"/>
          <w:color w:val="000000"/>
          <w:sz w:val="24"/>
        </w:rPr>
        <w:t>（类似于唯一标识符），再把输入文本对照字典得到每个字在字典上的相对位置和字向量进行嵌入（</w:t>
      </w:r>
      <w:r>
        <w:rPr>
          <w:rFonts w:ascii="Arial" w:hAnsi="Arial" w:cs="Arial"/>
          <w:color w:val="000000"/>
          <w:sz w:val="24"/>
        </w:rPr>
        <w:t>embedding</w:t>
      </w:r>
      <w:r>
        <w:rPr>
          <w:rFonts w:hint="eastAsia" w:ascii="Arial" w:hAnsi="Arial" w:cs="Arial"/>
          <w:color w:val="000000"/>
          <w:sz w:val="24"/>
        </w:rPr>
        <w:t>）操作，得到每一个字的向量。本文使用的字向量模型有两种：一种是基于金融领域上市公司新闻、金融公告、行业信息等中文语料，使用</w:t>
      </w:r>
      <w:r>
        <w:rPr>
          <w:rFonts w:ascii="Arial" w:hAnsi="Arial" w:cs="Arial"/>
          <w:color w:val="000000"/>
          <w:sz w:val="24"/>
        </w:rPr>
        <w:t>Gensim</w:t>
      </w:r>
      <w:r>
        <w:rPr>
          <w:rFonts w:hint="eastAsia" w:ascii="Arial" w:hAnsi="Arial" w:cs="Arial"/>
          <w:color w:val="000000"/>
          <w:sz w:val="24"/>
        </w:rPr>
        <w:t>库中的</w:t>
      </w:r>
      <w:r>
        <w:rPr>
          <w:rFonts w:ascii="Arial" w:hAnsi="Arial" w:cs="Arial"/>
          <w:color w:val="000000"/>
          <w:sz w:val="24"/>
        </w:rPr>
        <w:t>word2vec</w:t>
      </w:r>
      <w:r>
        <w:rPr>
          <w:rFonts w:hint="eastAsia" w:ascii="Arial" w:hAnsi="Arial" w:cs="Arial"/>
          <w:color w:val="000000"/>
          <w:sz w:val="24"/>
        </w:rPr>
        <w:t>模型训练得到的</w:t>
      </w:r>
      <w:r>
        <w:rPr>
          <w:rFonts w:ascii="Arial" w:hAnsi="Arial" w:cs="Arial"/>
          <w:color w:val="000000"/>
          <w:sz w:val="24"/>
        </w:rPr>
        <w:t>50102</w:t>
      </w:r>
      <w:r>
        <w:rPr>
          <w:rFonts w:hint="eastAsia" w:ascii="Arial" w:hAnsi="Arial" w:cs="Arial"/>
          <w:color w:val="000000"/>
          <w:sz w:val="24"/>
        </w:rPr>
        <w:t>个字的</w:t>
      </w:r>
      <w:r>
        <w:rPr>
          <w:rFonts w:ascii="Arial" w:hAnsi="Arial" w:cs="Arial"/>
          <w:color w:val="000000"/>
          <w:sz w:val="24"/>
        </w:rPr>
        <w:t>100</w:t>
      </w:r>
      <w:r>
        <w:rPr>
          <w:rFonts w:hint="eastAsia" w:ascii="Arial" w:hAnsi="Arial" w:cs="Arial"/>
          <w:color w:val="000000"/>
          <w:sz w:val="24"/>
        </w:rPr>
        <w:t>维字向量。另一种是</w:t>
      </w:r>
      <w:r>
        <w:rPr>
          <w:rFonts w:ascii="Arial" w:hAnsi="Arial" w:cs="Arial"/>
          <w:color w:val="000000"/>
          <w:sz w:val="24"/>
        </w:rPr>
        <w:t>Google</w:t>
      </w:r>
      <w:r>
        <w:rPr>
          <w:rFonts w:hint="eastAsia" w:ascii="Arial" w:hAnsi="Arial" w:cs="Arial"/>
          <w:color w:val="000000"/>
          <w:sz w:val="24"/>
        </w:rPr>
        <w:t>提出的</w:t>
      </w:r>
      <w:r>
        <w:rPr>
          <w:rFonts w:ascii="Arial" w:hAnsi="Arial" w:cs="Arial"/>
          <w:color w:val="000000"/>
          <w:sz w:val="24"/>
        </w:rPr>
        <w:t>BERT</w:t>
      </w:r>
      <w:r>
        <w:rPr>
          <w:rFonts w:hint="eastAsia" w:ascii="Arial" w:hAnsi="Arial" w:cs="Arial"/>
          <w:color w:val="000000"/>
          <w:sz w:val="24"/>
        </w:rPr>
        <w:t>中文预训练模型，是一个</w:t>
      </w:r>
      <w:r>
        <w:rPr>
          <w:rFonts w:ascii="Arial" w:hAnsi="Arial" w:cs="Arial"/>
          <w:color w:val="000000"/>
          <w:sz w:val="24"/>
        </w:rPr>
        <w:t>768</w:t>
      </w:r>
      <w:r>
        <w:rPr>
          <w:rFonts w:hint="eastAsia" w:ascii="Arial" w:hAnsi="Arial" w:cs="Arial"/>
          <w:color w:val="000000"/>
          <w:sz w:val="24"/>
        </w:rPr>
        <w:t>维的字向量。把输入文本的字向量和词汇特征作为模型的输入，</w:t>
      </w:r>
      <w:r>
        <w:rPr>
          <w:rFonts w:hint="eastAsia" w:ascii="Arial" w:hAnsi="Arial" w:cs="Arial"/>
          <w:sz w:val="24"/>
        </w:rPr>
        <w:t>在中间网络层上使用</w:t>
      </w:r>
      <w:r>
        <w:rPr>
          <w:rFonts w:ascii="Arial" w:hAnsi="Arial" w:cs="Arial"/>
          <w:sz w:val="24"/>
        </w:rPr>
        <w:t>Bi-LSTM</w:t>
      </w:r>
      <w:r>
        <w:rPr>
          <w:rFonts w:hint="eastAsia" w:ascii="Arial" w:hAnsi="Arial" w:cs="Arial"/>
          <w:sz w:val="24"/>
        </w:rPr>
        <w:t>，通过前向隐藏状态传递和后向隐藏状态传递分别对输入序列进行编码操作（即进行特征提取），有效地利用了前向和后向的所有信息（即上下文信息），最后利用</w:t>
      </w:r>
      <w:r>
        <w:rPr>
          <w:rFonts w:ascii="Arial" w:hAnsi="Arial" w:cs="Arial"/>
          <w:sz w:val="24"/>
        </w:rPr>
        <w:t>CRF</w:t>
      </w:r>
      <w:r>
        <w:rPr>
          <w:rFonts w:hint="eastAsia" w:ascii="Arial" w:hAnsi="Arial" w:cs="Arial"/>
          <w:sz w:val="24"/>
        </w:rPr>
        <w:t>层从这些特征中计算出序列中每一个元素的标签。如图</w:t>
      </w:r>
      <w:r>
        <w:rPr>
          <w:rFonts w:ascii="Arial" w:hAnsi="Arial" w:cs="Arial"/>
          <w:sz w:val="24"/>
        </w:rPr>
        <w:t>3.7</w:t>
      </w:r>
      <w:r>
        <w:rPr>
          <w:rFonts w:hint="eastAsia" w:ascii="Arial" w:hAnsi="Arial" w:cs="Arial"/>
          <w:sz w:val="24"/>
        </w:rPr>
        <w:t>所示为模型训练的具体步骤。</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ascii="Arial" w:hAnsi="Arial" w:cs="Arial"/>
                <w:sz w:val="24"/>
              </w:rPr>
            </w:pPr>
            <w:r>
              <w:rPr>
                <w:rFonts w:ascii="Arial" w:hAnsi="Arial" w:cs="Arial"/>
                <w:sz w:val="24"/>
              </w:rPr>
              <w:t>1</w:t>
            </w:r>
            <w:r>
              <w:rPr>
                <w:rFonts w:hint="eastAsia" w:ascii="Arial" w:hAnsi="Arial" w:cs="Arial"/>
                <w:sz w:val="24"/>
              </w:rPr>
              <w:t>：</w:t>
            </w:r>
            <w:r>
              <w:rPr>
                <w:rFonts w:ascii="Arial" w:hAnsi="Arial" w:cs="Arial"/>
                <w:sz w:val="24"/>
              </w:rPr>
              <w:t>for each epoch do</w:t>
            </w:r>
          </w:p>
          <w:p>
            <w:pPr>
              <w:widowControl/>
              <w:spacing w:line="360" w:lineRule="auto"/>
              <w:rPr>
                <w:rFonts w:ascii="Arial" w:hAnsi="Arial" w:cs="Arial"/>
                <w:sz w:val="24"/>
              </w:rPr>
            </w:pPr>
            <w:r>
              <w:rPr>
                <w:rFonts w:ascii="Arial" w:hAnsi="Arial" w:cs="Arial"/>
                <w:sz w:val="24"/>
              </w:rPr>
              <w:t>2</w:t>
            </w:r>
            <w:r>
              <w:rPr>
                <w:rFonts w:hint="eastAsia" w:ascii="Arial" w:hAnsi="Arial" w:cs="Arial"/>
                <w:sz w:val="24"/>
              </w:rPr>
              <w:t>：</w:t>
            </w:r>
            <w:r>
              <w:rPr>
                <w:rFonts w:ascii="Arial" w:hAnsi="Arial" w:cs="Arial"/>
                <w:sz w:val="24"/>
              </w:rPr>
              <w:t xml:space="preserve">  for each batch do</w:t>
            </w:r>
          </w:p>
          <w:p>
            <w:pPr>
              <w:widowControl/>
              <w:spacing w:line="360" w:lineRule="auto"/>
              <w:rPr>
                <w:rFonts w:ascii="Arial" w:hAnsi="Arial" w:cs="Arial"/>
                <w:sz w:val="24"/>
              </w:rPr>
            </w:pPr>
            <w:r>
              <w:rPr>
                <w:rFonts w:ascii="Arial" w:hAnsi="Arial" w:cs="Arial"/>
                <w:sz w:val="24"/>
              </w:rPr>
              <w:t>3</w:t>
            </w:r>
            <w:r>
              <w:rPr>
                <w:rFonts w:hint="eastAsia" w:ascii="Arial" w:hAnsi="Arial" w:cs="Arial"/>
                <w:sz w:val="24"/>
              </w:rPr>
              <w:t>：</w:t>
            </w:r>
            <w:r>
              <w:rPr>
                <w:rFonts w:ascii="Arial" w:hAnsi="Arial" w:cs="Arial"/>
                <w:sz w:val="24"/>
              </w:rPr>
              <w:t xml:space="preserve">    1) Bi-LSTM-CRF model forward pass:</w:t>
            </w:r>
          </w:p>
          <w:p>
            <w:pPr>
              <w:widowControl/>
              <w:spacing w:line="360" w:lineRule="auto"/>
              <w:rPr>
                <w:rFonts w:ascii="Arial" w:hAnsi="Arial" w:cs="Arial"/>
                <w:sz w:val="24"/>
              </w:rPr>
            </w:pPr>
            <w:r>
              <w:rPr>
                <w:rFonts w:ascii="Arial" w:hAnsi="Arial" w:cs="Arial"/>
                <w:sz w:val="24"/>
              </w:rPr>
              <w:t>4</w:t>
            </w:r>
            <w:r>
              <w:rPr>
                <w:rFonts w:hint="eastAsia" w:ascii="Arial" w:hAnsi="Arial" w:cs="Arial"/>
                <w:sz w:val="24"/>
              </w:rPr>
              <w:t>：</w:t>
            </w:r>
            <w:r>
              <w:rPr>
                <w:rFonts w:ascii="Arial" w:hAnsi="Arial" w:cs="Arial"/>
                <w:sz w:val="24"/>
              </w:rPr>
              <w:t xml:space="preserve">       forward pass for forward state LSTM</w:t>
            </w:r>
          </w:p>
          <w:p>
            <w:pPr>
              <w:widowControl/>
              <w:spacing w:line="360" w:lineRule="auto"/>
              <w:rPr>
                <w:rFonts w:ascii="Arial" w:hAnsi="Arial" w:cs="Arial"/>
                <w:sz w:val="24"/>
              </w:rPr>
            </w:pPr>
            <w:r>
              <w:rPr>
                <w:rFonts w:ascii="Arial" w:hAnsi="Arial" w:cs="Arial"/>
                <w:sz w:val="24"/>
              </w:rPr>
              <w:t>5</w:t>
            </w:r>
            <w:r>
              <w:rPr>
                <w:rFonts w:hint="eastAsia" w:ascii="Arial" w:hAnsi="Arial" w:cs="Arial"/>
                <w:sz w:val="24"/>
              </w:rPr>
              <w:t>：</w:t>
            </w:r>
            <w:r>
              <w:rPr>
                <w:rFonts w:ascii="Arial" w:hAnsi="Arial" w:cs="Arial"/>
                <w:sz w:val="24"/>
              </w:rPr>
              <w:t xml:space="preserve">       forward pass for backward state LSTM</w:t>
            </w:r>
          </w:p>
          <w:p>
            <w:pPr>
              <w:widowControl/>
              <w:spacing w:line="360" w:lineRule="auto"/>
              <w:rPr>
                <w:rFonts w:ascii="Arial" w:hAnsi="Arial" w:cs="Arial"/>
                <w:sz w:val="24"/>
              </w:rPr>
            </w:pPr>
            <w:r>
              <w:rPr>
                <w:rFonts w:ascii="Arial" w:hAnsi="Arial" w:cs="Arial"/>
                <w:sz w:val="24"/>
              </w:rPr>
              <w:t>6</w:t>
            </w:r>
            <w:r>
              <w:rPr>
                <w:rFonts w:hint="eastAsia" w:ascii="Arial" w:hAnsi="Arial" w:cs="Arial"/>
                <w:sz w:val="24"/>
              </w:rPr>
              <w:t>：</w:t>
            </w:r>
            <w:r>
              <w:rPr>
                <w:rFonts w:ascii="Arial" w:hAnsi="Arial" w:cs="Arial"/>
                <w:sz w:val="24"/>
              </w:rPr>
              <w:t xml:space="preserve">    2) CRF layer forward and backward pass</w:t>
            </w:r>
          </w:p>
          <w:p>
            <w:pPr>
              <w:widowControl/>
              <w:spacing w:line="360" w:lineRule="auto"/>
              <w:rPr>
                <w:rFonts w:ascii="Arial" w:hAnsi="Arial" w:cs="Arial"/>
                <w:sz w:val="24"/>
              </w:rPr>
            </w:pPr>
            <w:r>
              <w:rPr>
                <w:rFonts w:ascii="Arial" w:hAnsi="Arial" w:cs="Arial"/>
                <w:sz w:val="24"/>
              </w:rPr>
              <w:t>7</w:t>
            </w:r>
            <w:r>
              <w:rPr>
                <w:rFonts w:hint="eastAsia" w:ascii="Arial" w:hAnsi="Arial" w:cs="Arial"/>
                <w:sz w:val="24"/>
              </w:rPr>
              <w:t>：</w:t>
            </w:r>
            <w:r>
              <w:rPr>
                <w:rFonts w:ascii="Arial" w:hAnsi="Arial" w:cs="Arial"/>
                <w:sz w:val="24"/>
              </w:rPr>
              <w:t xml:space="preserve">    3) Bi-LSTM-CRF model pass:</w:t>
            </w:r>
          </w:p>
          <w:p>
            <w:pPr>
              <w:widowControl/>
              <w:spacing w:line="360" w:lineRule="auto"/>
              <w:rPr>
                <w:rFonts w:ascii="Arial" w:hAnsi="Arial" w:cs="Arial"/>
                <w:sz w:val="24"/>
              </w:rPr>
            </w:pPr>
            <w:r>
              <w:rPr>
                <w:rFonts w:ascii="Arial" w:hAnsi="Arial" w:cs="Arial"/>
                <w:sz w:val="24"/>
              </w:rPr>
              <w:t>8</w:t>
            </w:r>
            <w:r>
              <w:rPr>
                <w:rFonts w:hint="eastAsia" w:ascii="Arial" w:hAnsi="Arial" w:cs="Arial"/>
                <w:sz w:val="24"/>
              </w:rPr>
              <w:t>：</w:t>
            </w:r>
            <w:r>
              <w:rPr>
                <w:rFonts w:ascii="Arial" w:hAnsi="Arial" w:cs="Arial"/>
                <w:sz w:val="24"/>
              </w:rPr>
              <w:t xml:space="preserve">       forward pass for forward state LSTM</w:t>
            </w:r>
          </w:p>
          <w:p>
            <w:pPr>
              <w:widowControl/>
              <w:spacing w:line="360" w:lineRule="auto"/>
              <w:rPr>
                <w:rFonts w:ascii="Arial" w:hAnsi="Arial" w:cs="Arial"/>
                <w:sz w:val="24"/>
              </w:rPr>
            </w:pPr>
            <w:r>
              <w:rPr>
                <w:rFonts w:ascii="Arial" w:hAnsi="Arial" w:cs="Arial"/>
                <w:sz w:val="24"/>
              </w:rPr>
              <w:t>9</w:t>
            </w:r>
            <w:r>
              <w:rPr>
                <w:rFonts w:hint="eastAsia" w:ascii="Arial" w:hAnsi="Arial" w:cs="Arial"/>
                <w:sz w:val="24"/>
              </w:rPr>
              <w:t>：</w:t>
            </w:r>
            <w:r>
              <w:rPr>
                <w:rFonts w:ascii="Arial" w:hAnsi="Arial" w:cs="Arial"/>
                <w:sz w:val="24"/>
              </w:rPr>
              <w:t xml:space="preserve">       forward pass for backward state LSTM</w:t>
            </w:r>
          </w:p>
          <w:p>
            <w:pPr>
              <w:widowControl/>
              <w:spacing w:line="360" w:lineRule="auto"/>
              <w:rPr>
                <w:rFonts w:ascii="Arial" w:hAnsi="Arial" w:cs="Arial"/>
                <w:sz w:val="24"/>
              </w:rPr>
            </w:pPr>
            <w:r>
              <w:rPr>
                <w:rFonts w:ascii="Arial" w:hAnsi="Arial" w:cs="Arial"/>
                <w:sz w:val="24"/>
              </w:rPr>
              <w:t>10</w:t>
            </w:r>
            <w:r>
              <w:rPr>
                <w:rFonts w:hint="eastAsia" w:ascii="Arial" w:hAnsi="Arial" w:cs="Arial"/>
                <w:sz w:val="24"/>
              </w:rPr>
              <w:t>：</w:t>
            </w:r>
            <w:r>
              <w:rPr>
                <w:rFonts w:ascii="Arial" w:hAnsi="Arial" w:cs="Arial"/>
                <w:sz w:val="24"/>
              </w:rPr>
              <w:t xml:space="preserve">   4) update parameters</w:t>
            </w:r>
          </w:p>
          <w:p>
            <w:pPr>
              <w:widowControl/>
              <w:spacing w:line="360" w:lineRule="auto"/>
              <w:rPr>
                <w:rFonts w:ascii="Arial" w:hAnsi="Arial" w:cs="Arial"/>
                <w:sz w:val="24"/>
              </w:rPr>
            </w:pPr>
            <w:r>
              <w:rPr>
                <w:rFonts w:ascii="Arial" w:hAnsi="Arial" w:cs="Arial"/>
                <w:sz w:val="24"/>
              </w:rPr>
              <w:t>11</w:t>
            </w:r>
            <w:r>
              <w:rPr>
                <w:rFonts w:hint="eastAsia" w:ascii="Arial" w:hAnsi="Arial" w:cs="Arial"/>
                <w:sz w:val="24"/>
              </w:rPr>
              <w:t>：</w:t>
            </w:r>
            <w:r>
              <w:rPr>
                <w:rFonts w:ascii="Arial" w:hAnsi="Arial" w:cs="Arial"/>
                <w:sz w:val="24"/>
              </w:rPr>
              <w:t xml:space="preserve">  end for</w:t>
            </w:r>
          </w:p>
          <w:p>
            <w:pPr>
              <w:widowControl/>
              <w:spacing w:line="360" w:lineRule="auto"/>
              <w:rPr>
                <w:rFonts w:ascii="Arial" w:hAnsi="Arial" w:cs="Arial"/>
                <w:sz w:val="24"/>
              </w:rPr>
            </w:pPr>
            <w:r>
              <w:rPr>
                <w:rFonts w:ascii="Arial" w:hAnsi="Arial" w:cs="Arial"/>
                <w:sz w:val="24"/>
              </w:rPr>
              <w:t>12</w:t>
            </w:r>
            <w:r>
              <w:rPr>
                <w:rFonts w:hint="eastAsia" w:ascii="Arial" w:hAnsi="Arial" w:cs="Arial"/>
                <w:sz w:val="24"/>
              </w:rPr>
              <w:t>：</w:t>
            </w:r>
            <w:r>
              <w:rPr>
                <w:rFonts w:ascii="Arial" w:hAnsi="Arial" w:cs="Arial"/>
                <w:sz w:val="24"/>
              </w:rPr>
              <w:t>end for</w:t>
            </w:r>
          </w:p>
        </w:tc>
      </w:tr>
    </w:tbl>
    <w:p>
      <w:pPr>
        <w:pStyle w:val="36"/>
        <w:rPr>
          <w:rFonts w:cs="Arial"/>
        </w:rPr>
      </w:pPr>
      <w:bookmarkStart w:id="272" w:name="_Toc22876"/>
      <w:bookmarkStart w:id="273" w:name="_Toc19847_WPSOffice_Level3"/>
      <w:bookmarkStart w:id="274" w:name="_Toc30266"/>
      <w:bookmarkStart w:id="275" w:name="_Toc12988_WPSOffice_Level3"/>
      <w:bookmarkStart w:id="276" w:name="_Toc5123_WPSOffice_Level3"/>
      <w:bookmarkStart w:id="277" w:name="_Toc1701"/>
      <w:r>
        <w:rPr>
          <w:rFonts w:hint="eastAsia"/>
        </w:rPr>
        <w:t>图</w:t>
      </w:r>
      <w:r>
        <w:t>3.7 Bi-LSTM-CRF</w:t>
      </w:r>
      <w:r>
        <w:rPr>
          <w:rFonts w:hint="eastAsia"/>
        </w:rPr>
        <w:t>模型训练具体步骤</w:t>
      </w:r>
      <w:bookmarkEnd w:id="272"/>
      <w:bookmarkEnd w:id="273"/>
      <w:bookmarkEnd w:id="274"/>
      <w:bookmarkEnd w:id="275"/>
      <w:bookmarkEnd w:id="276"/>
      <w:bookmarkEnd w:id="277"/>
    </w:p>
    <w:p>
      <w:pPr>
        <w:pStyle w:val="3"/>
        <w:rPr>
          <w:rFonts w:cs="Arial"/>
        </w:rPr>
      </w:pPr>
      <w:bookmarkStart w:id="278" w:name="_Toc4656_WPSOffice_Level3"/>
      <w:r>
        <w:rPr>
          <w:rFonts w:cs="Arial"/>
        </w:rPr>
        <w:t xml:space="preserve">3.3.1 </w:t>
      </w:r>
      <w:r>
        <w:rPr>
          <w:rFonts w:hint="eastAsia" w:cs="Arial"/>
        </w:rPr>
        <w:t>模型的标注策略</w:t>
      </w:r>
      <w:bookmarkEnd w:id="278"/>
    </w:p>
    <w:p>
      <w:pPr>
        <w:widowControl/>
        <w:spacing w:line="360" w:lineRule="auto"/>
        <w:ind w:firstLine="480" w:firstLineChars="200"/>
        <w:rPr>
          <w:rFonts w:ascii="Arial" w:hAnsi="Arial" w:cs="Arial"/>
          <w:color w:val="FF0000"/>
          <w:sz w:val="24"/>
        </w:rPr>
      </w:pPr>
      <w:r>
        <w:rPr>
          <w:rFonts w:hint="eastAsia"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w:t>
      </w:r>
      <w:r>
        <w:rPr>
          <w:rFonts w:ascii="Arial" w:hAnsi="Arial" w:cs="Arial"/>
          <w:sz w:val="24"/>
        </w:rPr>
        <w:t>C</w:t>
      </w:r>
      <w:r>
        <w:rPr>
          <w:rFonts w:hint="eastAsia" w:ascii="Arial" w:hAnsi="Arial" w:cs="Arial"/>
          <w:sz w:val="24"/>
        </w:rPr>
        <w:t>）、人（</w:t>
      </w:r>
      <w:r>
        <w:rPr>
          <w:rFonts w:ascii="Arial" w:hAnsi="Arial" w:cs="Arial"/>
          <w:sz w:val="24"/>
        </w:rPr>
        <w:t>P</w:t>
      </w:r>
      <w:r>
        <w:rPr>
          <w:rFonts w:hint="eastAsia" w:ascii="Arial" w:hAnsi="Arial" w:cs="Arial"/>
          <w:sz w:val="24"/>
        </w:rPr>
        <w:t>）、组织机构（</w:t>
      </w:r>
      <w:r>
        <w:rPr>
          <w:rFonts w:ascii="Arial" w:hAnsi="Arial" w:cs="Arial"/>
          <w:sz w:val="24"/>
        </w:rPr>
        <w:t>INS</w:t>
      </w:r>
      <w:r>
        <w:rPr>
          <w:rFonts w:hint="eastAsia" w:ascii="Arial" w:hAnsi="Arial" w:cs="Arial"/>
          <w:sz w:val="24"/>
        </w:rPr>
        <w:t>）、行业（</w:t>
      </w:r>
      <w:r>
        <w:rPr>
          <w:rFonts w:ascii="Arial" w:hAnsi="Arial" w:cs="Arial"/>
          <w:sz w:val="24"/>
        </w:rPr>
        <w:t>IND</w:t>
      </w:r>
      <w:r>
        <w:rPr>
          <w:rFonts w:hint="eastAsia" w:ascii="Arial" w:hAnsi="Arial" w:cs="Arial"/>
          <w:sz w:val="24"/>
        </w:rPr>
        <w:t>）、地点（</w:t>
      </w:r>
      <w:r>
        <w:rPr>
          <w:rFonts w:ascii="Arial" w:hAnsi="Arial" w:cs="Arial"/>
          <w:sz w:val="24"/>
        </w:rPr>
        <w:t>L</w:t>
      </w:r>
      <w:r>
        <w:rPr>
          <w:rFonts w:hint="eastAsia" w:ascii="Arial" w:hAnsi="Arial" w:cs="Arial"/>
          <w:sz w:val="24"/>
        </w:rPr>
        <w:t>）、主营业务（</w:t>
      </w:r>
      <w:r>
        <w:rPr>
          <w:rFonts w:ascii="Arial" w:hAnsi="Arial" w:cs="Arial"/>
          <w:sz w:val="24"/>
        </w:rPr>
        <w:t>PRO</w:t>
      </w:r>
      <w:r>
        <w:rPr>
          <w:rFonts w:hint="eastAsia" w:ascii="Arial" w:hAnsi="Arial" w:cs="Arial"/>
          <w:sz w:val="24"/>
        </w:rPr>
        <w:t>）六大类。本文对中文语料采用的是</w:t>
      </w:r>
      <w:r>
        <w:rPr>
          <w:rFonts w:ascii="Arial" w:hAnsi="Arial" w:cs="Arial"/>
          <w:sz w:val="24"/>
        </w:rPr>
        <w:t>BIO</w:t>
      </w:r>
      <w:r>
        <w:rPr>
          <w:rFonts w:hint="eastAsia" w:ascii="Arial" w:hAnsi="Arial" w:cs="Arial"/>
          <w:sz w:val="24"/>
        </w:rPr>
        <w:t>标注方式，具体格式如图</w:t>
      </w:r>
      <w:r>
        <w:rPr>
          <w:rFonts w:ascii="Arial" w:hAnsi="Arial" w:cs="Arial"/>
          <w:sz w:val="24"/>
        </w:rPr>
        <w:t>3.8</w:t>
      </w:r>
      <w:r>
        <w:rPr>
          <w:rFonts w:hint="eastAsia" w:ascii="Arial" w:hAnsi="Arial" w:cs="Arial"/>
          <w:sz w:val="24"/>
        </w:rPr>
        <w:t>所示。</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pacing w:line="360" w:lineRule="auto"/>
              <w:rPr>
                <w:rFonts w:ascii="Arial" w:hAnsi="Arial" w:cs="Arial"/>
                <w:sz w:val="24"/>
              </w:rPr>
            </w:pPr>
            <w:r>
              <w:rPr>
                <w:rFonts w:hint="eastAsia" w:ascii="Arial" w:hAnsi="Arial" w:cs="Arial"/>
                <w:sz w:val="24"/>
                <w:lang w:val="en-US" w:eastAsia="zh-CN"/>
              </w:rPr>
              <w:t>腾</w:t>
            </w:r>
            <w:r>
              <w:rPr>
                <w:rFonts w:ascii="Arial" w:hAnsi="Arial" w:cs="Arial"/>
                <w:sz w:val="24"/>
              </w:rPr>
              <w:t xml:space="preserve"> B-C</w:t>
            </w:r>
          </w:p>
          <w:p>
            <w:pPr>
              <w:widowControl/>
              <w:spacing w:line="360" w:lineRule="auto"/>
              <w:rPr>
                <w:rFonts w:ascii="Arial" w:hAnsi="Arial" w:cs="Arial"/>
                <w:sz w:val="24"/>
              </w:rPr>
            </w:pPr>
            <w:r>
              <w:rPr>
                <w:rFonts w:hint="eastAsia" w:ascii="Arial" w:hAnsi="Arial" w:cs="Arial"/>
                <w:sz w:val="24"/>
                <w:lang w:val="en-US" w:eastAsia="zh-CN"/>
              </w:rPr>
              <w:t>讯</w:t>
            </w:r>
            <w:r>
              <w:rPr>
                <w:rFonts w:ascii="Arial" w:hAnsi="Arial" w:cs="Arial"/>
                <w:sz w:val="24"/>
              </w:rPr>
              <w:t xml:space="preserve"> I-C</w:t>
            </w:r>
          </w:p>
          <w:p>
            <w:pPr>
              <w:widowControl/>
              <w:spacing w:line="360" w:lineRule="auto"/>
              <w:rPr>
                <w:rFonts w:ascii="Arial" w:hAnsi="Arial" w:cs="Arial"/>
                <w:sz w:val="24"/>
              </w:rPr>
            </w:pPr>
            <w:r>
              <w:rPr>
                <w:rFonts w:hint="eastAsia" w:ascii="Arial" w:hAnsi="Arial" w:cs="Arial"/>
                <w:sz w:val="24"/>
              </w:rPr>
              <w:t>科</w:t>
            </w:r>
            <w:r>
              <w:rPr>
                <w:rFonts w:ascii="Arial" w:hAnsi="Arial" w:cs="Arial"/>
                <w:sz w:val="24"/>
              </w:rPr>
              <w:t xml:space="preserve"> I-C</w:t>
            </w:r>
          </w:p>
          <w:p>
            <w:pPr>
              <w:widowControl/>
              <w:spacing w:line="360" w:lineRule="auto"/>
              <w:rPr>
                <w:rFonts w:ascii="Arial" w:hAnsi="Arial" w:cs="Arial"/>
                <w:sz w:val="24"/>
              </w:rPr>
            </w:pPr>
            <w:r>
              <w:rPr>
                <w:rFonts w:hint="eastAsia" w:ascii="Arial" w:hAnsi="Arial" w:cs="Arial"/>
                <w:sz w:val="24"/>
              </w:rPr>
              <w:t>技</w:t>
            </w:r>
            <w:r>
              <w:rPr>
                <w:rFonts w:ascii="Arial" w:hAnsi="Arial" w:cs="Arial"/>
                <w:sz w:val="24"/>
              </w:rPr>
              <w:t xml:space="preserve"> I-C</w:t>
            </w:r>
          </w:p>
          <w:p>
            <w:pPr>
              <w:widowControl/>
              <w:spacing w:line="360" w:lineRule="auto"/>
              <w:rPr>
                <w:rFonts w:ascii="Arial" w:hAnsi="Arial" w:cs="Arial"/>
                <w:sz w:val="24"/>
              </w:rPr>
            </w:pPr>
            <w:r>
              <w:rPr>
                <w:rFonts w:ascii="Arial" w:hAnsi="Arial" w:cs="Arial"/>
                <w:sz w:val="24"/>
              </w:rPr>
              <w:t>C O</w:t>
            </w:r>
          </w:p>
          <w:p>
            <w:pPr>
              <w:widowControl/>
              <w:spacing w:line="360" w:lineRule="auto"/>
              <w:rPr>
                <w:rFonts w:ascii="Arial" w:hAnsi="Arial" w:cs="Arial"/>
                <w:sz w:val="24"/>
              </w:rPr>
            </w:pPr>
            <w:r>
              <w:rPr>
                <w:rFonts w:ascii="Arial" w:hAnsi="Arial" w:cs="Arial"/>
                <w:sz w:val="24"/>
              </w:rPr>
              <w:t>E O</w:t>
            </w:r>
          </w:p>
          <w:p>
            <w:pPr>
              <w:widowControl/>
              <w:spacing w:line="360" w:lineRule="auto"/>
              <w:rPr>
                <w:rFonts w:ascii="Arial" w:hAnsi="Arial" w:cs="Arial"/>
                <w:sz w:val="24"/>
              </w:rPr>
            </w:pPr>
            <w:r>
              <w:rPr>
                <w:rFonts w:ascii="Arial" w:hAnsi="Arial" w:cs="Arial"/>
                <w:sz w:val="24"/>
              </w:rPr>
              <w:t>O O</w:t>
            </w:r>
          </w:p>
          <w:p>
            <w:pPr>
              <w:widowControl/>
              <w:spacing w:line="360" w:lineRule="auto"/>
              <w:rPr>
                <w:rFonts w:ascii="Arial" w:hAnsi="Arial" w:cs="Arial"/>
                <w:sz w:val="24"/>
              </w:rPr>
            </w:pPr>
            <w:r>
              <w:rPr>
                <w:rFonts w:hint="eastAsia" w:ascii="Arial" w:hAnsi="Arial" w:cs="Arial"/>
                <w:sz w:val="24"/>
                <w:lang w:val="en-US" w:eastAsia="zh-CN"/>
              </w:rPr>
              <w:t>马</w:t>
            </w:r>
            <w:r>
              <w:rPr>
                <w:rFonts w:ascii="Arial" w:hAnsi="Arial" w:cs="Arial"/>
                <w:sz w:val="24"/>
              </w:rPr>
              <w:t xml:space="preserve"> B-P</w:t>
            </w:r>
          </w:p>
          <w:p>
            <w:pPr>
              <w:widowControl/>
              <w:spacing w:line="360" w:lineRule="auto"/>
              <w:rPr>
                <w:rFonts w:ascii="Arial" w:hAnsi="Arial" w:cs="Arial"/>
                <w:sz w:val="24"/>
              </w:rPr>
            </w:pPr>
            <w:r>
              <w:rPr>
                <w:rFonts w:hint="eastAsia" w:ascii="Arial" w:hAnsi="Arial" w:cs="Arial"/>
                <w:sz w:val="24"/>
                <w:lang w:val="en-US" w:eastAsia="zh-CN"/>
              </w:rPr>
              <w:t>化</w:t>
            </w:r>
            <w:r>
              <w:rPr>
                <w:rFonts w:ascii="Arial" w:hAnsi="Arial" w:cs="Arial"/>
                <w:sz w:val="24"/>
              </w:rPr>
              <w:t xml:space="preserve"> I-P</w:t>
            </w:r>
          </w:p>
          <w:p>
            <w:pPr>
              <w:widowControl/>
              <w:spacing w:line="360" w:lineRule="auto"/>
              <w:rPr>
                <w:rFonts w:ascii="Arial" w:hAnsi="Arial" w:cs="Arial"/>
                <w:sz w:val="24"/>
              </w:rPr>
            </w:pPr>
            <w:r>
              <w:rPr>
                <w:rFonts w:hint="eastAsia" w:ascii="Arial" w:hAnsi="Arial" w:cs="Arial"/>
                <w:sz w:val="24"/>
                <w:lang w:val="en-US" w:eastAsia="zh-CN"/>
              </w:rPr>
              <w:t>腾</w:t>
            </w:r>
            <w:r>
              <w:rPr>
                <w:rFonts w:ascii="Arial" w:hAnsi="Arial" w:cs="Arial"/>
                <w:sz w:val="24"/>
              </w:rPr>
              <w:t xml:space="preserve"> I-P</w:t>
            </w:r>
          </w:p>
          <w:p>
            <w:pPr>
              <w:widowControl/>
              <w:spacing w:line="360" w:lineRule="auto"/>
              <w:rPr>
                <w:rFonts w:ascii="Arial" w:hAnsi="Arial" w:cs="Arial"/>
                <w:sz w:val="24"/>
              </w:rPr>
            </w:pPr>
            <w:r>
              <w:rPr>
                <w:rFonts w:hint="eastAsia" w:ascii="Arial" w:hAnsi="Arial" w:cs="Arial"/>
                <w:sz w:val="24"/>
              </w:rPr>
              <w:t>将</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亲</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自</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来</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lang w:val="en-US" w:eastAsia="zh-CN"/>
              </w:rPr>
              <w:t>清</w:t>
            </w:r>
            <w:r>
              <w:rPr>
                <w:rFonts w:ascii="Arial" w:hAnsi="Arial" w:cs="Arial"/>
                <w:sz w:val="24"/>
              </w:rPr>
              <w:t xml:space="preserve"> B-INS</w:t>
            </w:r>
          </w:p>
          <w:p>
            <w:pPr>
              <w:widowControl/>
              <w:spacing w:line="360" w:lineRule="auto"/>
              <w:rPr>
                <w:rFonts w:ascii="Arial" w:hAnsi="Arial" w:cs="Arial"/>
                <w:sz w:val="24"/>
              </w:rPr>
            </w:pPr>
            <w:r>
              <w:rPr>
                <w:rFonts w:hint="eastAsia" w:ascii="Arial" w:hAnsi="Arial" w:cs="Arial"/>
                <w:sz w:val="24"/>
                <w:lang w:val="en-US" w:eastAsia="zh-CN"/>
              </w:rPr>
              <w:t>华</w:t>
            </w:r>
            <w:r>
              <w:rPr>
                <w:rFonts w:ascii="Arial" w:hAnsi="Arial" w:cs="Arial"/>
                <w:sz w:val="24"/>
              </w:rPr>
              <w:t xml:space="preserve"> I-INS</w:t>
            </w:r>
          </w:p>
          <w:p>
            <w:pPr>
              <w:widowControl/>
              <w:spacing w:line="360" w:lineRule="auto"/>
              <w:rPr>
                <w:rFonts w:ascii="Arial" w:hAnsi="Arial" w:cs="Arial"/>
                <w:sz w:val="24"/>
              </w:rPr>
            </w:pPr>
            <w:r>
              <w:rPr>
                <w:rFonts w:hint="eastAsia" w:ascii="Arial" w:hAnsi="Arial" w:cs="Arial"/>
                <w:sz w:val="24"/>
              </w:rPr>
              <w:t>大</w:t>
            </w:r>
            <w:r>
              <w:rPr>
                <w:rFonts w:ascii="Arial" w:hAnsi="Arial" w:cs="Arial"/>
                <w:sz w:val="24"/>
              </w:rPr>
              <w:t xml:space="preserve"> I-INS</w:t>
            </w:r>
          </w:p>
          <w:p>
            <w:pPr>
              <w:widowControl/>
              <w:spacing w:line="360" w:lineRule="auto"/>
              <w:rPr>
                <w:rFonts w:ascii="Arial" w:hAnsi="Arial" w:cs="Arial"/>
                <w:sz w:val="24"/>
              </w:rPr>
            </w:pPr>
            <w:r>
              <w:rPr>
                <w:rFonts w:hint="eastAsia" w:ascii="Arial" w:hAnsi="Arial" w:cs="Arial"/>
                <w:sz w:val="24"/>
              </w:rPr>
              <w:t>学</w:t>
            </w:r>
            <w:r>
              <w:rPr>
                <w:rFonts w:ascii="Arial" w:hAnsi="Arial" w:cs="Arial"/>
                <w:sz w:val="24"/>
              </w:rPr>
              <w:t xml:space="preserve"> I-INS</w:t>
            </w:r>
          </w:p>
          <w:p>
            <w:pPr>
              <w:widowControl/>
              <w:spacing w:line="360" w:lineRule="auto"/>
              <w:rPr>
                <w:rFonts w:ascii="Arial" w:hAnsi="Arial" w:cs="Arial"/>
                <w:sz w:val="24"/>
              </w:rPr>
            </w:pPr>
            <w:r>
              <w:rPr>
                <w:rFonts w:hint="eastAsia" w:ascii="Arial" w:hAnsi="Arial" w:cs="Arial"/>
                <w:sz w:val="24"/>
              </w:rPr>
              <w:t>进</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行</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宣</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讲</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活</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动</w:t>
            </w:r>
            <w:r>
              <w:rPr>
                <w:rFonts w:ascii="Arial" w:hAnsi="Arial" w:cs="Arial"/>
                <w:sz w:val="24"/>
              </w:rPr>
              <w:t xml:space="preserve"> O</w:t>
            </w:r>
          </w:p>
          <w:p>
            <w:pPr>
              <w:widowControl/>
              <w:spacing w:line="360" w:lineRule="auto"/>
              <w:rPr>
                <w:rFonts w:ascii="Arial" w:hAnsi="Arial" w:cs="Arial"/>
                <w:sz w:val="24"/>
              </w:rPr>
            </w:pPr>
            <w:r>
              <w:rPr>
                <w:rFonts w:hint="eastAsia" w:ascii="Arial" w:hAnsi="Arial" w:cs="Arial"/>
                <w:sz w:val="24"/>
              </w:rPr>
              <w:t>。</w:t>
            </w:r>
            <w:r>
              <w:rPr>
                <w:rFonts w:ascii="Arial" w:hAnsi="Arial" w:cs="Arial"/>
                <w:sz w:val="24"/>
              </w:rPr>
              <w:t xml:space="preserve"> O</w:t>
            </w:r>
          </w:p>
        </w:tc>
      </w:tr>
    </w:tbl>
    <w:p>
      <w:pPr>
        <w:pStyle w:val="36"/>
        <w:rPr>
          <w:rFonts w:cs="Arial"/>
        </w:rPr>
      </w:pPr>
      <w:bookmarkStart w:id="279" w:name="_Toc27641_WPSOffice_Level3"/>
      <w:bookmarkStart w:id="280" w:name="_Toc4558"/>
      <w:bookmarkStart w:id="281" w:name="_Toc943"/>
      <w:bookmarkStart w:id="282" w:name="_Toc20398"/>
      <w:r>
        <w:rPr>
          <w:rFonts w:hint="eastAsia"/>
        </w:rPr>
        <w:t>图</w:t>
      </w:r>
      <w:r>
        <w:t>3.8 BIO</w:t>
      </w:r>
      <w:r>
        <w:rPr>
          <w:rFonts w:hint="eastAsia"/>
        </w:rPr>
        <w:t>标注格式示例</w:t>
      </w:r>
      <w:bookmarkEnd w:id="279"/>
      <w:bookmarkEnd w:id="280"/>
      <w:bookmarkEnd w:id="281"/>
      <w:bookmarkEnd w:id="282"/>
    </w:p>
    <w:p>
      <w:pPr>
        <w:widowControl/>
        <w:spacing w:line="360" w:lineRule="auto"/>
        <w:ind w:firstLine="480" w:firstLineChars="200"/>
        <w:rPr>
          <w:rFonts w:ascii="Arial" w:hAnsi="Arial" w:cs="Arial"/>
          <w:sz w:val="24"/>
        </w:rPr>
      </w:pPr>
      <w:r>
        <w:rPr>
          <w:rFonts w:ascii="Arial" w:hAnsi="Arial" w:cs="Arial"/>
          <w:sz w:val="24"/>
        </w:rPr>
        <w:t>B-</w:t>
      </w:r>
      <w:r>
        <w:rPr>
          <w:rFonts w:hint="eastAsia" w:ascii="Arial" w:hAnsi="Arial" w:cs="Arial"/>
          <w:sz w:val="24"/>
        </w:rPr>
        <w:t>标签</w:t>
      </w:r>
      <w:r>
        <w:rPr>
          <w:rFonts w:ascii="Arial" w:hAnsi="Arial" w:cs="Arial"/>
          <w:sz w:val="24"/>
        </w:rPr>
        <w:t>1</w:t>
      </w:r>
      <w:r>
        <w:rPr>
          <w:rFonts w:hint="eastAsia" w:ascii="Arial" w:hAnsi="Arial" w:cs="Arial"/>
          <w:sz w:val="24"/>
        </w:rPr>
        <w:t>作为命名实体第一个字的标签，如果命名实体的字数大于</w:t>
      </w:r>
      <w:r>
        <w:rPr>
          <w:rFonts w:ascii="Arial" w:hAnsi="Arial" w:cs="Arial"/>
          <w:sz w:val="24"/>
        </w:rPr>
        <w:t>1</w:t>
      </w:r>
      <w:r>
        <w:rPr>
          <w:rFonts w:hint="eastAsia" w:ascii="Arial" w:hAnsi="Arial" w:cs="Arial"/>
          <w:sz w:val="24"/>
        </w:rPr>
        <w:t>，则后面的字的标签都为</w:t>
      </w:r>
      <w:r>
        <w:rPr>
          <w:rFonts w:ascii="Arial" w:hAnsi="Arial" w:cs="Arial"/>
          <w:sz w:val="24"/>
        </w:rPr>
        <w:t>I-</w:t>
      </w:r>
      <w:r>
        <w:rPr>
          <w:rFonts w:hint="eastAsia" w:ascii="Arial" w:hAnsi="Arial" w:cs="Arial"/>
          <w:sz w:val="24"/>
        </w:rPr>
        <w:t>标签</w:t>
      </w:r>
      <w:r>
        <w:rPr>
          <w:rFonts w:ascii="Arial" w:hAnsi="Arial" w:cs="Arial"/>
          <w:sz w:val="24"/>
        </w:rPr>
        <w:t>1</w:t>
      </w:r>
      <w:r>
        <w:rPr>
          <w:rFonts w:hint="eastAsia" w:ascii="Arial" w:hAnsi="Arial" w:cs="Arial"/>
          <w:sz w:val="24"/>
        </w:rPr>
        <w:t>；如果命名实体只有一个字的话，则这个字的标签为</w:t>
      </w:r>
      <w:r>
        <w:rPr>
          <w:rFonts w:ascii="Arial" w:hAnsi="Arial" w:cs="Arial"/>
          <w:sz w:val="24"/>
        </w:rPr>
        <w:t>B-</w:t>
      </w:r>
      <w:r>
        <w:rPr>
          <w:rFonts w:hint="eastAsia" w:ascii="Arial" w:hAnsi="Arial" w:cs="Arial"/>
          <w:sz w:val="24"/>
        </w:rPr>
        <w:t>标签</w:t>
      </w:r>
      <w:r>
        <w:rPr>
          <w:rFonts w:ascii="Arial" w:hAnsi="Arial" w:cs="Arial"/>
          <w:sz w:val="24"/>
        </w:rPr>
        <w:t>2</w:t>
      </w:r>
      <w:r>
        <w:rPr>
          <w:rFonts w:hint="eastAsia" w:ascii="Arial" w:hAnsi="Arial" w:cs="Arial"/>
          <w:sz w:val="24"/>
        </w:rPr>
        <w:t>（中文中一个字作为命名实体的情况较少）；如果文本中的字不为命名实体的组成部分，则标签为</w:t>
      </w:r>
      <w:r>
        <w:rPr>
          <w:rFonts w:ascii="Arial" w:hAnsi="Arial" w:cs="Arial"/>
          <w:sz w:val="24"/>
        </w:rPr>
        <w:t>O</w:t>
      </w:r>
      <w:r>
        <w:rPr>
          <w:rFonts w:hint="eastAsia" w:ascii="Arial" w:hAnsi="Arial" w:cs="Arial"/>
          <w:sz w:val="24"/>
        </w:rPr>
        <w:t>。所以最终得到的标签有：</w:t>
      </w:r>
      <w:r>
        <w:rPr>
          <w:rFonts w:ascii="Arial" w:hAnsi="Arial" w:cs="Arial"/>
          <w:sz w:val="24"/>
        </w:rPr>
        <w:t>B-C</w:t>
      </w:r>
      <w:r>
        <w:rPr>
          <w:rFonts w:hint="eastAsia" w:ascii="Arial" w:hAnsi="Arial" w:cs="Arial"/>
          <w:sz w:val="24"/>
        </w:rPr>
        <w:t>、</w:t>
      </w:r>
      <w:r>
        <w:rPr>
          <w:rFonts w:ascii="Arial" w:hAnsi="Arial" w:cs="Arial"/>
          <w:sz w:val="24"/>
        </w:rPr>
        <w:t>B-P</w:t>
      </w:r>
      <w:r>
        <w:rPr>
          <w:rFonts w:hint="eastAsia" w:ascii="Arial" w:hAnsi="Arial" w:cs="Arial"/>
          <w:sz w:val="24"/>
        </w:rPr>
        <w:t>、</w:t>
      </w:r>
      <w:r>
        <w:rPr>
          <w:rFonts w:ascii="Arial" w:hAnsi="Arial" w:cs="Arial"/>
          <w:sz w:val="24"/>
        </w:rPr>
        <w:t>B-L</w:t>
      </w:r>
      <w:r>
        <w:rPr>
          <w:rFonts w:hint="eastAsia" w:ascii="Arial" w:hAnsi="Arial" w:cs="Arial"/>
          <w:sz w:val="24"/>
        </w:rPr>
        <w:t>、</w:t>
      </w:r>
      <w:r>
        <w:rPr>
          <w:rFonts w:ascii="Arial" w:hAnsi="Arial" w:cs="Arial"/>
          <w:sz w:val="24"/>
        </w:rPr>
        <w:t>B-IND</w:t>
      </w:r>
      <w:r>
        <w:rPr>
          <w:rFonts w:hint="eastAsia" w:ascii="Arial" w:hAnsi="Arial" w:cs="Arial"/>
          <w:sz w:val="24"/>
        </w:rPr>
        <w:t>、</w:t>
      </w:r>
      <w:r>
        <w:rPr>
          <w:rFonts w:ascii="Arial" w:hAnsi="Arial" w:cs="Arial"/>
          <w:sz w:val="24"/>
        </w:rPr>
        <w:t>B-INS</w:t>
      </w:r>
      <w:r>
        <w:rPr>
          <w:rFonts w:hint="eastAsia" w:ascii="Arial" w:hAnsi="Arial" w:cs="Arial"/>
          <w:sz w:val="24"/>
        </w:rPr>
        <w:t>、</w:t>
      </w:r>
      <w:r>
        <w:rPr>
          <w:rFonts w:ascii="Arial" w:hAnsi="Arial" w:cs="Arial"/>
          <w:sz w:val="24"/>
        </w:rPr>
        <w:t>B-PRO</w:t>
      </w:r>
      <w:r>
        <w:rPr>
          <w:rFonts w:hint="eastAsia" w:ascii="Arial" w:hAnsi="Arial" w:cs="Arial"/>
          <w:sz w:val="24"/>
        </w:rPr>
        <w:t>、</w:t>
      </w:r>
      <w:r>
        <w:rPr>
          <w:rFonts w:ascii="Arial" w:hAnsi="Arial" w:cs="Arial"/>
          <w:sz w:val="24"/>
        </w:rPr>
        <w:t>I-C</w:t>
      </w:r>
      <w:r>
        <w:rPr>
          <w:rFonts w:hint="eastAsia" w:ascii="Arial" w:hAnsi="Arial" w:cs="Arial"/>
          <w:sz w:val="24"/>
        </w:rPr>
        <w:t>、</w:t>
      </w:r>
      <w:r>
        <w:rPr>
          <w:rFonts w:ascii="Arial" w:hAnsi="Arial" w:cs="Arial"/>
          <w:sz w:val="24"/>
        </w:rPr>
        <w:t>I-P</w:t>
      </w:r>
      <w:r>
        <w:rPr>
          <w:rFonts w:hint="eastAsia" w:ascii="Arial" w:hAnsi="Arial" w:cs="Arial"/>
          <w:sz w:val="24"/>
        </w:rPr>
        <w:t>、</w:t>
      </w:r>
      <w:r>
        <w:rPr>
          <w:rFonts w:ascii="Arial" w:hAnsi="Arial" w:cs="Arial"/>
          <w:sz w:val="24"/>
        </w:rPr>
        <w:t>I-L</w:t>
      </w:r>
      <w:r>
        <w:rPr>
          <w:rFonts w:hint="eastAsia" w:ascii="Arial" w:hAnsi="Arial" w:cs="Arial"/>
          <w:sz w:val="24"/>
        </w:rPr>
        <w:t>、</w:t>
      </w:r>
      <w:r>
        <w:rPr>
          <w:rFonts w:ascii="Arial" w:hAnsi="Arial" w:cs="Arial"/>
          <w:sz w:val="24"/>
        </w:rPr>
        <w:t>I-IND</w:t>
      </w:r>
      <w:r>
        <w:rPr>
          <w:rFonts w:hint="eastAsia" w:ascii="Arial" w:hAnsi="Arial" w:cs="Arial"/>
          <w:sz w:val="24"/>
        </w:rPr>
        <w:t>、</w:t>
      </w:r>
      <w:r>
        <w:rPr>
          <w:rFonts w:ascii="Arial" w:hAnsi="Arial" w:cs="Arial"/>
          <w:sz w:val="24"/>
        </w:rPr>
        <w:t>I-INS</w:t>
      </w:r>
      <w:r>
        <w:rPr>
          <w:rFonts w:hint="eastAsia" w:ascii="Arial" w:hAnsi="Arial" w:cs="Arial"/>
          <w:sz w:val="24"/>
        </w:rPr>
        <w:t>、</w:t>
      </w:r>
      <w:r>
        <w:rPr>
          <w:rFonts w:ascii="Arial" w:hAnsi="Arial" w:cs="Arial"/>
          <w:sz w:val="24"/>
        </w:rPr>
        <w:t>I-PRO</w:t>
      </w:r>
      <w:r>
        <w:rPr>
          <w:rFonts w:hint="eastAsia" w:ascii="Arial" w:hAnsi="Arial" w:cs="Arial"/>
          <w:sz w:val="24"/>
        </w:rPr>
        <w:t>、</w:t>
      </w:r>
      <w:r>
        <w:rPr>
          <w:rFonts w:ascii="Arial" w:hAnsi="Arial" w:cs="Arial"/>
          <w:sz w:val="24"/>
        </w:rPr>
        <w:t>O</w:t>
      </w:r>
      <w:r>
        <w:rPr>
          <w:rFonts w:hint="eastAsia" w:ascii="Arial" w:hAnsi="Arial" w:cs="Arial"/>
          <w:sz w:val="24"/>
        </w:rPr>
        <w:t>共</w:t>
      </w:r>
      <w:r>
        <w:rPr>
          <w:rFonts w:ascii="Arial" w:hAnsi="Arial" w:cs="Arial"/>
          <w:sz w:val="24"/>
        </w:rPr>
        <w:t>13</w:t>
      </w:r>
      <w:r>
        <w:rPr>
          <w:rFonts w:hint="eastAsia" w:ascii="Arial" w:hAnsi="Arial" w:cs="Arial"/>
          <w:sz w:val="24"/>
        </w:rPr>
        <w:t>种标签类型。这样做的好处是能够把命名实体和非命名实体的字词有效地分隔开来，有利于之后的输出层进行标签分类。</w:t>
      </w:r>
    </w:p>
    <w:p>
      <w:pPr>
        <w:widowControl/>
        <w:spacing w:line="360" w:lineRule="auto"/>
        <w:ind w:firstLine="480" w:firstLineChars="200"/>
        <w:jc w:val="left"/>
        <w:rPr>
          <w:rFonts w:ascii="Arial" w:hAnsi="Arial" w:cs="Arial"/>
          <w:sz w:val="24"/>
        </w:rPr>
      </w:pPr>
      <w:r>
        <w:rPr>
          <w:rFonts w:ascii="Arial" w:hAnsi="Arial" w:cs="Arial"/>
          <w:sz w:val="24"/>
        </w:rPr>
        <w:t>BERT</w:t>
      </w:r>
      <w:r>
        <w:rPr>
          <w:rFonts w:hint="eastAsia" w:ascii="Arial" w:hAnsi="Arial" w:cs="Arial"/>
          <w:sz w:val="24"/>
        </w:rPr>
        <w:t>模型由于其自身的结构，在此基础上增加了</w:t>
      </w:r>
      <w:r>
        <w:rPr>
          <w:rFonts w:ascii="Arial" w:hAnsi="Arial" w:cs="Arial"/>
          <w:sz w:val="24"/>
        </w:rPr>
        <w:t>[CLS]</w:t>
      </w:r>
      <w:r>
        <w:rPr>
          <w:rFonts w:hint="eastAsia" w:ascii="Arial" w:hAnsi="Arial" w:cs="Arial"/>
          <w:sz w:val="24"/>
        </w:rPr>
        <w:t>、</w:t>
      </w:r>
      <w:r>
        <w:rPr>
          <w:rFonts w:ascii="Arial" w:hAnsi="Arial" w:cs="Arial"/>
          <w:sz w:val="24"/>
        </w:rPr>
        <w:t>[SEP]</w:t>
      </w:r>
      <w:r>
        <w:rPr>
          <w:rFonts w:hint="eastAsia" w:ascii="Arial" w:hAnsi="Arial" w:cs="Arial"/>
          <w:sz w:val="24"/>
        </w:rPr>
        <w:t>、</w:t>
      </w:r>
      <w:r>
        <w:rPr>
          <w:rFonts w:ascii="Arial" w:hAnsi="Arial" w:cs="Arial"/>
          <w:sz w:val="24"/>
        </w:rPr>
        <w:t>[X]</w:t>
      </w:r>
      <w:r>
        <w:rPr>
          <w:rFonts w:hint="eastAsia" w:ascii="Arial" w:hAnsi="Arial" w:cs="Arial"/>
          <w:sz w:val="24"/>
        </w:rPr>
        <w:t>三个标签类型，</w:t>
      </w:r>
      <w:r>
        <w:rPr>
          <w:rFonts w:ascii="Arial" w:hAnsi="Arial" w:cs="Arial"/>
          <w:sz w:val="24"/>
        </w:rPr>
        <w:t>BERT</w:t>
      </w:r>
      <w:r>
        <w:rPr>
          <w:rFonts w:hint="eastAsia" w:ascii="Arial" w:hAnsi="Arial" w:cs="Arial"/>
          <w:sz w:val="24"/>
        </w:rPr>
        <w:t>的输入是两句话的组合，第一句话的开头用</w:t>
      </w:r>
      <w:r>
        <w:rPr>
          <w:rFonts w:ascii="Arial" w:hAnsi="Arial" w:cs="Arial"/>
          <w:sz w:val="24"/>
        </w:rPr>
        <w:t>[CLS]</w:t>
      </w:r>
      <w:r>
        <w:rPr>
          <w:rFonts w:hint="eastAsia" w:ascii="Arial" w:hAnsi="Arial" w:cs="Arial"/>
          <w:sz w:val="24"/>
        </w:rPr>
        <w:t>标识，每句话的结尾用</w:t>
      </w:r>
      <w:r>
        <w:rPr>
          <w:rFonts w:ascii="Arial" w:hAnsi="Arial" w:cs="Arial"/>
          <w:sz w:val="24"/>
        </w:rPr>
        <w:t>[SEP]</w:t>
      </w:r>
      <w:r>
        <w:rPr>
          <w:rFonts w:hint="eastAsia" w:ascii="Arial" w:hAnsi="Arial" w:cs="Arial"/>
          <w:sz w:val="24"/>
        </w:rPr>
        <w:t>作为标识，而</w:t>
      </w:r>
      <w:r>
        <w:rPr>
          <w:rFonts w:ascii="Arial" w:hAnsi="Arial" w:cs="Arial"/>
          <w:sz w:val="24"/>
        </w:rPr>
        <w:t>[X]</w:t>
      </w:r>
      <w:r>
        <w:rPr>
          <w:rFonts w:hint="eastAsia" w:ascii="Arial" w:hAnsi="Arial" w:cs="Arial"/>
          <w:sz w:val="24"/>
        </w:rPr>
        <w:t>用来表示输入中被遮蔽（</w:t>
      </w:r>
      <w:r>
        <w:rPr>
          <w:rFonts w:ascii="Arial" w:hAnsi="Arial" w:cs="Arial"/>
          <w:sz w:val="24"/>
        </w:rPr>
        <w:t>Masked</w:t>
      </w:r>
      <w:r>
        <w:rPr>
          <w:rFonts w:hint="eastAsia" w:ascii="Arial" w:hAnsi="Arial" w:cs="Arial"/>
          <w:sz w:val="24"/>
        </w:rPr>
        <w:t>）的单词。</w:t>
      </w:r>
    </w:p>
    <w:p>
      <w:pPr>
        <w:pStyle w:val="3"/>
        <w:rPr>
          <w:rFonts w:cs="Arial"/>
        </w:rPr>
      </w:pPr>
      <w:bookmarkStart w:id="283" w:name="_Toc16920_WPSOffice_Level3"/>
      <w:r>
        <w:rPr>
          <w:rFonts w:cs="Arial"/>
        </w:rPr>
        <w:t xml:space="preserve">3.3.2 </w:t>
      </w:r>
      <w:r>
        <w:rPr>
          <w:rFonts w:hint="eastAsia" w:cs="Arial"/>
        </w:rPr>
        <w:t>基于</w:t>
      </w:r>
      <w:r>
        <w:rPr>
          <w:rFonts w:cs="Arial"/>
        </w:rPr>
        <w:t>word2vec</w:t>
      </w:r>
      <w:r>
        <w:rPr>
          <w:rFonts w:hint="eastAsia" w:cs="Arial"/>
        </w:rPr>
        <w:t>的输入层</w:t>
      </w:r>
      <w:bookmarkEnd w:id="283"/>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的模型的输入层是将文本输入的单词序列进行处理转化成单词的特征向量序列进行汇总，而单词的特征向量是由输入文本的字向量和额外特征向量拼接组成的。如图</w:t>
      </w:r>
      <w:r>
        <w:rPr>
          <w:rFonts w:ascii="Arial" w:hAnsi="Arial" w:cs="Arial"/>
          <w:sz w:val="24"/>
        </w:rPr>
        <w:t>3.9</w:t>
      </w:r>
      <w:r>
        <w:rPr>
          <w:rFonts w:hint="eastAsia" w:ascii="Arial" w:hAnsi="Arial" w:cs="Arial"/>
          <w:sz w:val="24"/>
        </w:rPr>
        <w:t>所示。</w:t>
      </w:r>
    </w:p>
    <w:p>
      <w:pPr>
        <w:spacing w:line="360" w:lineRule="auto"/>
        <w:ind w:firstLine="420"/>
        <w:rPr>
          <w:rFonts w:ascii="Arial" w:hAnsi="Arial" w:cs="Arial"/>
          <w:sz w:val="24"/>
        </w:rPr>
      </w:pPr>
      <w:r>
        <w:rPr>
          <w:rFonts w:ascii="Arial" w:hAnsi="Arial" w:cs="Arial"/>
          <w:sz w:val="24"/>
        </w:rPr>
        <w:object>
          <v:shape id="_x0000_i1053" o:spt="75" type="#_x0000_t75" style="height:163.5pt;width:375.75pt;" o:ole="t" filled="f" o:preferrelative="t" stroked="f" coordsize="21600,21600">
            <v:path/>
            <v:fill on="f" focussize="0,0"/>
            <v:stroke on="f" joinstyle="miter"/>
            <v:imagedata r:id="rId75" o:title=""/>
            <o:lock v:ext="edit" aspectratio="f"/>
            <w10:wrap type="none"/>
            <w10:anchorlock/>
          </v:shape>
          <o:OLEObject Type="Embed" ProgID="Visio.Drawing.15" ShapeID="_x0000_i1053" DrawAspect="Content" ObjectID="_1468075743" r:id="rId74">
            <o:LockedField>false</o:LockedField>
          </o:OLEObject>
        </w:object>
      </w:r>
    </w:p>
    <w:p>
      <w:pPr>
        <w:pStyle w:val="36"/>
        <w:rPr>
          <w:rFonts w:cs="Arial"/>
        </w:rPr>
      </w:pPr>
      <w:bookmarkStart w:id="284" w:name="_Toc3884_WPSOffice_Level3"/>
      <w:bookmarkStart w:id="285" w:name="_Toc3596"/>
      <w:bookmarkStart w:id="286" w:name="_Toc9039"/>
      <w:bookmarkStart w:id="287" w:name="_Toc8504"/>
      <w:r>
        <w:rPr>
          <w:rFonts w:hint="eastAsia"/>
        </w:rPr>
        <w:t>图</w:t>
      </w:r>
      <w:r>
        <w:t xml:space="preserve">3.9 </w:t>
      </w:r>
      <w:r>
        <w:rPr>
          <w:rFonts w:hint="eastAsia"/>
        </w:rPr>
        <w:t>基于</w:t>
      </w:r>
      <w:r>
        <w:t>word2vec</w:t>
      </w:r>
      <w:r>
        <w:rPr>
          <w:rFonts w:hint="eastAsia"/>
        </w:rPr>
        <w:t>的句子级别命名实体识别模型架构图</w:t>
      </w:r>
      <w:bookmarkEnd w:id="284"/>
      <w:bookmarkEnd w:id="285"/>
      <w:bookmarkEnd w:id="286"/>
      <w:bookmarkEnd w:id="287"/>
    </w:p>
    <w:p>
      <w:pPr>
        <w:pStyle w:val="4"/>
        <w:spacing w:before="0" w:after="0" w:line="360" w:lineRule="auto"/>
        <w:ind w:firstLine="480" w:firstLineChars="200"/>
      </w:pPr>
      <w:r>
        <w:rPr>
          <w:rFonts w:hint="eastAsia" w:ascii="Arial" w:hAnsi="Arial" w:cs="Arial"/>
          <w:b w:val="0"/>
          <w:bCs w:val="0"/>
          <w:sz w:val="24"/>
          <w:szCs w:val="24"/>
        </w:rPr>
        <w:t>由于本文的任务是中文命名实体识别，它属于一项序列标注任务，标注的对象是文本中的每个字，得到的输出也是针对每个字进行一个预测标签的计算，所以本文使用的是字向量。</w:t>
      </w:r>
    </w:p>
    <w:p>
      <w:pPr>
        <w:spacing w:line="360" w:lineRule="auto"/>
        <w:ind w:firstLine="480" w:firstLineChars="200"/>
        <w:rPr>
          <w:rFonts w:ascii="Arial" w:hAnsi="Arial" w:cs="Arial"/>
          <w:sz w:val="24"/>
        </w:rPr>
      </w:pPr>
      <w:r>
        <w:rPr>
          <w:rFonts w:hint="eastAsia" w:ascii="Arial" w:hAnsi="Arial" w:cs="Arial"/>
          <w:sz w:val="24"/>
        </w:rPr>
        <w:t>使用预训练好的字向量能够使输入序列包含了字符的语义信息，所以能够提高模型的效果。图</w:t>
      </w:r>
      <w:r>
        <w:rPr>
          <w:rFonts w:ascii="Arial" w:hAnsi="Arial" w:cs="Arial"/>
          <w:sz w:val="24"/>
        </w:rPr>
        <w:t>3.10</w:t>
      </w:r>
      <w:r>
        <w:rPr>
          <w:rFonts w:hint="eastAsia" w:ascii="Arial" w:hAnsi="Arial" w:cs="Arial"/>
          <w:sz w:val="24"/>
        </w:rPr>
        <w:t>所示为词向量使用示意图。</w:t>
      </w:r>
    </w:p>
    <w:p>
      <w:pPr>
        <w:spacing w:line="360" w:lineRule="auto"/>
        <w:ind w:firstLine="420"/>
        <w:rPr>
          <w:rFonts w:ascii="Arial" w:hAnsi="Arial" w:cs="Arial"/>
          <w:color w:val="000000"/>
          <w:sz w:val="24"/>
        </w:rPr>
      </w:pPr>
      <w:r>
        <w:rPr>
          <w:rFonts w:ascii="Arial" w:hAnsi="Arial" w:cs="Arial"/>
          <w:color w:val="000000"/>
          <w:sz w:val="24"/>
        </w:rPr>
        <w:object>
          <v:shape id="_x0000_i1054" o:spt="75" type="#_x0000_t75" style="height:211.5pt;width:386.25pt;" o:ole="t" filled="f" o:preferrelative="t" stroked="f" coordsize="21600,21600">
            <v:path/>
            <v:fill on="f" focussize="0,0"/>
            <v:stroke on="f" joinstyle="miter"/>
            <v:imagedata r:id="rId77" o:title=""/>
            <o:lock v:ext="edit" aspectratio="f"/>
            <w10:wrap type="none"/>
            <w10:anchorlock/>
          </v:shape>
          <o:OLEObject Type="Embed" ProgID="Visio.Drawing.15" ShapeID="_x0000_i1054" DrawAspect="Content" ObjectID="_1468075744" r:id="rId76">
            <o:LockedField>false</o:LockedField>
          </o:OLEObject>
        </w:object>
      </w:r>
    </w:p>
    <w:p>
      <w:pPr>
        <w:pStyle w:val="36"/>
        <w:rPr>
          <w:rFonts w:cs="Arial"/>
          <w:color w:val="000000"/>
        </w:rPr>
      </w:pPr>
      <w:bookmarkStart w:id="288" w:name="_Toc24728"/>
      <w:bookmarkStart w:id="289" w:name="_Toc3863"/>
      <w:bookmarkStart w:id="290" w:name="_Toc22613"/>
      <w:r>
        <w:rPr>
          <w:rFonts w:hint="eastAsia"/>
        </w:rPr>
        <w:t>图</w:t>
      </w:r>
      <w:r>
        <w:t xml:space="preserve">3.10 </w:t>
      </w:r>
      <w:r>
        <w:rPr>
          <w:rFonts w:hint="eastAsia"/>
        </w:rPr>
        <w:t>词向量使用示意图</w:t>
      </w:r>
      <w:bookmarkEnd w:id="288"/>
      <w:bookmarkEnd w:id="289"/>
      <w:bookmarkEnd w:id="290"/>
    </w:p>
    <w:p>
      <w:pPr>
        <w:spacing w:line="360" w:lineRule="auto"/>
        <w:ind w:firstLine="480" w:firstLineChars="200"/>
        <w:rPr>
          <w:rFonts w:ascii="Arial" w:hAnsi="Arial" w:cs="Arial"/>
          <w:color w:val="FF0000"/>
          <w:sz w:val="24"/>
        </w:rPr>
      </w:pPr>
      <w:r>
        <w:rPr>
          <w:rFonts w:hint="eastAsia" w:ascii="Arial" w:hAnsi="Arial" w:cs="Arial"/>
          <w:sz w:val="24"/>
        </w:rPr>
        <w:t>对于输入文本，除了可以用文本的字向量作为其特征向量外，还可以引入额外的特征向量。本文在选取额外的特征向量时，把输入文本的词汇信息作为额外特征。本文采用</w:t>
      </w:r>
      <w:r>
        <w:rPr>
          <w:rFonts w:ascii="Arial" w:hAnsi="Arial" w:cs="Arial"/>
          <w:sz w:val="24"/>
        </w:rPr>
        <w:t>jieba</w:t>
      </w:r>
      <w:r>
        <w:rPr>
          <w:rFonts w:hint="eastAsia" w:ascii="Arial" w:hAnsi="Arial" w:cs="Arial"/>
          <w:sz w:val="24"/>
        </w:rPr>
        <w:t>分词（</w:t>
      </w:r>
      <w:r>
        <w:rPr>
          <w:rFonts w:ascii="Arial" w:hAnsi="Arial" w:cs="Arial"/>
          <w:sz w:val="24"/>
        </w:rPr>
        <w:t>jieba</w:t>
      </w:r>
      <w:r>
        <w:rPr>
          <w:rFonts w:hint="eastAsia" w:ascii="Arial" w:hAnsi="Arial" w:cs="Arial"/>
          <w:sz w:val="24"/>
        </w:rPr>
        <w:t>分词为</w:t>
      </w:r>
      <w:r>
        <w:rPr>
          <w:rFonts w:ascii="Arial" w:hAnsi="Arial" w:cs="Arial"/>
          <w:sz w:val="24"/>
        </w:rPr>
        <w:t>Pyhton</w:t>
      </w:r>
      <w:r>
        <w:rPr>
          <w:rFonts w:hint="eastAsia" w:ascii="Arial" w:hAnsi="Arial" w:cs="Arial"/>
          <w:sz w:val="24"/>
        </w:rPr>
        <w:t>编程环境下的一个分词工具包），并结合金融领域的自定义词典对输入文本进行分词，对分词后的文本进行标记：若单词的字符长度大于等于</w:t>
      </w:r>
      <w:r>
        <w:rPr>
          <w:rFonts w:ascii="Arial" w:hAnsi="Arial" w:cs="Arial"/>
          <w:sz w:val="24"/>
        </w:rPr>
        <w:t>3</w:t>
      </w:r>
      <w:r>
        <w:rPr>
          <w:rFonts w:hint="eastAsia" w:ascii="Arial" w:hAnsi="Arial" w:cs="Arial"/>
          <w:sz w:val="24"/>
        </w:rPr>
        <w:t>，则单词的第一个字符被标记为</w:t>
      </w:r>
      <w:r>
        <w:rPr>
          <w:rFonts w:ascii="Arial" w:hAnsi="Arial" w:cs="Arial"/>
          <w:sz w:val="24"/>
        </w:rPr>
        <w:t>1</w:t>
      </w:r>
      <w:r>
        <w:rPr>
          <w:rFonts w:hint="eastAsia" w:ascii="Arial" w:hAnsi="Arial" w:cs="Arial"/>
          <w:sz w:val="24"/>
        </w:rPr>
        <w:t>，最后一个字符被标记为</w:t>
      </w:r>
      <w:r>
        <w:rPr>
          <w:rFonts w:ascii="Arial" w:hAnsi="Arial" w:cs="Arial"/>
          <w:sz w:val="24"/>
        </w:rPr>
        <w:t>3</w:t>
      </w:r>
      <w:r>
        <w:rPr>
          <w:rFonts w:hint="eastAsia" w:ascii="Arial" w:hAnsi="Arial" w:cs="Arial"/>
          <w:sz w:val="24"/>
        </w:rPr>
        <w:t>，中间的所有字符被标记为</w:t>
      </w:r>
      <w:r>
        <w:rPr>
          <w:rFonts w:ascii="Arial" w:hAnsi="Arial" w:cs="Arial"/>
          <w:sz w:val="24"/>
        </w:rPr>
        <w:t>2</w:t>
      </w:r>
      <w:r>
        <w:rPr>
          <w:rFonts w:hint="eastAsia" w:ascii="Arial" w:hAnsi="Arial" w:cs="Arial"/>
          <w:sz w:val="24"/>
        </w:rPr>
        <w:t>；如果单词的字符长度等于</w:t>
      </w:r>
      <w:r>
        <w:rPr>
          <w:rFonts w:ascii="Arial" w:hAnsi="Arial" w:cs="Arial"/>
          <w:sz w:val="24"/>
        </w:rPr>
        <w:t>2</w:t>
      </w:r>
      <w:r>
        <w:rPr>
          <w:rFonts w:hint="eastAsia" w:ascii="Arial" w:hAnsi="Arial" w:cs="Arial"/>
          <w:sz w:val="24"/>
        </w:rPr>
        <w:t>，则单词的第一个字符被标记为</w:t>
      </w:r>
      <w:r>
        <w:rPr>
          <w:rFonts w:ascii="Arial" w:hAnsi="Arial" w:cs="Arial"/>
          <w:sz w:val="24"/>
        </w:rPr>
        <w:t>1</w:t>
      </w:r>
      <w:r>
        <w:rPr>
          <w:rFonts w:hint="eastAsia" w:ascii="Arial" w:hAnsi="Arial" w:cs="Arial"/>
          <w:sz w:val="24"/>
        </w:rPr>
        <w:t>，第二个字符被标记为</w:t>
      </w:r>
      <w:r>
        <w:rPr>
          <w:rFonts w:ascii="Arial" w:hAnsi="Arial" w:cs="Arial"/>
          <w:sz w:val="24"/>
        </w:rPr>
        <w:t>2</w:t>
      </w:r>
      <w:r>
        <w:rPr>
          <w:rFonts w:hint="eastAsia" w:ascii="Arial" w:hAnsi="Arial" w:cs="Arial"/>
          <w:sz w:val="24"/>
        </w:rPr>
        <w:t>；如果单词的字符长度为</w:t>
      </w:r>
      <w:r>
        <w:rPr>
          <w:rFonts w:ascii="Arial" w:hAnsi="Arial" w:cs="Arial"/>
          <w:sz w:val="24"/>
        </w:rPr>
        <w:t>1</w:t>
      </w:r>
      <w:r>
        <w:rPr>
          <w:rFonts w:hint="eastAsia" w:ascii="Arial" w:hAnsi="Arial" w:cs="Arial"/>
          <w:sz w:val="24"/>
        </w:rPr>
        <w:t>（即</w:t>
      </w:r>
      <w:r>
        <w:rPr>
          <w:rFonts w:ascii="Arial" w:hAnsi="Arial" w:cs="Arial"/>
          <w:sz w:val="24"/>
        </w:rPr>
        <w:t>1</w:t>
      </w:r>
      <w:r>
        <w:rPr>
          <w:rFonts w:hint="eastAsia" w:ascii="Arial" w:hAnsi="Arial" w:cs="Arial"/>
          <w:sz w:val="24"/>
        </w:rPr>
        <w:t>个字），则这个字符被标记为</w:t>
      </w:r>
      <w:r>
        <w:rPr>
          <w:rFonts w:ascii="Arial" w:hAnsi="Arial" w:cs="Arial"/>
          <w:sz w:val="24"/>
        </w:rPr>
        <w:t>0</w:t>
      </w:r>
      <w:r>
        <w:rPr>
          <w:rFonts w:hint="eastAsia" w:ascii="Arial" w:hAnsi="Arial" w:cs="Arial"/>
          <w:sz w:val="24"/>
        </w:rPr>
        <w:t>，如图</w:t>
      </w:r>
      <w:r>
        <w:rPr>
          <w:rFonts w:ascii="Arial" w:hAnsi="Arial" w:cs="Arial"/>
          <w:sz w:val="24"/>
        </w:rPr>
        <w:t>3.11</w:t>
      </w:r>
      <w:r>
        <w:rPr>
          <w:rFonts w:hint="eastAsia" w:ascii="Arial" w:hAnsi="Arial" w:cs="Arial"/>
          <w:sz w:val="24"/>
        </w:rPr>
        <w:t>所示。</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color w:val="000000"/>
                <w:sz w:val="24"/>
              </w:rPr>
            </w:pPr>
            <w:r>
              <w:rPr>
                <w:rFonts w:ascii="Arial" w:hAnsi="Arial" w:cs="Arial"/>
                <w:color w:val="000000"/>
                <w:sz w:val="24"/>
              </w:rPr>
              <w:t>seg_feature:</w:t>
            </w:r>
          </w:p>
          <w:p>
            <w:pPr>
              <w:spacing w:line="360" w:lineRule="auto"/>
              <w:rPr>
                <w:rFonts w:ascii="Arial" w:hAnsi="Arial" w:cs="Arial"/>
                <w:color w:val="000000"/>
                <w:sz w:val="24"/>
              </w:rPr>
            </w:pPr>
            <w:r>
              <w:rPr>
                <w:rFonts w:hint="eastAsia" w:ascii="Arial" w:hAnsi="Arial" w:cs="Arial"/>
                <w:color w:val="000000"/>
                <w:sz w:val="24"/>
              </w:rPr>
              <w:t>北京市海淀区国资委已与江苏银行北京分行签署战略合作协议</w:t>
            </w:r>
          </w:p>
          <w:p>
            <w:pPr>
              <w:spacing w:line="360" w:lineRule="auto"/>
              <w:rPr>
                <w:rFonts w:ascii="Arial" w:hAnsi="Arial" w:cs="Arial"/>
                <w:color w:val="000000"/>
                <w:sz w:val="24"/>
              </w:rPr>
            </w:pPr>
            <w:r>
              <w:rPr>
                <w:rFonts w:ascii="Arial" w:hAnsi="Arial" w:cs="Arial"/>
                <w:color w:val="000000"/>
                <w:sz w:val="24"/>
              </w:rPr>
              <w:t>[1,2,3,1,2,3,1,2,3,0,0,1,2,2,2,2,2,2,3,1,3,1,2,2,2,2,3]</w:t>
            </w:r>
          </w:p>
        </w:tc>
      </w:tr>
    </w:tbl>
    <w:p>
      <w:pPr>
        <w:pStyle w:val="36"/>
        <w:rPr>
          <w:rFonts w:cs="Arial"/>
          <w:color w:val="FF0000"/>
        </w:rPr>
      </w:pPr>
      <w:bookmarkStart w:id="291" w:name="_Toc6317"/>
      <w:bookmarkStart w:id="292" w:name="_Toc28285"/>
      <w:bookmarkStart w:id="293" w:name="_Toc17044"/>
      <w:r>
        <w:rPr>
          <w:rFonts w:hint="eastAsia"/>
        </w:rPr>
        <w:t>图</w:t>
      </w:r>
      <w:r>
        <w:t xml:space="preserve">3.11 </w:t>
      </w:r>
      <w:r>
        <w:rPr>
          <w:rFonts w:hint="eastAsia"/>
        </w:rPr>
        <w:t>词汇信息示例</w:t>
      </w:r>
      <w:bookmarkEnd w:id="291"/>
      <w:bookmarkEnd w:id="292"/>
      <w:bookmarkEnd w:id="293"/>
    </w:p>
    <w:p>
      <w:pPr>
        <w:spacing w:line="360" w:lineRule="auto"/>
        <w:ind w:firstLine="480" w:firstLineChars="200"/>
        <w:jc w:val="left"/>
        <w:rPr>
          <w:rFonts w:ascii="Arial" w:hAnsi="Arial" w:cs="Arial"/>
          <w:color w:val="000000"/>
          <w:sz w:val="24"/>
        </w:rPr>
      </w:pPr>
      <w:r>
        <w:rPr>
          <w:rFonts w:hint="eastAsia" w:ascii="Arial" w:hAnsi="Arial" w:cs="Arial"/>
          <w:color w:val="000000"/>
          <w:sz w:val="24"/>
        </w:rPr>
        <w:t>最后将输入文本的字向量和分词后的词汇特征向量做拼接后作为模型的输入层结果输入到网络层中进行编码操作。</w:t>
      </w:r>
    </w:p>
    <w:p>
      <w:pPr>
        <w:spacing w:line="360" w:lineRule="auto"/>
        <w:ind w:firstLine="480" w:firstLineChars="200"/>
        <w:rPr>
          <w:rFonts w:ascii="Arial" w:hAnsi="Arial" w:cs="Arial"/>
          <w:color w:val="FF0000"/>
          <w:sz w:val="24"/>
        </w:rPr>
      </w:pPr>
      <w:r>
        <w:rPr>
          <w:rFonts w:hint="eastAsia" w:ascii="Arial" w:hAnsi="Arial" w:cs="Arial"/>
          <w:color w:val="000000"/>
          <w:sz w:val="24"/>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w:t>
      </w:r>
      <w:r>
        <w:rPr>
          <w:rFonts w:ascii="Arial" w:hAnsi="Arial" w:cs="Arial"/>
          <w:color w:val="000000"/>
          <w:sz w:val="24"/>
        </w:rPr>
        <w:t>Dropout</w:t>
      </w:r>
      <w:r>
        <w:rPr>
          <w:rFonts w:hint="eastAsia" w:ascii="Arial" w:hAnsi="Arial" w:cs="Arial"/>
          <w:color w:val="000000"/>
          <w:sz w:val="24"/>
        </w:rPr>
        <w:t>来缓解神经网络过拟合的发生</w:t>
      </w:r>
      <w:r>
        <w:rPr>
          <w:rFonts w:ascii="Arial" w:hAnsi="Arial" w:cs="Arial"/>
          <w:color w:val="000000"/>
          <w:sz w:val="24"/>
        </w:rPr>
        <w:t>[Hinton et al., 2012]</w:t>
      </w:r>
      <w:r>
        <w:rPr>
          <w:rFonts w:hint="eastAsia" w:ascii="Arial" w:hAnsi="Arial" w:cs="Arial"/>
          <w:color w:val="000000"/>
          <w:sz w:val="24"/>
        </w:rPr>
        <w:t>，在一定程度上起到了正则化的作用。</w:t>
      </w:r>
    </w:p>
    <w:p>
      <w:pPr>
        <w:spacing w:line="360" w:lineRule="auto"/>
        <w:ind w:firstLine="480" w:firstLineChars="200"/>
        <w:rPr>
          <w:rFonts w:ascii="Arial" w:hAnsi="Arial" w:cs="Arial"/>
          <w:sz w:val="24"/>
        </w:rPr>
      </w:pPr>
      <w:r>
        <w:rPr>
          <w:rFonts w:ascii="Arial" w:hAnsi="Arial" w:cs="Arial"/>
          <w:sz w:val="24"/>
        </w:rPr>
        <w:t>Dropout</w:t>
      </w:r>
      <w:r>
        <w:rPr>
          <w:rFonts w:hint="eastAsia" w:ascii="Arial" w:hAnsi="Arial" w:cs="Arial"/>
          <w:sz w:val="24"/>
        </w:rPr>
        <w:t>之所以可以缓解神经网络过拟合的发生，是因为在前向传播时，</w:t>
      </w:r>
      <w:r>
        <w:rPr>
          <w:rFonts w:ascii="Arial" w:hAnsi="Arial" w:cs="Arial"/>
          <w:sz w:val="24"/>
        </w:rPr>
        <w:t>Dropout</w:t>
      </w:r>
      <w:r>
        <w:rPr>
          <w:rFonts w:hint="eastAsia" w:ascii="Arial" w:hAnsi="Arial" w:cs="Arial"/>
          <w:sz w:val="24"/>
        </w:rPr>
        <w:t>让某个神经元的激活值以一定的概率</w:t>
      </w:r>
      <w:r>
        <w:rPr>
          <w:rFonts w:ascii="Arial" w:hAnsi="Arial" w:cs="Arial"/>
          <w:sz w:val="24"/>
        </w:rPr>
        <w:t>p</w:t>
      </w:r>
      <w:r>
        <w:rPr>
          <w:rFonts w:hint="eastAsia" w:ascii="Arial" w:hAnsi="Arial" w:cs="Arial"/>
          <w:sz w:val="24"/>
        </w:rPr>
        <w:t>停止工作，这样可以使得模型的泛化能力变强，因为这样可以让模型不会太依赖某些局部的特征。</w:t>
      </w:r>
    </w:p>
    <w:p>
      <w:pPr>
        <w:pStyle w:val="3"/>
        <w:rPr>
          <w:rFonts w:cs="Arial"/>
        </w:rPr>
      </w:pPr>
      <w:bookmarkStart w:id="294" w:name="_Toc3714_WPSOffice_Level3"/>
      <w:r>
        <w:rPr>
          <w:rFonts w:cs="Arial"/>
        </w:rPr>
        <w:t xml:space="preserve">3.3.2 </w:t>
      </w:r>
      <w:r>
        <w:rPr>
          <w:rFonts w:hint="eastAsia" w:cs="Arial"/>
        </w:rPr>
        <w:t>基于</w:t>
      </w:r>
      <w:r>
        <w:rPr>
          <w:rFonts w:cs="Arial"/>
        </w:rPr>
        <w:t>BERT</w:t>
      </w:r>
      <w:r>
        <w:rPr>
          <w:rFonts w:hint="eastAsia" w:cs="Arial"/>
        </w:rPr>
        <w:t>的输入层</w:t>
      </w:r>
      <w:bookmarkEnd w:id="294"/>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BERT</w:t>
      </w:r>
      <w:r>
        <w:rPr>
          <w:rFonts w:hint="eastAsia" w:ascii="Arial" w:hAnsi="Arial" w:cs="Arial"/>
          <w:sz w:val="24"/>
        </w:rPr>
        <w:t>的模型是将每个词对应的词向量、句子标签、相对位置向量相加得到的总特征向量作为输入，如图</w:t>
      </w:r>
      <w:r>
        <w:rPr>
          <w:rFonts w:ascii="Arial" w:hAnsi="Arial" w:cs="Arial"/>
          <w:sz w:val="24"/>
        </w:rPr>
        <w:t>3.12</w:t>
      </w:r>
      <w:r>
        <w:rPr>
          <w:rFonts w:hint="eastAsia" w:ascii="Arial" w:hAnsi="Arial" w:cs="Arial"/>
          <w:sz w:val="24"/>
        </w:rPr>
        <w:t>所示。</w:t>
      </w:r>
    </w:p>
    <w:p>
      <w:pPr>
        <w:spacing w:line="360" w:lineRule="auto"/>
        <w:ind w:firstLine="420"/>
        <w:rPr>
          <w:rFonts w:ascii="Arial" w:hAnsi="Arial" w:cs="Arial"/>
          <w:sz w:val="24"/>
        </w:rPr>
      </w:pPr>
      <w:r>
        <w:rPr>
          <w:rFonts w:ascii="Arial" w:hAnsi="Arial" w:cs="Arial"/>
          <w:sz w:val="24"/>
        </w:rPr>
        <w:drawing>
          <wp:inline distT="0" distB="0" distL="114300" distR="114300">
            <wp:extent cx="5276850" cy="1724025"/>
            <wp:effectExtent l="0" t="0" r="6350" b="3175"/>
            <wp:docPr id="18" name="图片 31" descr="图3.14的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1" descr="图3.14的副本"/>
                    <pic:cNvPicPr>
                      <a:picLocks noChangeAspect="1"/>
                    </pic:cNvPicPr>
                  </pic:nvPicPr>
                  <pic:blipFill>
                    <a:blip r:embed="rId78"/>
                    <a:stretch>
                      <a:fillRect/>
                    </a:stretch>
                  </pic:blipFill>
                  <pic:spPr>
                    <a:xfrm>
                      <a:off x="0" y="0"/>
                      <a:ext cx="5276850" cy="1724025"/>
                    </a:xfrm>
                    <a:prstGeom prst="rect">
                      <a:avLst/>
                    </a:prstGeom>
                    <a:noFill/>
                    <a:ln w="9525">
                      <a:noFill/>
                    </a:ln>
                  </pic:spPr>
                </pic:pic>
              </a:graphicData>
            </a:graphic>
          </wp:inline>
        </w:drawing>
      </w:r>
    </w:p>
    <w:p>
      <w:pPr>
        <w:pStyle w:val="36"/>
        <w:rPr>
          <w:rFonts w:cs="Arial"/>
          <w:color w:val="FF0000"/>
        </w:rPr>
      </w:pPr>
      <w:bookmarkStart w:id="295" w:name="_Toc5954"/>
      <w:bookmarkStart w:id="296" w:name="_Toc31114"/>
      <w:bookmarkStart w:id="297" w:name="_Toc31852"/>
      <w:r>
        <w:rPr>
          <w:rFonts w:hint="eastAsia"/>
        </w:rPr>
        <w:t>图</w:t>
      </w:r>
      <w:r>
        <w:t>3.12 BERT</w:t>
      </w:r>
      <w:r>
        <w:rPr>
          <w:rFonts w:hint="eastAsia"/>
        </w:rPr>
        <w:t>模型输入示例</w:t>
      </w:r>
      <w:bookmarkEnd w:id="295"/>
      <w:bookmarkEnd w:id="296"/>
      <w:bookmarkEnd w:id="297"/>
    </w:p>
    <w:p>
      <w:pPr>
        <w:spacing w:line="360" w:lineRule="auto"/>
        <w:ind w:firstLine="480" w:firstLineChars="200"/>
        <w:rPr>
          <w:rFonts w:ascii="Arial" w:hAnsi="Arial" w:cs="Arial"/>
          <w:sz w:val="24"/>
        </w:rPr>
      </w:pPr>
      <w:r>
        <w:rPr>
          <w:rFonts w:hint="eastAsia" w:ascii="Arial" w:hAnsi="Arial" w:cs="Arial"/>
          <w:sz w:val="24"/>
        </w:rPr>
        <w:t>本文使用的</w:t>
      </w:r>
      <w:r>
        <w:rPr>
          <w:rFonts w:ascii="Arial" w:hAnsi="Arial" w:cs="Arial"/>
          <w:sz w:val="24"/>
        </w:rPr>
        <w:t>BERT</w:t>
      </w:r>
      <w:r>
        <w:rPr>
          <w:rFonts w:hint="eastAsia" w:ascii="Arial" w:hAnsi="Arial" w:cs="Arial"/>
          <w:sz w:val="24"/>
        </w:rPr>
        <w:t>模型是网络层为</w:t>
      </w:r>
      <w:r>
        <w:rPr>
          <w:rFonts w:ascii="Arial" w:hAnsi="Arial" w:cs="Arial"/>
          <w:sz w:val="24"/>
        </w:rPr>
        <w:t>12</w:t>
      </w:r>
      <w:r>
        <w:rPr>
          <w:rFonts w:hint="eastAsia" w:ascii="Arial" w:hAnsi="Arial" w:cs="Arial"/>
          <w:sz w:val="24"/>
        </w:rPr>
        <w:t>层，隐藏层为</w:t>
      </w:r>
      <w:r>
        <w:rPr>
          <w:rFonts w:ascii="Arial" w:hAnsi="Arial" w:cs="Arial"/>
          <w:sz w:val="24"/>
        </w:rPr>
        <w:t>768</w:t>
      </w:r>
      <w:r>
        <w:rPr>
          <w:rFonts w:hint="eastAsia" w:ascii="Arial" w:hAnsi="Arial" w:cs="Arial"/>
          <w:sz w:val="24"/>
        </w:rPr>
        <w:t>层，自注意力头个数为</w:t>
      </w:r>
      <w:r>
        <w:rPr>
          <w:rFonts w:ascii="Arial" w:hAnsi="Arial" w:cs="Arial"/>
          <w:sz w:val="24"/>
        </w:rPr>
        <w:t>12</w:t>
      </w:r>
      <w:r>
        <w:rPr>
          <w:rFonts w:hint="eastAsia" w:ascii="Arial" w:hAnsi="Arial" w:cs="Arial"/>
          <w:sz w:val="24"/>
        </w:rPr>
        <w:t>的网络模型，结合</w:t>
      </w:r>
      <w:r>
        <w:rPr>
          <w:rFonts w:ascii="Arial" w:hAnsi="Arial" w:cs="Arial"/>
          <w:sz w:val="24"/>
        </w:rPr>
        <w:t>MaskedLM</w:t>
      </w:r>
      <w:r>
        <w:rPr>
          <w:rFonts w:hint="eastAsia" w:ascii="Arial" w:hAnsi="Arial" w:cs="Arial"/>
          <w:sz w:val="24"/>
        </w:rPr>
        <w:t>和句子级别的连续性预测任务进行模型的预训练。</w:t>
      </w:r>
    </w:p>
    <w:p>
      <w:pPr>
        <w:spacing w:line="360" w:lineRule="auto"/>
        <w:ind w:firstLine="480" w:firstLineChars="200"/>
        <w:rPr>
          <w:rFonts w:ascii="Arial" w:hAnsi="Arial" w:cs="Arial"/>
          <w:sz w:val="24"/>
        </w:rPr>
      </w:pPr>
      <w:r>
        <w:rPr>
          <w:rFonts w:ascii="Arial" w:hAnsi="Arial" w:cs="Arial"/>
          <w:sz w:val="24"/>
        </w:rPr>
        <w:t>BERT</w:t>
      </w:r>
      <w:r>
        <w:rPr>
          <w:rFonts w:hint="eastAsia" w:ascii="Arial" w:hAnsi="Arial" w:cs="Arial"/>
          <w:sz w:val="24"/>
        </w:rPr>
        <w:t>模型作为预训练模型在整个命名实体识别模型中的作用同</w:t>
      </w:r>
      <w:r>
        <w:rPr>
          <w:rFonts w:ascii="Arial" w:hAnsi="Arial" w:cs="Arial"/>
          <w:sz w:val="24"/>
        </w:rPr>
        <w:t>3.3.1</w:t>
      </w:r>
      <w:r>
        <w:rPr>
          <w:rFonts w:hint="eastAsia" w:ascii="Arial" w:hAnsi="Arial" w:cs="Arial"/>
          <w:sz w:val="24"/>
        </w:rPr>
        <w:t>节中的</w:t>
      </w:r>
      <w:r>
        <w:rPr>
          <w:rFonts w:ascii="Arial" w:hAnsi="Arial" w:cs="Arial"/>
          <w:sz w:val="24"/>
        </w:rPr>
        <w:t>word2vec</w:t>
      </w:r>
      <w:r>
        <w:rPr>
          <w:rFonts w:hint="eastAsia" w:ascii="Arial" w:hAnsi="Arial" w:cs="Arial"/>
          <w:sz w:val="24"/>
        </w:rPr>
        <w:t>预训练得到的词向量一样，同样作为输入文本的表征传入后续的网络层进行编码，在传入网络层前同样加了</w:t>
      </w:r>
      <w:r>
        <w:rPr>
          <w:rFonts w:ascii="Arial" w:hAnsi="Arial" w:cs="Arial"/>
          <w:sz w:val="24"/>
        </w:rPr>
        <w:t>Dropout</w:t>
      </w:r>
      <w:r>
        <w:rPr>
          <w:rFonts w:hint="eastAsia" w:ascii="Arial" w:hAnsi="Arial" w:cs="Arial"/>
          <w:sz w:val="24"/>
        </w:rPr>
        <w:t>来缓解过拟合。</w:t>
      </w:r>
    </w:p>
    <w:p>
      <w:pPr>
        <w:pStyle w:val="3"/>
        <w:rPr>
          <w:rFonts w:cs="Arial"/>
        </w:rPr>
      </w:pPr>
      <w:bookmarkStart w:id="298" w:name="_Toc17_WPSOffice_Level3"/>
      <w:r>
        <w:rPr>
          <w:rFonts w:cs="Arial"/>
        </w:rPr>
        <w:t xml:space="preserve">3.3.3 </w:t>
      </w:r>
      <w:r>
        <w:rPr>
          <w:rFonts w:hint="eastAsia" w:cs="Arial"/>
        </w:rPr>
        <w:t>网络层</w:t>
      </w:r>
      <w:bookmarkEnd w:id="298"/>
    </w:p>
    <w:p>
      <w:pPr>
        <w:spacing w:line="360" w:lineRule="auto"/>
        <w:ind w:firstLine="480" w:firstLineChars="200"/>
        <w:rPr>
          <w:rFonts w:ascii="Arial" w:hAnsi="Arial" w:cs="Arial"/>
          <w:sz w:val="24"/>
        </w:rPr>
      </w:pPr>
      <w:r>
        <w:rPr>
          <w:rFonts w:hint="eastAsia" w:ascii="Arial" w:hAnsi="Arial" w:cs="Arial"/>
          <w:sz w:val="24"/>
        </w:rPr>
        <w:t>一般来说同一个任务的不同模型主要的差异就是网络层选择的编码器不同，本文采用的是</w:t>
      </w:r>
      <w:r>
        <w:rPr>
          <w:rFonts w:ascii="Arial" w:hAnsi="Arial" w:cs="Arial"/>
          <w:sz w:val="24"/>
        </w:rPr>
        <w:t>Bi-LSTM</w:t>
      </w:r>
      <w:r>
        <w:rPr>
          <w:rFonts w:hint="eastAsia" w:ascii="Arial" w:hAnsi="Arial" w:cs="Arial"/>
          <w:sz w:val="24"/>
        </w:rPr>
        <w:t>作为编码器对模型输入的特征向量进行处理，得到每个字符的预测特征向量，再传输给</w:t>
      </w:r>
      <w:r>
        <w:rPr>
          <w:rFonts w:ascii="Arial" w:hAnsi="Arial" w:cs="Arial"/>
          <w:sz w:val="24"/>
        </w:rPr>
        <w:t>CRF</w:t>
      </w:r>
      <w:r>
        <w:rPr>
          <w:rFonts w:hint="eastAsia" w:ascii="Arial" w:hAnsi="Arial" w:cs="Arial"/>
          <w:sz w:val="24"/>
        </w:rPr>
        <w:t>层计算得到每个字符最终的预测标签。</w:t>
      </w:r>
    </w:p>
    <w:p>
      <w:pPr>
        <w:spacing w:line="360" w:lineRule="auto"/>
        <w:ind w:firstLine="420"/>
        <w:rPr>
          <w:rFonts w:ascii="Arial" w:hAnsi="Arial" w:cs="Arial"/>
          <w:color w:val="FF0000"/>
          <w:sz w:val="24"/>
        </w:rPr>
      </w:pPr>
      <w:r>
        <w:rPr>
          <w:rFonts w:ascii="Arial" w:hAnsi="Arial" w:cs="Arial"/>
          <w:color w:val="FF0000"/>
          <w:sz w:val="24"/>
        </w:rPr>
        <w:object>
          <v:shape id="_x0000_i1056" o:spt="75" type="#_x0000_t75" style="height:311.25pt;width:375.75pt;" o:ole="t" filled="f" o:preferrelative="t" stroked="f" coordsize="21600,21600">
            <v:path/>
            <v:fill on="f" focussize="0,0"/>
            <v:stroke on="f" joinstyle="miter"/>
            <v:imagedata r:id="rId80" o:title=""/>
            <o:lock v:ext="edit" aspectratio="f"/>
            <w10:wrap type="none"/>
            <w10:anchorlock/>
          </v:shape>
          <o:OLEObject Type="Embed" ProgID="Visio.Drawing.15" ShapeID="_x0000_i1056" DrawAspect="Content" ObjectID="_1468075745" r:id="rId79">
            <o:LockedField>false</o:LockedField>
          </o:OLEObject>
        </w:object>
      </w:r>
    </w:p>
    <w:p>
      <w:pPr>
        <w:pStyle w:val="36"/>
        <w:rPr>
          <w:rFonts w:cs="Arial"/>
        </w:rPr>
      </w:pPr>
      <w:bookmarkStart w:id="299" w:name="_Toc10600"/>
      <w:bookmarkStart w:id="300" w:name="_Toc26697"/>
      <w:bookmarkStart w:id="301" w:name="_Toc14704_WPSOffice_Level3"/>
      <w:bookmarkStart w:id="302" w:name="_Toc19124"/>
      <w:r>
        <w:rPr>
          <w:rFonts w:hint="eastAsia"/>
        </w:rPr>
        <w:t>图</w:t>
      </w:r>
      <w:r>
        <w:t xml:space="preserve">3.13 </w:t>
      </w:r>
      <w:r>
        <w:rPr>
          <w:rFonts w:hint="eastAsia"/>
        </w:rPr>
        <w:t>基于</w:t>
      </w:r>
      <w:r>
        <w:t>Bi-LSTM</w:t>
      </w:r>
      <w:r>
        <w:rPr>
          <w:rFonts w:hint="eastAsia"/>
        </w:rPr>
        <w:t>的编码层结构图</w:t>
      </w:r>
      <w:bookmarkEnd w:id="299"/>
      <w:bookmarkEnd w:id="300"/>
      <w:bookmarkEnd w:id="301"/>
      <w:bookmarkEnd w:id="302"/>
    </w:p>
    <w:p>
      <w:pPr>
        <w:spacing w:line="360" w:lineRule="auto"/>
        <w:ind w:firstLine="480" w:firstLineChars="200"/>
      </w:pPr>
      <w:r>
        <w:rPr>
          <w:rFonts w:hint="eastAsia" w:ascii="Arial" w:hAnsi="Arial" w:cs="Arial"/>
          <w:sz w:val="24"/>
        </w:rPr>
        <w:t>如图</w:t>
      </w:r>
      <w:r>
        <w:rPr>
          <w:rFonts w:ascii="Arial" w:hAnsi="Arial" w:cs="Arial"/>
          <w:sz w:val="24"/>
        </w:rPr>
        <w:t>3.13</w:t>
      </w:r>
      <w:r>
        <w:rPr>
          <w:rFonts w:hint="eastAsia" w:ascii="Arial" w:hAnsi="Arial" w:cs="Arial"/>
          <w:sz w:val="24"/>
        </w:rPr>
        <w:t>是一个基于双向长短时记忆模型的编码层的结构图。假设图中维度为</w:t>
      </w:r>
      <w:r>
        <w:rPr>
          <w:rFonts w:ascii="Arial" w:hAnsi="Arial" w:cs="Arial"/>
          <w:sz w:val="24"/>
        </w:rPr>
        <w:t>n</w:t>
      </w:r>
      <w:r>
        <w:rPr>
          <w:rFonts w:hint="eastAsia" w:ascii="Arial" w:hAnsi="Arial" w:cs="Arial"/>
          <w:sz w:val="24"/>
        </w:rPr>
        <w:t>的向量</w:t>
      </w:r>
      <w:r>
        <w:rPr>
          <w:rFonts w:ascii="Arial" w:hAnsi="Arial" w:cs="Arial"/>
          <w:sz w:val="24"/>
        </w:rPr>
        <w:t>x</w:t>
      </w:r>
      <w:r>
        <w:rPr>
          <w:rFonts w:ascii="Arial" w:hAnsi="Arial" w:cs="Arial"/>
          <w:sz w:val="24"/>
          <w:vertAlign w:val="subscript"/>
        </w:rPr>
        <w:t>t</w:t>
      </w:r>
      <w:r>
        <w:rPr>
          <w:rFonts w:hint="eastAsia" w:ascii="Arial" w:hAnsi="Arial" w:cs="Arial"/>
          <w:sz w:val="24"/>
        </w:rPr>
        <w:t>代表当前时刻输入的一个字对应的总特征向量。先将</w:t>
      </w:r>
      <w:r>
        <w:rPr>
          <w:rFonts w:ascii="Arial" w:hAnsi="Arial" w:cs="Arial"/>
          <w:sz w:val="24"/>
        </w:rPr>
        <w:t>x</w:t>
      </w:r>
      <w:r>
        <w:rPr>
          <w:rFonts w:ascii="Arial" w:hAnsi="Arial" w:cs="Arial"/>
          <w:sz w:val="24"/>
          <w:vertAlign w:val="subscript"/>
        </w:rPr>
        <w:t>t</w:t>
      </w:r>
      <w:r>
        <w:rPr>
          <w:rFonts w:hint="eastAsia" w:ascii="Arial" w:hAnsi="Arial" w:cs="Arial"/>
          <w:sz w:val="24"/>
        </w:rPr>
        <w:t>输入到网络层的双向长短时记忆模型中，分别与前向层、后向层中传递过来的</w:t>
      </w:r>
      <w:r>
        <w:rPr>
          <w:rFonts w:ascii="Arial" w:hAnsi="Arial" w:cs="Arial"/>
          <w:sz w:val="24"/>
        </w:rPr>
        <w:t>t</w:t>
      </w:r>
      <w:r>
        <w:rPr>
          <w:rFonts w:hint="eastAsia" w:ascii="Arial" w:hAnsi="Arial" w:cs="Arial"/>
          <w:sz w:val="24"/>
        </w:rPr>
        <w:t>时刻的前、后的状态信息进行计算，得到</w:t>
      </w:r>
      <w:r>
        <w:rPr>
          <w:rFonts w:ascii="Arial" w:hAnsi="Arial" w:cs="Arial"/>
          <w:sz w:val="24"/>
        </w:rPr>
        <w:t>t</w:t>
      </w:r>
      <w:r>
        <w:rPr>
          <w:rFonts w:hint="eastAsia" w:ascii="Arial" w:hAnsi="Arial" w:cs="Arial"/>
          <w:sz w:val="24"/>
        </w:rPr>
        <w:t>时刻前、后时刻的状态对当前状态的影响。再把前向层和后向层的当前时刻的输出做拼接，得到长度为</w:t>
      </w:r>
      <w:r>
        <w:rPr>
          <w:rFonts w:ascii="Arial" w:hAnsi="Arial" w:cs="Arial"/>
          <w:sz w:val="24"/>
        </w:rPr>
        <w:t>2*n</w:t>
      </w:r>
      <w:r>
        <w:rPr>
          <w:rFonts w:hint="eastAsia" w:ascii="Arial" w:hAnsi="Arial" w:cs="Arial"/>
          <w:sz w:val="24"/>
        </w:rPr>
        <w:t>的向量作为网络层的输出。</w:t>
      </w:r>
    </w:p>
    <w:p>
      <w:pPr>
        <w:pStyle w:val="3"/>
        <w:rPr>
          <w:rFonts w:cs="Arial"/>
        </w:rPr>
      </w:pPr>
      <w:bookmarkStart w:id="303" w:name="_Toc9583_WPSOffice_Level3"/>
      <w:r>
        <w:rPr>
          <w:rFonts w:cs="Arial"/>
        </w:rPr>
        <w:t xml:space="preserve">3.3.4 </w:t>
      </w:r>
      <w:r>
        <w:rPr>
          <w:rFonts w:hint="eastAsia" w:cs="Arial"/>
        </w:rPr>
        <w:t>输出层</w:t>
      </w:r>
      <w:bookmarkEnd w:id="303"/>
    </w:p>
    <w:p>
      <w:pPr>
        <w:spacing w:line="360" w:lineRule="auto"/>
        <w:ind w:firstLine="480" w:firstLineChars="200"/>
        <w:rPr>
          <w:rFonts w:ascii="Arial" w:hAnsi="Arial" w:cs="Arial"/>
          <w:sz w:val="24"/>
        </w:rPr>
      </w:pPr>
      <w:r>
        <w:rPr>
          <w:rFonts w:hint="eastAsia" w:ascii="Arial" w:hAnsi="Arial" w:cs="Arial"/>
          <w:sz w:val="24"/>
        </w:rPr>
        <w:t>输出层的作用是把网络层编码后的输出进行处理后得到最终的每个字符对应的预测标签。本文的输出层是由</w:t>
      </w:r>
      <w:r>
        <w:rPr>
          <w:rFonts w:ascii="Arial" w:hAnsi="Arial" w:cs="Arial"/>
          <w:sz w:val="24"/>
        </w:rPr>
        <w:t>Softmax</w:t>
      </w:r>
      <w:r>
        <w:rPr>
          <w:rFonts w:hint="eastAsia" w:ascii="Arial" w:hAnsi="Arial" w:cs="Arial"/>
          <w:sz w:val="24"/>
        </w:rPr>
        <w:t>全连接层和</w:t>
      </w:r>
      <w:r>
        <w:rPr>
          <w:rFonts w:ascii="Arial" w:hAnsi="Arial" w:cs="Arial"/>
          <w:sz w:val="24"/>
        </w:rPr>
        <w:t>CRF</w:t>
      </w:r>
      <w:r>
        <w:rPr>
          <w:rFonts w:hint="eastAsia" w:ascii="Arial" w:hAnsi="Arial" w:cs="Arial"/>
          <w:sz w:val="24"/>
        </w:rPr>
        <w:t>层联合构成。</w:t>
      </w:r>
    </w:p>
    <w:p>
      <w:pPr>
        <w:spacing w:line="360" w:lineRule="auto"/>
        <w:ind w:firstLine="480" w:firstLineChars="200"/>
        <w:rPr>
          <w:rFonts w:ascii="Arial" w:hAnsi="Arial" w:cs="Arial"/>
          <w:color w:val="FF0000"/>
          <w:sz w:val="24"/>
        </w:rPr>
      </w:pPr>
      <w:r>
        <w:rPr>
          <w:rFonts w:hint="eastAsia" w:ascii="Arial" w:hAnsi="Arial" w:cs="Arial"/>
          <w:sz w:val="24"/>
        </w:rPr>
        <w:t>在</w:t>
      </w:r>
      <w:r>
        <w:rPr>
          <w:rFonts w:ascii="Arial" w:hAnsi="Arial" w:cs="Arial"/>
          <w:sz w:val="24"/>
        </w:rPr>
        <w:t>Softmax</w:t>
      </w:r>
      <w:r>
        <w:rPr>
          <w:rFonts w:hint="eastAsia" w:ascii="Arial" w:hAnsi="Arial" w:cs="Arial"/>
          <w:sz w:val="24"/>
        </w:rPr>
        <w:t>层中，假设输出层得到的网络层输出为</w:t>
      </w:r>
      <w:r>
        <w:rPr>
          <w:rFonts w:ascii="Arial" w:hAnsi="Arial" w:cs="Arial"/>
          <w:position w:val="-12"/>
          <w:sz w:val="24"/>
        </w:rPr>
        <w:object>
          <v:shape id="_x0000_i1057" o:spt="75" type="#_x0000_t75" style="height:18pt;width:89.25pt;" o:ole="t" filled="f" o:preferrelative="t" stroked="f" coordsize="21600,21600">
            <v:path/>
            <v:fill on="f" focussize="0,0"/>
            <v:stroke on="f" joinstyle="miter"/>
            <v:imagedata r:id="rId82" o:title=""/>
            <o:lock v:ext="edit" aspectratio="t"/>
            <w10:wrap type="none"/>
            <w10:anchorlock/>
          </v:shape>
          <o:OLEObject Type="Embed" ProgID="Equation.3" ShapeID="_x0000_i1057" DrawAspect="Content" ObjectID="_1468075746" r:id="rId81">
            <o:LockedField>false</o:LockedField>
          </o:OLEObject>
        </w:object>
      </w:r>
      <w:r>
        <w:rPr>
          <w:rFonts w:hint="eastAsia" w:ascii="Arial" w:hAnsi="Arial" w:cs="Arial"/>
          <w:sz w:val="24"/>
        </w:rPr>
        <w:t>，其中</w:t>
      </w:r>
      <w:r>
        <w:rPr>
          <w:rFonts w:ascii="Arial" w:hAnsi="Arial" w:cs="Arial"/>
          <w:position w:val="-12"/>
          <w:sz w:val="24"/>
        </w:rPr>
        <w:object>
          <v:shape id="_x0000_i1058" o:spt="75" type="#_x0000_t75" style="height:18pt;width:12.75pt;" o:ole="t" filled="f" o:preferrelative="t" stroked="f" coordsize="21600,21600">
            <v:path/>
            <v:fill on="f" focussize="0,0"/>
            <v:stroke on="f" joinstyle="miter"/>
            <v:imagedata r:id="rId84" o:title=""/>
            <o:lock v:ext="edit" aspectratio="t"/>
            <w10:wrap type="none"/>
            <w10:anchorlock/>
          </v:shape>
          <o:OLEObject Type="Embed" ProgID="Equation.3" ShapeID="_x0000_i1058" DrawAspect="Content" ObjectID="_1468075747" r:id="rId83">
            <o:LockedField>false</o:LockedField>
          </o:OLEObject>
        </w:object>
      </w:r>
      <w:r>
        <w:rPr>
          <w:rFonts w:hint="eastAsia" w:ascii="Arial" w:hAnsi="Arial" w:cs="Arial"/>
          <w:sz w:val="24"/>
        </w:rPr>
        <w:t>为当前时刻的字符对应的模型预测向量，</w:t>
      </w:r>
      <w:r>
        <w:rPr>
          <w:rFonts w:ascii="Arial" w:hAnsi="Arial" w:cs="Arial"/>
          <w:position w:val="-12"/>
          <w:sz w:val="24"/>
        </w:rPr>
        <w:object>
          <v:shape id="_x0000_i1059" o:spt="75" type="#_x0000_t75" style="height:18pt;width:12.75pt;" o:ole="t" filled="f" o:preferrelative="t" stroked="f" coordsize="21600,21600">
            <v:path/>
            <v:fill on="f" focussize="0,0"/>
            <v:stroke on="f" joinstyle="miter"/>
            <v:imagedata r:id="rId84" o:title=""/>
            <o:lock v:ext="edit" aspectratio="t"/>
            <w10:wrap type="none"/>
            <w10:anchorlock/>
          </v:shape>
          <o:OLEObject Type="Embed" ProgID="Equation.3" ShapeID="_x0000_i1059" DrawAspect="Content" ObjectID="_1468075748" r:id="rId85">
            <o:LockedField>false</o:LockedField>
          </o:OLEObject>
        </w:object>
      </w:r>
      <w:r>
        <w:rPr>
          <w:rFonts w:hint="eastAsia" w:ascii="Arial" w:hAnsi="Arial" w:cs="Arial"/>
          <w:sz w:val="24"/>
        </w:rPr>
        <w:t>会经过</w:t>
      </w:r>
      <w:r>
        <w:rPr>
          <w:rFonts w:ascii="Arial" w:hAnsi="Arial" w:cs="Arial"/>
          <w:position w:val="-12"/>
          <w:sz w:val="24"/>
        </w:rPr>
        <w:object>
          <v:shape id="_x0000_i1060" o:spt="75" type="#_x0000_t75" style="height:18pt;width:99pt;" o:ole="t" filled="f" o:preferrelative="t" stroked="f" coordsize="21600,21600">
            <v:path/>
            <v:fill on="f" focussize="0,0"/>
            <v:stroke on="f" joinstyle="miter"/>
            <v:imagedata r:id="rId87" o:title=""/>
            <o:lock v:ext="edit" aspectratio="t"/>
            <w10:wrap type="none"/>
            <w10:anchorlock/>
          </v:shape>
          <o:OLEObject Type="Embed" ProgID="Equation.3" ShapeID="_x0000_i1060" DrawAspect="Content" ObjectID="_1468075749" r:id="rId86">
            <o:LockedField>false</o:LockedField>
          </o:OLEObject>
        </w:object>
      </w:r>
      <w:r>
        <w:rPr>
          <w:rFonts w:hint="eastAsia" w:ascii="Arial" w:hAnsi="Arial" w:cs="Arial"/>
          <w:sz w:val="24"/>
        </w:rPr>
        <w:t>计算得到输入对应的状态分数矩阵，示意图如图</w:t>
      </w:r>
      <w:r>
        <w:rPr>
          <w:rFonts w:ascii="Arial" w:hAnsi="Arial" w:cs="Arial"/>
          <w:sz w:val="24"/>
        </w:rPr>
        <w:t>3.14</w:t>
      </w:r>
      <w:r>
        <w:rPr>
          <w:rFonts w:hint="eastAsia" w:ascii="Arial" w:hAnsi="Arial" w:cs="Arial"/>
          <w:sz w:val="24"/>
        </w:rPr>
        <w:t>所示。</w:t>
      </w:r>
    </w:p>
    <w:p>
      <w:pPr>
        <w:spacing w:line="360" w:lineRule="auto"/>
        <w:ind w:firstLine="420"/>
        <w:rPr>
          <w:rFonts w:ascii="Arial" w:hAnsi="Arial" w:cs="Arial"/>
          <w:color w:val="FF0000"/>
          <w:sz w:val="24"/>
        </w:rPr>
      </w:pPr>
      <w:r>
        <w:rPr>
          <w:rFonts w:ascii="Arial" w:hAnsi="Arial" w:cs="Arial"/>
          <w:color w:val="FF0000"/>
          <w:sz w:val="24"/>
        </w:rPr>
        <w:object>
          <v:shape id="_x0000_i1061" o:spt="75" type="#_x0000_t75" style="height:122.25pt;width:413.25pt;" o:ole="t" filled="f" o:preferrelative="t" stroked="f" coordsize="21600,21600">
            <v:path/>
            <v:fill on="f" focussize="0,0"/>
            <v:stroke on="f" joinstyle="miter"/>
            <v:imagedata r:id="rId89" o:title=""/>
            <o:lock v:ext="edit" aspectratio="f"/>
            <w10:wrap type="none"/>
            <w10:anchorlock/>
          </v:shape>
          <o:OLEObject Type="Embed" ProgID="Visio.Drawing.15" ShapeID="_x0000_i1061" DrawAspect="Content" ObjectID="_1468075750" r:id="rId88">
            <o:LockedField>false</o:LockedField>
          </o:OLEObject>
        </w:object>
      </w:r>
    </w:p>
    <w:p>
      <w:pPr>
        <w:pStyle w:val="36"/>
        <w:rPr>
          <w:rFonts w:cs="Arial"/>
        </w:rPr>
      </w:pPr>
      <w:bookmarkStart w:id="304" w:name="_Toc19612"/>
      <w:bookmarkStart w:id="305" w:name="_Toc17162"/>
      <w:bookmarkStart w:id="306" w:name="_Toc30652"/>
      <w:r>
        <w:rPr>
          <w:rFonts w:hint="eastAsia"/>
        </w:rPr>
        <w:t>图</w:t>
      </w:r>
      <w:r>
        <w:t xml:space="preserve">3.14 </w:t>
      </w:r>
      <w:r>
        <w:rPr>
          <w:rFonts w:hint="eastAsia"/>
        </w:rPr>
        <w:t>全连接层示意图</w:t>
      </w:r>
      <w:bookmarkEnd w:id="304"/>
      <w:bookmarkEnd w:id="305"/>
      <w:bookmarkEnd w:id="306"/>
    </w:p>
    <w:p>
      <w:pPr>
        <w:spacing w:line="360" w:lineRule="auto"/>
        <w:ind w:firstLine="480" w:firstLineChars="200"/>
      </w:pPr>
      <w:r>
        <w:rPr>
          <w:rFonts w:hint="eastAsia" w:ascii="Arial" w:hAnsi="Arial" w:cs="Arial"/>
          <w:color w:val="000000"/>
          <w:sz w:val="24"/>
        </w:rPr>
        <w:t>其中</w:t>
      </w:r>
      <w:r>
        <w:rPr>
          <w:rFonts w:ascii="Arial" w:hAnsi="Arial" w:cs="Arial"/>
          <w:color w:val="000000"/>
          <w:sz w:val="24"/>
        </w:rPr>
        <w:t>W</w:t>
      </w:r>
      <w:r>
        <w:rPr>
          <w:rFonts w:hint="eastAsia" w:ascii="Arial" w:hAnsi="Arial" w:cs="Arial"/>
          <w:color w:val="000000"/>
          <w:sz w:val="24"/>
        </w:rPr>
        <w:t>的维度为</w:t>
      </w:r>
      <w:r>
        <w:rPr>
          <w:rFonts w:ascii="Arial" w:hAnsi="Arial" w:cs="Arial"/>
          <w:color w:val="000000"/>
          <w:sz w:val="24"/>
        </w:rPr>
        <w:t>(</w:t>
      </w:r>
      <w:r>
        <w:rPr>
          <w:rFonts w:hint="eastAsia" w:ascii="Arial" w:hAnsi="Arial" w:cs="Arial"/>
          <w:color w:val="000000"/>
          <w:sz w:val="24"/>
        </w:rPr>
        <w:t>标签类别数量</w:t>
      </w:r>
      <w:r>
        <w:rPr>
          <w:rFonts w:ascii="Arial" w:hAnsi="Arial" w:cs="Arial"/>
          <w:color w:val="000000"/>
          <w:sz w:val="24"/>
        </w:rPr>
        <w:t xml:space="preserve">, </w:t>
      </w:r>
      <w:r>
        <w:rPr>
          <w:rFonts w:hint="eastAsia" w:ascii="Arial" w:hAnsi="Arial" w:cs="Arial"/>
          <w:color w:val="000000"/>
          <w:sz w:val="24"/>
        </w:rPr>
        <w:t>字向量的维度</w:t>
      </w:r>
      <w:r>
        <w:rPr>
          <w:rFonts w:ascii="Arial" w:hAnsi="Arial" w:cs="Arial"/>
          <w:color w:val="000000"/>
          <w:sz w:val="24"/>
        </w:rPr>
        <w:t>)</w:t>
      </w:r>
      <w:r>
        <w:rPr>
          <w:rFonts w:hint="eastAsia" w:ascii="Arial" w:hAnsi="Arial" w:cs="Arial"/>
          <w:color w:val="000000"/>
          <w:sz w:val="24"/>
        </w:rPr>
        <w:t>，偏置项</w:t>
      </w:r>
      <w:r>
        <w:rPr>
          <w:rFonts w:ascii="Arial" w:hAnsi="Arial" w:cs="Arial"/>
          <w:color w:val="000000"/>
          <w:sz w:val="24"/>
        </w:rPr>
        <w:t>b</w:t>
      </w:r>
      <w:r>
        <w:rPr>
          <w:rFonts w:hint="eastAsia" w:ascii="Arial" w:hAnsi="Arial" w:cs="Arial"/>
          <w:color w:val="000000"/>
          <w:sz w:val="24"/>
        </w:rPr>
        <w:t>的维度为标签类别数量。对于输出层来说需要训练迭代更新的参数就是</w:t>
      </w:r>
      <w:r>
        <w:rPr>
          <w:rFonts w:ascii="Arial" w:hAnsi="Arial" w:cs="Arial"/>
          <w:color w:val="000000"/>
          <w:sz w:val="24"/>
        </w:rPr>
        <w:t>W</w:t>
      </w:r>
      <w:r>
        <w:rPr>
          <w:rFonts w:hint="eastAsia" w:ascii="Arial" w:hAnsi="Arial" w:cs="Arial"/>
          <w:color w:val="000000"/>
          <w:sz w:val="24"/>
        </w:rPr>
        <w:t>和</w:t>
      </w:r>
      <w:r>
        <w:rPr>
          <w:rFonts w:ascii="Arial" w:hAnsi="Arial" w:cs="Arial"/>
          <w:color w:val="000000"/>
          <w:sz w:val="24"/>
        </w:rPr>
        <w:t>b</w:t>
      </w:r>
      <w:r>
        <w:rPr>
          <w:rFonts w:hint="eastAsia" w:ascii="Arial" w:hAnsi="Arial" w:cs="Arial"/>
          <w:color w:val="000000"/>
          <w:sz w:val="24"/>
        </w:rPr>
        <w:t>。</w:t>
      </w:r>
    </w:p>
    <w:p>
      <w:pPr>
        <w:spacing w:line="360" w:lineRule="auto"/>
        <w:ind w:firstLine="480" w:firstLineChars="200"/>
        <w:rPr>
          <w:rFonts w:ascii="Arial" w:hAnsi="Arial" w:cs="Arial"/>
          <w:sz w:val="24"/>
        </w:rPr>
      </w:pPr>
      <w:r>
        <w:rPr>
          <w:rFonts w:hint="eastAsia" w:ascii="Arial" w:hAnsi="Arial" w:cs="Arial"/>
          <w:sz w:val="24"/>
        </w:rPr>
        <w:t>在一般的命名实体识别模型中，即使不加入</w:t>
      </w:r>
      <w:r>
        <w:rPr>
          <w:rFonts w:ascii="Arial" w:hAnsi="Arial" w:cs="Arial"/>
          <w:sz w:val="24"/>
        </w:rPr>
        <w:t>CRF</w:t>
      </w:r>
      <w:r>
        <w:rPr>
          <w:rFonts w:hint="eastAsia" w:ascii="Arial" w:hAnsi="Arial" w:cs="Arial"/>
          <w:sz w:val="24"/>
        </w:rPr>
        <w:t>层，即用</w:t>
      </w:r>
      <w:r>
        <w:rPr>
          <w:rFonts w:ascii="Arial" w:hAnsi="Arial" w:cs="Arial"/>
          <w:sz w:val="24"/>
        </w:rPr>
        <w:t>Softmax</w:t>
      </w:r>
      <w:r>
        <w:rPr>
          <w:rFonts w:hint="eastAsia" w:ascii="Arial" w:hAnsi="Arial" w:cs="Arial"/>
          <w:sz w:val="24"/>
        </w:rPr>
        <w:t>层计算得到的状态分数矩阵并取其中的最大值作为预测标签的依据也可以得到最终的分类标签结果，但是那样的结果会存在一些问题导致最终的分类效果不好，如图</w:t>
      </w:r>
      <w:r>
        <w:rPr>
          <w:rFonts w:ascii="Arial" w:hAnsi="Arial" w:cs="Arial"/>
          <w:sz w:val="24"/>
        </w:rPr>
        <w:t>3.15</w:t>
      </w:r>
      <w:r>
        <w:rPr>
          <w:rFonts w:hint="eastAsia" w:ascii="Arial" w:hAnsi="Arial" w:cs="Arial"/>
          <w:sz w:val="24"/>
        </w:rPr>
        <w:t>所示。</w:t>
      </w:r>
    </w:p>
    <w:p>
      <w:pPr>
        <w:spacing w:line="360" w:lineRule="auto"/>
        <w:ind w:firstLine="420"/>
        <w:rPr>
          <w:rFonts w:ascii="Arial" w:hAnsi="Arial" w:cs="Arial"/>
          <w:sz w:val="24"/>
        </w:rPr>
      </w:pPr>
      <w:r>
        <w:rPr>
          <w:rFonts w:ascii="Arial" w:hAnsi="Arial" w:cs="Arial"/>
          <w:sz w:val="24"/>
        </w:rPr>
        <w:drawing>
          <wp:inline distT="0" distB="0" distL="114300" distR="114300">
            <wp:extent cx="5257800" cy="2533650"/>
            <wp:effectExtent l="0" t="0" r="0" b="6350"/>
            <wp:docPr id="19" name="图片 38" descr="图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8" descr="图3.13"/>
                    <pic:cNvPicPr>
                      <a:picLocks noChangeAspect="1"/>
                    </pic:cNvPicPr>
                  </pic:nvPicPr>
                  <pic:blipFill>
                    <a:blip r:embed="rId90"/>
                    <a:stretch>
                      <a:fillRect/>
                    </a:stretch>
                  </pic:blipFill>
                  <pic:spPr>
                    <a:xfrm>
                      <a:off x="0" y="0"/>
                      <a:ext cx="5257800" cy="2533650"/>
                    </a:xfrm>
                    <a:prstGeom prst="rect">
                      <a:avLst/>
                    </a:prstGeom>
                    <a:noFill/>
                    <a:ln w="9525">
                      <a:noFill/>
                    </a:ln>
                  </pic:spPr>
                </pic:pic>
              </a:graphicData>
            </a:graphic>
          </wp:inline>
        </w:drawing>
      </w:r>
    </w:p>
    <w:p>
      <w:pPr>
        <w:pStyle w:val="36"/>
        <w:rPr>
          <w:rFonts w:cs="Arial"/>
        </w:rPr>
      </w:pPr>
      <w:bookmarkStart w:id="307" w:name="_Toc31162"/>
      <w:bookmarkStart w:id="308" w:name="_Toc30585"/>
      <w:bookmarkStart w:id="309" w:name="_Toc23481"/>
      <w:r>
        <w:rPr>
          <w:rFonts w:hint="eastAsia"/>
        </w:rPr>
        <w:t>图</w:t>
      </w:r>
      <w:r>
        <w:t xml:space="preserve">3.15 </w:t>
      </w:r>
      <w:r>
        <w:rPr>
          <w:rFonts w:hint="eastAsia"/>
        </w:rPr>
        <w:t>未使用</w:t>
      </w:r>
      <w:r>
        <w:t>CRF</w:t>
      </w:r>
      <w:r>
        <w:rPr>
          <w:rFonts w:hint="eastAsia"/>
        </w:rPr>
        <w:t>层的模型示例</w:t>
      </w:r>
      <w:bookmarkEnd w:id="307"/>
      <w:bookmarkEnd w:id="308"/>
      <w:bookmarkEnd w:id="309"/>
    </w:p>
    <w:p>
      <w:pPr>
        <w:spacing w:line="360" w:lineRule="auto"/>
        <w:ind w:firstLine="480" w:firstLineChars="200"/>
        <w:rPr>
          <w:rFonts w:ascii="Arial" w:hAnsi="Arial" w:cs="Arial"/>
          <w:sz w:val="24"/>
        </w:rPr>
      </w:pPr>
      <w:r>
        <w:rPr>
          <w:rFonts w:hint="eastAsia" w:ascii="Arial" w:hAnsi="Arial" w:cs="Arial"/>
          <w:sz w:val="24"/>
        </w:rPr>
        <w:t>显然图中的分类结果并不准确，这也是为什么需要引入</w:t>
      </w:r>
      <w:r>
        <w:rPr>
          <w:rFonts w:ascii="Arial" w:hAnsi="Arial" w:cs="Arial"/>
          <w:sz w:val="24"/>
        </w:rPr>
        <w:t>CRF</w:t>
      </w:r>
      <w:r>
        <w:rPr>
          <w:rFonts w:hint="eastAsia" w:ascii="Arial" w:hAnsi="Arial" w:cs="Arial"/>
          <w:sz w:val="24"/>
        </w:rPr>
        <w:t>层：</w:t>
      </w:r>
      <w:r>
        <w:rPr>
          <w:rFonts w:ascii="Arial" w:hAnsi="Arial" w:cs="Arial"/>
          <w:sz w:val="24"/>
        </w:rPr>
        <w:t>CRF</w:t>
      </w:r>
      <w:r>
        <w:rPr>
          <w:rFonts w:hint="eastAsia" w:ascii="Arial" w:hAnsi="Arial" w:cs="Arial"/>
          <w:sz w:val="24"/>
        </w:rPr>
        <w:t>层可以学习到句子的约束条件，</w:t>
      </w:r>
      <w:r>
        <w:rPr>
          <w:rFonts w:ascii="Arial" w:hAnsi="Arial" w:cs="Arial"/>
          <w:sz w:val="24"/>
        </w:rPr>
        <w:t>CRF</w:t>
      </w:r>
      <w:r>
        <w:rPr>
          <w:rFonts w:hint="eastAsia" w:ascii="Arial" w:hAnsi="Arial" w:cs="Arial"/>
          <w:sz w:val="24"/>
        </w:rPr>
        <w:t>层在训练数据时可以自动学习到这些约束，保证最终预测结果是有效的。</w:t>
      </w:r>
    </w:p>
    <w:p>
      <w:pPr>
        <w:spacing w:line="360" w:lineRule="auto"/>
        <w:ind w:firstLine="480" w:firstLineChars="200"/>
        <w:rPr>
          <w:rFonts w:ascii="Arial" w:hAnsi="Arial" w:cs="Arial"/>
          <w:sz w:val="24"/>
        </w:rPr>
      </w:pPr>
      <w:r>
        <w:rPr>
          <w:rFonts w:hint="eastAsia" w:ascii="Arial" w:hAnsi="Arial" w:cs="Arial"/>
          <w:sz w:val="24"/>
        </w:rPr>
        <w:t>其中可能的约束条件有：</w:t>
      </w:r>
    </w:p>
    <w:p>
      <w:pPr>
        <w:numPr>
          <w:ilvl w:val="0"/>
          <w:numId w:val="14"/>
        </w:numPr>
        <w:spacing w:line="360" w:lineRule="auto"/>
        <w:ind w:firstLine="480" w:firstLineChars="200"/>
        <w:rPr>
          <w:rFonts w:ascii="Arial" w:hAnsi="Arial" w:cs="Arial"/>
          <w:sz w:val="24"/>
        </w:rPr>
      </w:pPr>
      <w:r>
        <w:rPr>
          <w:rFonts w:hint="eastAsia" w:ascii="Arial" w:hAnsi="Arial"/>
          <w:sz w:val="24"/>
        </w:rPr>
        <w:t>句子的开头应该是</w:t>
      </w:r>
      <w:r>
        <w:rPr>
          <w:rFonts w:ascii="Arial" w:hAnsi="Arial" w:cs="Arial"/>
          <w:sz w:val="24"/>
        </w:rPr>
        <w:t>“B-”</w:t>
      </w:r>
      <w:r>
        <w:rPr>
          <w:rFonts w:hint="eastAsia" w:ascii="Arial" w:hAnsi="Arial" w:cs="Arial"/>
          <w:sz w:val="24"/>
        </w:rPr>
        <w:t>或者</w:t>
      </w:r>
      <w:r>
        <w:rPr>
          <w:rFonts w:ascii="Arial" w:hAnsi="Arial" w:cs="Arial"/>
          <w:sz w:val="24"/>
        </w:rPr>
        <w:t>“O”</w:t>
      </w:r>
      <w:r>
        <w:rPr>
          <w:rFonts w:hint="eastAsia" w:ascii="Arial" w:hAnsi="Arial" w:cs="Arial"/>
          <w:sz w:val="24"/>
        </w:rPr>
        <w:t>，而不是</w:t>
      </w:r>
      <w:r>
        <w:rPr>
          <w:rFonts w:ascii="Arial" w:hAnsi="Arial" w:cs="Arial"/>
          <w:sz w:val="24"/>
        </w:rPr>
        <w:t>“I-”</w:t>
      </w:r>
      <w:r>
        <w:rPr>
          <w:rFonts w:hint="eastAsia" w:ascii="Arial" w:hAnsi="Arial" w:cs="Arial"/>
          <w:sz w:val="24"/>
        </w:rPr>
        <w:t>。</w:t>
      </w:r>
    </w:p>
    <w:p>
      <w:pPr>
        <w:numPr>
          <w:ilvl w:val="0"/>
          <w:numId w:val="14"/>
        </w:numPr>
        <w:spacing w:line="360" w:lineRule="auto"/>
        <w:ind w:firstLine="480" w:firstLineChars="200"/>
        <w:rPr>
          <w:rFonts w:ascii="Arial" w:hAnsi="Arial" w:cs="Arial"/>
          <w:sz w:val="24"/>
        </w:rPr>
      </w:pPr>
      <w:r>
        <w:rPr>
          <w:rFonts w:ascii="Arial" w:hAnsi="Arial"/>
          <w:sz w:val="24"/>
        </w:rPr>
        <w:t>“B-</w:t>
      </w:r>
      <w:r>
        <w:rPr>
          <w:rFonts w:hint="eastAsia" w:ascii="Arial" w:hAnsi="Arial" w:cs="Arial"/>
          <w:sz w:val="24"/>
        </w:rPr>
        <w:t>标签</w:t>
      </w:r>
      <w:r>
        <w:rPr>
          <w:rFonts w:ascii="Arial" w:hAnsi="Arial" w:cs="Arial"/>
          <w:sz w:val="24"/>
        </w:rPr>
        <w:t>1 I-</w:t>
      </w:r>
      <w:r>
        <w:rPr>
          <w:rFonts w:hint="eastAsia" w:ascii="Arial" w:hAnsi="Arial" w:cs="Arial"/>
          <w:sz w:val="24"/>
        </w:rPr>
        <w:t>标签</w:t>
      </w:r>
      <w:r>
        <w:rPr>
          <w:rFonts w:ascii="Arial" w:hAnsi="Arial" w:cs="Arial"/>
          <w:sz w:val="24"/>
        </w:rPr>
        <w:t>2 I-</w:t>
      </w:r>
      <w:r>
        <w:rPr>
          <w:rFonts w:hint="eastAsia" w:ascii="Arial" w:hAnsi="Arial" w:cs="Arial"/>
          <w:sz w:val="24"/>
        </w:rPr>
        <w:t>标签</w:t>
      </w:r>
      <w:r>
        <w:rPr>
          <w:rFonts w:ascii="Arial" w:hAnsi="Arial" w:cs="Arial"/>
          <w:sz w:val="24"/>
        </w:rPr>
        <w:t>3...”</w:t>
      </w:r>
      <w:r>
        <w:rPr>
          <w:rFonts w:hint="eastAsia" w:ascii="Arial" w:hAnsi="Arial" w:cs="Arial"/>
          <w:sz w:val="24"/>
        </w:rPr>
        <w:t>这样的模式中，标签</w:t>
      </w:r>
      <w:r>
        <w:rPr>
          <w:rFonts w:ascii="Arial" w:hAnsi="Arial" w:cs="Arial"/>
          <w:sz w:val="24"/>
        </w:rPr>
        <w:t>1</w:t>
      </w:r>
      <w:r>
        <w:rPr>
          <w:rFonts w:hint="eastAsia" w:ascii="Arial" w:hAnsi="Arial" w:cs="Arial"/>
          <w:sz w:val="24"/>
        </w:rPr>
        <w:t>、标签</w:t>
      </w:r>
      <w:r>
        <w:rPr>
          <w:rFonts w:ascii="Arial" w:hAnsi="Arial" w:cs="Arial"/>
          <w:sz w:val="24"/>
        </w:rPr>
        <w:t>2</w:t>
      </w:r>
      <w:r>
        <w:rPr>
          <w:rFonts w:hint="eastAsia" w:ascii="Arial" w:hAnsi="Arial" w:cs="Arial"/>
          <w:sz w:val="24"/>
        </w:rPr>
        <w:t>、标签</w:t>
      </w:r>
      <w:r>
        <w:rPr>
          <w:rFonts w:ascii="Arial" w:hAnsi="Arial" w:cs="Arial"/>
          <w:sz w:val="24"/>
        </w:rPr>
        <w:t>3</w:t>
      </w:r>
      <w:r>
        <w:rPr>
          <w:rFonts w:hint="eastAsia" w:ascii="Arial" w:hAnsi="Arial" w:cs="Arial"/>
          <w:sz w:val="24"/>
        </w:rPr>
        <w:t>应该是同一种实体类别。比如，</w:t>
      </w:r>
      <w:r>
        <w:rPr>
          <w:rFonts w:ascii="Arial" w:hAnsi="Arial" w:cs="Arial"/>
          <w:sz w:val="24"/>
        </w:rPr>
        <w:t>“B-P I-P I-P”</w:t>
      </w:r>
      <w:r>
        <w:rPr>
          <w:rFonts w:hint="eastAsia" w:ascii="Arial" w:hAnsi="Arial" w:cs="Arial"/>
          <w:sz w:val="24"/>
        </w:rPr>
        <w:t>这样的序列是对的，而</w:t>
      </w:r>
      <w:r>
        <w:rPr>
          <w:rFonts w:ascii="Arial" w:hAnsi="Arial" w:cs="Arial"/>
          <w:sz w:val="24"/>
        </w:rPr>
        <w:t>“B-P I-C I-C”</w:t>
      </w:r>
      <w:r>
        <w:rPr>
          <w:rFonts w:hint="eastAsia" w:ascii="Arial" w:hAnsi="Arial" w:cs="Arial"/>
          <w:sz w:val="24"/>
        </w:rPr>
        <w:t>这样的序列是错误的。</w:t>
      </w:r>
    </w:p>
    <w:p>
      <w:pPr>
        <w:spacing w:line="360" w:lineRule="auto"/>
        <w:ind w:left="0" w:firstLine="480" w:firstLineChars="200"/>
        <w:rPr>
          <w:rFonts w:ascii="Arial" w:hAnsi="Arial" w:cs="Arial"/>
          <w:sz w:val="24"/>
        </w:rPr>
      </w:pPr>
      <w:r>
        <w:rPr>
          <w:rFonts w:hint="eastAsia" w:ascii="Arial" w:hAnsi="Arial" w:cs="Arial"/>
          <w:sz w:val="24"/>
        </w:rPr>
        <w:t>有了这些约束条件，模型预测出错的概率将会大大降低。</w:t>
      </w:r>
    </w:p>
    <w:p>
      <w:pPr>
        <w:spacing w:line="360" w:lineRule="auto"/>
        <w:ind w:firstLine="480" w:firstLineChars="200"/>
        <w:rPr>
          <w:rFonts w:ascii="Arial" w:hAnsi="Arial" w:cs="Arial"/>
          <w:sz w:val="24"/>
        </w:rPr>
      </w:pPr>
      <w:r>
        <w:rPr>
          <w:rFonts w:ascii="Arial" w:hAnsi="Arial" w:cs="Arial"/>
          <w:sz w:val="24"/>
        </w:rPr>
        <w:t>CRF</w:t>
      </w:r>
      <w:r>
        <w:rPr>
          <w:rFonts w:hint="eastAsia" w:ascii="Arial" w:hAnsi="Arial" w:cs="Arial"/>
          <w:sz w:val="24"/>
        </w:rPr>
        <w:t>层接收到全连接层计算得到的状态分数矩阵为</w:t>
      </w:r>
      <w:r>
        <w:rPr>
          <w:rFonts w:ascii="Arial" w:hAnsi="Arial" w:cs="Arial"/>
          <w:sz w:val="24"/>
        </w:rPr>
        <w:t>SC</w:t>
      </w:r>
      <w:r>
        <w:rPr>
          <w:rFonts w:hint="eastAsia" w:ascii="Arial" w:hAnsi="Arial" w:cs="Arial"/>
          <w:sz w:val="24"/>
        </w:rPr>
        <w:t>，</w:t>
      </w:r>
      <w:r>
        <w:rPr>
          <w:rFonts w:ascii="Arial" w:hAnsi="Arial" w:cs="Arial"/>
          <w:sz w:val="24"/>
        </w:rPr>
        <w:t>sc</w:t>
      </w:r>
      <w:r>
        <w:rPr>
          <w:rFonts w:ascii="Arial" w:hAnsi="Arial" w:cs="Arial"/>
          <w:sz w:val="24"/>
          <w:vertAlign w:val="subscript"/>
        </w:rPr>
        <w:t>i,j</w:t>
      </w:r>
      <w:r>
        <w:rPr>
          <w:rFonts w:hint="eastAsia" w:ascii="Arial" w:hAnsi="Arial" w:cs="Arial"/>
          <w:sz w:val="24"/>
        </w:rPr>
        <w:t>代表序列中第</w:t>
      </w:r>
      <w:r>
        <w:rPr>
          <w:rFonts w:ascii="Arial" w:hAnsi="Arial" w:cs="Arial"/>
          <w:sz w:val="24"/>
        </w:rPr>
        <w:t>i</w:t>
      </w:r>
      <w:r>
        <w:rPr>
          <w:rFonts w:hint="eastAsia" w:ascii="Arial" w:hAnsi="Arial" w:cs="Arial"/>
          <w:sz w:val="24"/>
        </w:rPr>
        <w:t>个字符预测为标签</w:t>
      </w:r>
      <w:r>
        <w:rPr>
          <w:rFonts w:ascii="Arial" w:hAnsi="Arial" w:cs="Arial"/>
          <w:sz w:val="24"/>
        </w:rPr>
        <w:t>j</w:t>
      </w:r>
      <w:r>
        <w:rPr>
          <w:rFonts w:hint="eastAsia" w:ascii="Arial" w:hAnsi="Arial" w:cs="Arial"/>
          <w:sz w:val="24"/>
        </w:rPr>
        <w:t>的得分。</w:t>
      </w:r>
      <w:r>
        <w:rPr>
          <w:rFonts w:ascii="Arial" w:hAnsi="Arial" w:cs="Arial"/>
          <w:sz w:val="24"/>
        </w:rPr>
        <w:t>CRF</w:t>
      </w:r>
      <w:r>
        <w:rPr>
          <w:rFonts w:hint="eastAsia" w:ascii="Arial" w:hAnsi="Arial" w:cs="Arial"/>
          <w:sz w:val="24"/>
        </w:rPr>
        <w:t>层中除了状态分数矩阵</w:t>
      </w:r>
      <w:r>
        <w:rPr>
          <w:rFonts w:ascii="Arial" w:hAnsi="Arial" w:cs="Arial"/>
          <w:sz w:val="24"/>
        </w:rPr>
        <w:t>S</w:t>
      </w:r>
      <w:r>
        <w:rPr>
          <w:rFonts w:hint="eastAsia" w:ascii="Arial" w:hAnsi="Arial" w:cs="Arial"/>
          <w:sz w:val="24"/>
        </w:rPr>
        <w:t>，还有一个非常重要的分数</w:t>
      </w:r>
      <w:r>
        <w:rPr>
          <w:rFonts w:ascii="Arial" w:hAnsi="Arial" w:cs="Arial"/>
          <w:sz w:val="24"/>
        </w:rPr>
        <w:t>---</w:t>
      </w:r>
      <w:r>
        <w:rPr>
          <w:rFonts w:hint="eastAsia" w:ascii="Arial" w:hAnsi="Arial" w:cs="Arial"/>
          <w:sz w:val="24"/>
        </w:rPr>
        <w:t>转移分数</w:t>
      </w:r>
      <w:r>
        <w:rPr>
          <w:rFonts w:ascii="Arial" w:hAnsi="Arial" w:cs="Arial"/>
          <w:sz w:val="24"/>
        </w:rPr>
        <w:t>t</w:t>
      </w:r>
      <w:r>
        <w:rPr>
          <w:rFonts w:hint="eastAsia" w:ascii="Arial" w:hAnsi="Arial" w:cs="Arial"/>
          <w:sz w:val="24"/>
        </w:rPr>
        <w:t>。转移分数指的是序列从标签</w:t>
      </w:r>
      <w:r>
        <w:rPr>
          <w:rFonts w:ascii="Arial" w:hAnsi="Arial" w:cs="Arial"/>
          <w:sz w:val="24"/>
        </w:rPr>
        <w:t>1</w:t>
      </w:r>
      <w:r>
        <w:rPr>
          <w:rFonts w:hint="eastAsia" w:ascii="Arial" w:hAnsi="Arial" w:cs="Arial"/>
          <w:sz w:val="24"/>
        </w:rPr>
        <w:t>转移到标签</w:t>
      </w:r>
      <w:r>
        <w:rPr>
          <w:rFonts w:ascii="Arial" w:hAnsi="Arial" w:cs="Arial"/>
          <w:sz w:val="24"/>
        </w:rPr>
        <w:t>2</w:t>
      </w:r>
      <w:r>
        <w:rPr>
          <w:rFonts w:hint="eastAsia" w:ascii="Arial" w:hAnsi="Arial" w:cs="Arial"/>
          <w:sz w:val="24"/>
        </w:rPr>
        <w:t>的分数，如</w:t>
      </w:r>
      <w:r>
        <w:rPr>
          <w:rFonts w:ascii="Arial" w:hAnsi="Arial" w:cs="Arial"/>
          <w:sz w:val="24"/>
        </w:rPr>
        <w:t>“B-C”</w:t>
      </w:r>
      <w:r>
        <w:rPr>
          <w:rFonts w:hint="eastAsia" w:ascii="Arial" w:hAnsi="Arial" w:cs="Arial"/>
          <w:sz w:val="24"/>
        </w:rPr>
        <w:t>转移到</w:t>
      </w:r>
      <w:r>
        <w:rPr>
          <w:rFonts w:ascii="Arial" w:hAnsi="Arial" w:cs="Arial"/>
          <w:sz w:val="24"/>
        </w:rPr>
        <w:t>“I-C”</w:t>
      </w:r>
      <w:r>
        <w:rPr>
          <w:rFonts w:hint="eastAsia" w:ascii="Arial" w:hAnsi="Arial" w:cs="Arial"/>
          <w:sz w:val="24"/>
        </w:rPr>
        <w:t>的分数。为了使转移分数矩阵具有更好的鲁棒性，本文在每个句子的开头加上</w:t>
      </w:r>
      <w:r>
        <w:rPr>
          <w:rFonts w:ascii="Arial" w:hAnsi="Arial" w:cs="Arial"/>
          <w:sz w:val="24"/>
        </w:rPr>
        <w:t>START</w:t>
      </w:r>
      <w:r>
        <w:rPr>
          <w:rFonts w:hint="eastAsia" w:ascii="Arial" w:hAnsi="Arial" w:cs="Arial"/>
          <w:sz w:val="24"/>
        </w:rPr>
        <w:t>标签作为句子开始的标记（所以此时的标签类别个数为</w:t>
      </w:r>
      <w:r>
        <w:rPr>
          <w:rFonts w:ascii="Arial" w:hAnsi="Arial" w:cs="Arial"/>
          <w:sz w:val="24"/>
        </w:rPr>
        <w:t>14</w:t>
      </w:r>
      <w:r>
        <w:rPr>
          <w:rFonts w:hint="eastAsia" w:ascii="Arial" w:hAnsi="Arial" w:cs="Arial"/>
          <w:sz w:val="24"/>
        </w:rPr>
        <w:t>个），在转移分数矩阵中</w:t>
      </w:r>
      <w:r>
        <w:rPr>
          <w:rFonts w:ascii="Arial" w:hAnsi="Arial" w:cs="Arial"/>
          <w:sz w:val="24"/>
        </w:rPr>
        <w:t>START</w:t>
      </w:r>
      <w:r>
        <w:rPr>
          <w:rFonts w:hint="eastAsia" w:ascii="Arial" w:hAnsi="Arial" w:cs="Arial"/>
          <w:sz w:val="24"/>
        </w:rPr>
        <w:t>的分数为</w:t>
      </w:r>
      <w:r>
        <w:rPr>
          <w:rFonts w:ascii="Arial" w:hAnsi="Arial" w:cs="Arial"/>
          <w:sz w:val="24"/>
        </w:rPr>
        <w:t>0</w:t>
      </w:r>
      <w:r>
        <w:rPr>
          <w:rFonts w:hint="eastAsia" w:ascii="Arial" w:hAnsi="Arial" w:cs="Arial"/>
          <w:sz w:val="24"/>
        </w:rPr>
        <w:t>。表</w:t>
      </w:r>
      <w:r>
        <w:rPr>
          <w:rFonts w:ascii="Arial" w:hAnsi="Arial" w:cs="Arial"/>
          <w:sz w:val="24"/>
        </w:rPr>
        <w:t>3.6</w:t>
      </w:r>
      <w:r>
        <w:rPr>
          <w:rFonts w:hint="eastAsia" w:ascii="Arial" w:hAnsi="Arial" w:cs="Arial"/>
          <w:sz w:val="24"/>
        </w:rPr>
        <w:t>为转移分数矩阵的示例。</w:t>
      </w:r>
    </w:p>
    <w:p>
      <w:pPr>
        <w:pStyle w:val="37"/>
        <w:rPr>
          <w:rFonts w:cs="Arial"/>
        </w:rPr>
      </w:pPr>
      <w:bookmarkStart w:id="310" w:name="_Toc17551"/>
      <w:bookmarkStart w:id="311" w:name="_Toc21489"/>
      <w:bookmarkStart w:id="312" w:name="_Toc827"/>
      <w:r>
        <w:rPr>
          <w:rFonts w:hint="eastAsia"/>
        </w:rPr>
        <w:t>表</w:t>
      </w:r>
      <w:r>
        <w:t xml:space="preserve">3.6 </w:t>
      </w:r>
      <w:r>
        <w:rPr>
          <w:rFonts w:hint="eastAsia"/>
        </w:rPr>
        <w:t>转移分数矩阵示例</w:t>
      </w:r>
      <w:bookmarkEnd w:id="310"/>
      <w:bookmarkEnd w:id="311"/>
      <w:bookmarkEnd w:id="312"/>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spacing w:line="360" w:lineRule="auto"/>
              <w:rPr>
                <w:rFonts w:ascii="Arial" w:hAnsi="Arial" w:cs="Arial"/>
                <w:sz w:val="24"/>
              </w:rPr>
            </w:pPr>
          </w:p>
        </w:tc>
        <w:tc>
          <w:tcPr>
            <w:tcW w:w="1217" w:type="dxa"/>
          </w:tcPr>
          <w:p>
            <w:pPr>
              <w:spacing w:line="360" w:lineRule="auto"/>
              <w:rPr>
                <w:rFonts w:ascii="Arial" w:hAnsi="Arial" w:cs="Arial"/>
                <w:sz w:val="24"/>
              </w:rPr>
            </w:pPr>
            <w:r>
              <w:rPr>
                <w:rFonts w:ascii="Arial" w:hAnsi="Arial" w:cs="Arial"/>
                <w:sz w:val="24"/>
              </w:rPr>
              <w:t>START</w:t>
            </w:r>
          </w:p>
        </w:tc>
        <w:tc>
          <w:tcPr>
            <w:tcW w:w="1217" w:type="dxa"/>
          </w:tcPr>
          <w:p>
            <w:pPr>
              <w:spacing w:line="360" w:lineRule="auto"/>
              <w:rPr>
                <w:rFonts w:ascii="Arial" w:hAnsi="Arial" w:cs="Arial"/>
                <w:sz w:val="24"/>
              </w:rPr>
            </w:pPr>
            <w:r>
              <w:rPr>
                <w:rFonts w:ascii="Arial" w:hAnsi="Arial" w:cs="Arial"/>
                <w:sz w:val="24"/>
              </w:rPr>
              <w:t>B-P</w:t>
            </w:r>
          </w:p>
        </w:tc>
        <w:tc>
          <w:tcPr>
            <w:tcW w:w="1217" w:type="dxa"/>
          </w:tcPr>
          <w:p>
            <w:pPr>
              <w:spacing w:line="360" w:lineRule="auto"/>
              <w:rPr>
                <w:rFonts w:ascii="Arial" w:hAnsi="Arial" w:cs="Arial"/>
                <w:sz w:val="24"/>
              </w:rPr>
            </w:pPr>
            <w:r>
              <w:rPr>
                <w:rFonts w:ascii="Arial" w:hAnsi="Arial" w:cs="Arial"/>
                <w:sz w:val="24"/>
              </w:rPr>
              <w:t>I-P</w:t>
            </w:r>
          </w:p>
        </w:tc>
        <w:tc>
          <w:tcPr>
            <w:tcW w:w="1218" w:type="dxa"/>
          </w:tcPr>
          <w:p>
            <w:pPr>
              <w:spacing w:line="360" w:lineRule="auto"/>
              <w:rPr>
                <w:rFonts w:ascii="Arial" w:hAnsi="Arial" w:cs="Arial"/>
                <w:sz w:val="24"/>
              </w:rPr>
            </w:pPr>
            <w:r>
              <w:rPr>
                <w:rFonts w:ascii="Arial" w:hAnsi="Arial" w:cs="Arial"/>
                <w:sz w:val="24"/>
              </w:rPr>
              <w:t>B-INS</w:t>
            </w:r>
          </w:p>
        </w:tc>
        <w:tc>
          <w:tcPr>
            <w:tcW w:w="1218" w:type="dxa"/>
          </w:tcPr>
          <w:p>
            <w:pPr>
              <w:spacing w:line="360" w:lineRule="auto"/>
              <w:rPr>
                <w:rFonts w:ascii="Arial" w:hAnsi="Arial" w:cs="Arial"/>
                <w:sz w:val="24"/>
              </w:rPr>
            </w:pPr>
            <w:r>
              <w:rPr>
                <w:rFonts w:ascii="Arial" w:hAnsi="Arial" w:cs="Arial"/>
                <w:sz w:val="24"/>
              </w:rPr>
              <w:t>I-INS</w:t>
            </w:r>
          </w:p>
        </w:tc>
        <w:tc>
          <w:tcPr>
            <w:tcW w:w="1218" w:type="dxa"/>
          </w:tcPr>
          <w:p>
            <w:pPr>
              <w:spacing w:line="360" w:lineRule="auto"/>
              <w:rPr>
                <w:rFonts w:ascii="Arial" w:hAnsi="Arial" w:cs="Arial"/>
                <w:sz w:val="24"/>
              </w:rPr>
            </w:pPr>
            <w:r>
              <w:rPr>
                <w:rFonts w:ascii="Arial" w:hAnsi="Arial" w:cs="Arial"/>
                <w:sz w:val="24"/>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spacing w:line="360" w:lineRule="auto"/>
              <w:rPr>
                <w:rFonts w:ascii="Arial" w:hAnsi="Arial" w:cs="Arial"/>
                <w:sz w:val="24"/>
              </w:rPr>
            </w:pPr>
            <w:r>
              <w:rPr>
                <w:rFonts w:ascii="Arial" w:hAnsi="Arial" w:cs="Arial"/>
                <w:sz w:val="24"/>
              </w:rPr>
              <w:t>START</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0.8</w:t>
            </w:r>
          </w:p>
        </w:tc>
        <w:tc>
          <w:tcPr>
            <w:tcW w:w="1217" w:type="dxa"/>
          </w:tcPr>
          <w:p>
            <w:pPr>
              <w:spacing w:line="360" w:lineRule="auto"/>
              <w:rPr>
                <w:rFonts w:ascii="Arial" w:hAnsi="Arial" w:cs="Arial"/>
                <w:sz w:val="24"/>
              </w:rPr>
            </w:pPr>
            <w:r>
              <w:rPr>
                <w:rFonts w:ascii="Arial" w:hAnsi="Arial" w:cs="Arial"/>
                <w:sz w:val="24"/>
              </w:rPr>
              <w:t>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0.0008</w:t>
            </w:r>
          </w:p>
        </w:tc>
        <w:tc>
          <w:tcPr>
            <w:tcW w:w="1218" w:type="dxa"/>
          </w:tcPr>
          <w:p>
            <w:pPr>
              <w:spacing w:line="360" w:lineRule="auto"/>
              <w:rPr>
                <w:rFonts w:ascii="Arial" w:hAnsi="Arial" w:cs="Arial"/>
                <w:sz w:val="24"/>
              </w:rPr>
            </w:pPr>
            <w:r>
              <w:rPr>
                <w:rFonts w:ascii="Arial" w:hAnsi="Arial" w:cs="Arial"/>
                <w:sz w:val="24"/>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spacing w:line="360" w:lineRule="auto"/>
              <w:rPr>
                <w:rFonts w:ascii="Arial" w:hAnsi="Arial" w:cs="Arial"/>
                <w:sz w:val="24"/>
              </w:rPr>
            </w:pPr>
            <w:r>
              <w:rPr>
                <w:rFonts w:ascii="Arial" w:hAnsi="Arial" w:cs="Arial"/>
                <w:sz w:val="24"/>
              </w:rPr>
              <w:t>B-P</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0.6</w:t>
            </w:r>
          </w:p>
        </w:tc>
        <w:tc>
          <w:tcPr>
            <w:tcW w:w="1217" w:type="dxa"/>
          </w:tcPr>
          <w:p>
            <w:pPr>
              <w:spacing w:line="360" w:lineRule="auto"/>
              <w:rPr>
                <w:rFonts w:ascii="Arial" w:hAnsi="Arial" w:cs="Arial"/>
                <w:sz w:val="24"/>
              </w:rPr>
            </w:pPr>
            <w:r>
              <w:rPr>
                <w:rFonts w:ascii="Arial" w:hAnsi="Arial" w:cs="Arial"/>
                <w:sz w:val="24"/>
              </w:rPr>
              <w:t>0.9</w:t>
            </w:r>
          </w:p>
        </w:tc>
        <w:tc>
          <w:tcPr>
            <w:tcW w:w="1218" w:type="dxa"/>
          </w:tcPr>
          <w:p>
            <w:pPr>
              <w:spacing w:line="360" w:lineRule="auto"/>
              <w:rPr>
                <w:rFonts w:ascii="Arial" w:hAnsi="Arial" w:cs="Arial"/>
                <w:sz w:val="24"/>
              </w:rPr>
            </w:pPr>
            <w:r>
              <w:rPr>
                <w:rFonts w:ascii="Arial" w:hAnsi="Arial" w:cs="Arial"/>
                <w:sz w:val="24"/>
              </w:rPr>
              <w:t>0.2</w:t>
            </w:r>
          </w:p>
        </w:tc>
        <w:tc>
          <w:tcPr>
            <w:tcW w:w="1218" w:type="dxa"/>
          </w:tcPr>
          <w:p>
            <w:pPr>
              <w:spacing w:line="360" w:lineRule="auto"/>
              <w:rPr>
                <w:rFonts w:ascii="Arial" w:hAnsi="Arial" w:cs="Arial"/>
                <w:sz w:val="24"/>
              </w:rPr>
            </w:pPr>
            <w:r>
              <w:rPr>
                <w:rFonts w:ascii="Arial" w:hAnsi="Arial" w:cs="Arial"/>
                <w:sz w:val="24"/>
              </w:rPr>
              <w:t>0.0006</w:t>
            </w:r>
          </w:p>
        </w:tc>
        <w:tc>
          <w:tcPr>
            <w:tcW w:w="1218" w:type="dxa"/>
          </w:tcPr>
          <w:p>
            <w:pPr>
              <w:spacing w:line="360" w:lineRule="auto"/>
              <w:rPr>
                <w:rFonts w:ascii="Arial" w:hAnsi="Arial" w:cs="Arial"/>
                <w:sz w:val="24"/>
              </w:rPr>
            </w:pPr>
            <w:r>
              <w:rPr>
                <w:rFonts w:ascii="Arial" w:hAnsi="Arial" w:cs="Arial"/>
                <w:sz w:val="24"/>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spacing w:line="360" w:lineRule="auto"/>
              <w:rPr>
                <w:rFonts w:ascii="Arial" w:hAnsi="Arial" w:cs="Arial"/>
                <w:sz w:val="24"/>
              </w:rPr>
            </w:pPr>
            <w:r>
              <w:rPr>
                <w:rFonts w:ascii="Arial" w:hAnsi="Arial" w:cs="Arial"/>
                <w:sz w:val="24"/>
              </w:rPr>
              <w:t>I-P</w:t>
            </w:r>
          </w:p>
        </w:tc>
        <w:tc>
          <w:tcPr>
            <w:tcW w:w="1217" w:type="dxa"/>
          </w:tcPr>
          <w:p>
            <w:pPr>
              <w:spacing w:line="360" w:lineRule="auto"/>
              <w:rPr>
                <w:rFonts w:ascii="Arial" w:hAnsi="Arial" w:cs="Arial"/>
                <w:sz w:val="24"/>
              </w:rPr>
            </w:pPr>
            <w:r>
              <w:rPr>
                <w:rFonts w:ascii="Arial" w:hAnsi="Arial" w:cs="Arial"/>
                <w:sz w:val="24"/>
              </w:rPr>
              <w:t>-1</w:t>
            </w:r>
          </w:p>
        </w:tc>
        <w:tc>
          <w:tcPr>
            <w:tcW w:w="1217" w:type="dxa"/>
          </w:tcPr>
          <w:p>
            <w:pPr>
              <w:spacing w:line="360" w:lineRule="auto"/>
              <w:rPr>
                <w:rFonts w:ascii="Arial" w:hAnsi="Arial" w:cs="Arial"/>
                <w:sz w:val="24"/>
              </w:rPr>
            </w:pPr>
            <w:r>
              <w:rPr>
                <w:rFonts w:ascii="Arial" w:hAnsi="Arial" w:cs="Arial"/>
                <w:sz w:val="24"/>
              </w:rPr>
              <w:t>0.5</w:t>
            </w:r>
          </w:p>
        </w:tc>
        <w:tc>
          <w:tcPr>
            <w:tcW w:w="1217" w:type="dxa"/>
          </w:tcPr>
          <w:p>
            <w:pPr>
              <w:spacing w:line="360" w:lineRule="auto"/>
              <w:rPr>
                <w:rFonts w:ascii="Arial" w:hAnsi="Arial" w:cs="Arial"/>
                <w:sz w:val="24"/>
              </w:rPr>
            </w:pPr>
            <w:r>
              <w:rPr>
                <w:rFonts w:ascii="Arial" w:hAnsi="Arial" w:cs="Arial"/>
                <w:sz w:val="24"/>
              </w:rPr>
              <w:t>0.53</w:t>
            </w:r>
          </w:p>
        </w:tc>
        <w:tc>
          <w:tcPr>
            <w:tcW w:w="1218" w:type="dxa"/>
          </w:tcPr>
          <w:p>
            <w:pPr>
              <w:spacing w:line="360" w:lineRule="auto"/>
              <w:rPr>
                <w:rFonts w:ascii="Arial" w:hAnsi="Arial" w:cs="Arial"/>
                <w:sz w:val="24"/>
              </w:rPr>
            </w:pPr>
            <w:r>
              <w:rPr>
                <w:rFonts w:ascii="Arial" w:hAnsi="Arial" w:cs="Arial"/>
                <w:sz w:val="24"/>
              </w:rPr>
              <w:t>0.55</w:t>
            </w:r>
          </w:p>
        </w:tc>
        <w:tc>
          <w:tcPr>
            <w:tcW w:w="1218" w:type="dxa"/>
          </w:tcPr>
          <w:p>
            <w:pPr>
              <w:spacing w:line="360" w:lineRule="auto"/>
              <w:rPr>
                <w:rFonts w:ascii="Arial" w:hAnsi="Arial" w:cs="Arial"/>
                <w:sz w:val="24"/>
              </w:rPr>
            </w:pPr>
            <w:r>
              <w:rPr>
                <w:rFonts w:ascii="Arial" w:hAnsi="Arial" w:cs="Arial"/>
                <w:sz w:val="24"/>
              </w:rPr>
              <w:t>0.0003</w:t>
            </w:r>
          </w:p>
        </w:tc>
        <w:tc>
          <w:tcPr>
            <w:tcW w:w="1218" w:type="dxa"/>
          </w:tcPr>
          <w:p>
            <w:pPr>
              <w:spacing w:line="360" w:lineRule="auto"/>
              <w:rPr>
                <w:rFonts w:ascii="Arial" w:hAnsi="Arial" w:cs="Arial"/>
                <w:sz w:val="24"/>
              </w:rPr>
            </w:pPr>
            <w:r>
              <w:rPr>
                <w:rFonts w:ascii="Arial" w:hAnsi="Arial" w:cs="Arial"/>
                <w:sz w:val="24"/>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spacing w:line="360" w:lineRule="auto"/>
              <w:rPr>
                <w:rFonts w:ascii="Arial" w:hAnsi="Arial" w:cs="Arial"/>
                <w:sz w:val="24"/>
              </w:rPr>
            </w:pPr>
            <w:r>
              <w:rPr>
                <w:rFonts w:ascii="Arial" w:hAnsi="Arial" w:cs="Arial"/>
                <w:sz w:val="24"/>
              </w:rPr>
              <w:t>B-INS</w:t>
            </w:r>
          </w:p>
        </w:tc>
        <w:tc>
          <w:tcPr>
            <w:tcW w:w="1217" w:type="dxa"/>
          </w:tcPr>
          <w:p>
            <w:pPr>
              <w:spacing w:line="360" w:lineRule="auto"/>
              <w:rPr>
                <w:rFonts w:ascii="Arial" w:hAnsi="Arial" w:cs="Arial"/>
                <w:sz w:val="24"/>
              </w:rPr>
            </w:pPr>
            <w:r>
              <w:rPr>
                <w:rFonts w:ascii="Arial" w:hAnsi="Arial" w:cs="Arial"/>
                <w:sz w:val="24"/>
              </w:rPr>
              <w:t>0.9</w:t>
            </w:r>
          </w:p>
        </w:tc>
        <w:tc>
          <w:tcPr>
            <w:tcW w:w="1217" w:type="dxa"/>
          </w:tcPr>
          <w:p>
            <w:pPr>
              <w:spacing w:line="360" w:lineRule="auto"/>
              <w:rPr>
                <w:rFonts w:ascii="Arial" w:hAnsi="Arial" w:cs="Arial"/>
                <w:sz w:val="24"/>
              </w:rPr>
            </w:pPr>
            <w:r>
              <w:rPr>
                <w:rFonts w:ascii="Arial" w:hAnsi="Arial" w:cs="Arial"/>
                <w:sz w:val="24"/>
              </w:rPr>
              <w:t>0.45</w:t>
            </w:r>
          </w:p>
        </w:tc>
        <w:tc>
          <w:tcPr>
            <w:tcW w:w="1217" w:type="dxa"/>
          </w:tcPr>
          <w:p>
            <w:pPr>
              <w:spacing w:line="360" w:lineRule="auto"/>
              <w:rPr>
                <w:rFonts w:ascii="Arial" w:hAnsi="Arial" w:cs="Arial"/>
                <w:sz w:val="24"/>
              </w:rPr>
            </w:pPr>
            <w:r>
              <w:rPr>
                <w:rFonts w:ascii="Arial" w:hAnsi="Arial" w:cs="Arial"/>
                <w:sz w:val="24"/>
              </w:rPr>
              <w:t>0.0003</w:t>
            </w:r>
          </w:p>
        </w:tc>
        <w:tc>
          <w:tcPr>
            <w:tcW w:w="1218" w:type="dxa"/>
          </w:tcPr>
          <w:p>
            <w:pPr>
              <w:spacing w:line="360" w:lineRule="auto"/>
              <w:rPr>
                <w:rFonts w:ascii="Arial" w:hAnsi="Arial" w:cs="Arial"/>
                <w:sz w:val="24"/>
              </w:rPr>
            </w:pPr>
            <w:r>
              <w:rPr>
                <w:rFonts w:ascii="Arial" w:hAnsi="Arial" w:cs="Arial"/>
                <w:sz w:val="24"/>
              </w:rPr>
              <w:t>0.25</w:t>
            </w:r>
          </w:p>
        </w:tc>
        <w:tc>
          <w:tcPr>
            <w:tcW w:w="1218" w:type="dxa"/>
          </w:tcPr>
          <w:p>
            <w:pPr>
              <w:spacing w:line="360" w:lineRule="auto"/>
              <w:rPr>
                <w:rFonts w:ascii="Arial" w:hAnsi="Arial" w:cs="Arial"/>
                <w:sz w:val="24"/>
              </w:rPr>
            </w:pPr>
            <w:r>
              <w:rPr>
                <w:rFonts w:ascii="Arial" w:hAnsi="Arial" w:cs="Arial"/>
                <w:sz w:val="24"/>
              </w:rPr>
              <w:t>0.8</w:t>
            </w:r>
          </w:p>
        </w:tc>
        <w:tc>
          <w:tcPr>
            <w:tcW w:w="1218" w:type="dxa"/>
          </w:tcPr>
          <w:p>
            <w:pPr>
              <w:spacing w:line="360" w:lineRule="auto"/>
              <w:rPr>
                <w:rFonts w:ascii="Arial" w:hAnsi="Arial" w:cs="Arial"/>
                <w:sz w:val="24"/>
              </w:rPr>
            </w:pPr>
            <w:r>
              <w:rPr>
                <w:rFonts w:ascii="Arial" w:hAnsi="Arial" w:cs="Arial"/>
                <w:sz w:val="24"/>
              </w:rPr>
              <w:t>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spacing w:line="360" w:lineRule="auto"/>
              <w:rPr>
                <w:rFonts w:ascii="Arial" w:hAnsi="Arial" w:cs="Arial"/>
                <w:sz w:val="24"/>
              </w:rPr>
            </w:pPr>
            <w:r>
              <w:rPr>
                <w:rFonts w:ascii="Arial" w:hAnsi="Arial" w:cs="Arial"/>
                <w:sz w:val="24"/>
              </w:rPr>
              <w:t>I-INS</w:t>
            </w:r>
          </w:p>
        </w:tc>
        <w:tc>
          <w:tcPr>
            <w:tcW w:w="1217" w:type="dxa"/>
          </w:tcPr>
          <w:p>
            <w:pPr>
              <w:spacing w:line="360" w:lineRule="auto"/>
              <w:rPr>
                <w:rFonts w:ascii="Arial" w:hAnsi="Arial" w:cs="Arial"/>
                <w:sz w:val="24"/>
              </w:rPr>
            </w:pPr>
            <w:r>
              <w:rPr>
                <w:rFonts w:ascii="Arial" w:hAnsi="Arial" w:cs="Arial"/>
                <w:sz w:val="24"/>
              </w:rPr>
              <w:t>-0.9</w:t>
            </w:r>
          </w:p>
        </w:tc>
        <w:tc>
          <w:tcPr>
            <w:tcW w:w="1217" w:type="dxa"/>
          </w:tcPr>
          <w:p>
            <w:pPr>
              <w:spacing w:line="360" w:lineRule="auto"/>
              <w:rPr>
                <w:rFonts w:ascii="Arial" w:hAnsi="Arial" w:cs="Arial"/>
                <w:sz w:val="24"/>
              </w:rPr>
            </w:pPr>
            <w:r>
              <w:rPr>
                <w:rFonts w:ascii="Arial" w:hAnsi="Arial" w:cs="Arial"/>
                <w:sz w:val="24"/>
              </w:rPr>
              <w:t>0.45</w:t>
            </w:r>
          </w:p>
        </w:tc>
        <w:tc>
          <w:tcPr>
            <w:tcW w:w="1217" w:type="dxa"/>
          </w:tcPr>
          <w:p>
            <w:pPr>
              <w:spacing w:line="360" w:lineRule="auto"/>
              <w:rPr>
                <w:rFonts w:ascii="Arial" w:hAnsi="Arial" w:cs="Arial"/>
                <w:sz w:val="24"/>
              </w:rPr>
            </w:pPr>
            <w:r>
              <w:rPr>
                <w:rFonts w:ascii="Arial" w:hAnsi="Arial" w:cs="Arial"/>
                <w:sz w:val="24"/>
              </w:rPr>
              <w:t>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0.65</w:t>
            </w:r>
          </w:p>
        </w:tc>
        <w:tc>
          <w:tcPr>
            <w:tcW w:w="1218" w:type="dxa"/>
          </w:tcPr>
          <w:p>
            <w:pPr>
              <w:spacing w:line="360" w:lineRule="auto"/>
              <w:rPr>
                <w:rFonts w:ascii="Arial" w:hAnsi="Arial" w:cs="Arial"/>
                <w:sz w:val="24"/>
              </w:rPr>
            </w:pPr>
            <w:r>
              <w:rPr>
                <w:rFonts w:ascii="Arial" w:hAnsi="Arial" w:cs="Arial"/>
                <w:sz w:val="24"/>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spacing w:line="360" w:lineRule="auto"/>
              <w:rPr>
                <w:rFonts w:ascii="Arial" w:hAnsi="Arial" w:cs="Arial"/>
                <w:sz w:val="24"/>
              </w:rPr>
            </w:pPr>
            <w:r>
              <w:rPr>
                <w:rFonts w:ascii="Arial" w:hAnsi="Arial" w:cs="Arial"/>
                <w:sz w:val="24"/>
              </w:rPr>
              <w:t>O</w:t>
            </w:r>
          </w:p>
        </w:tc>
        <w:tc>
          <w:tcPr>
            <w:tcW w:w="1217" w:type="dxa"/>
          </w:tcPr>
          <w:p>
            <w:pPr>
              <w:spacing w:line="360" w:lineRule="auto"/>
              <w:rPr>
                <w:rFonts w:ascii="Arial" w:hAnsi="Arial" w:cs="Arial"/>
                <w:sz w:val="24"/>
              </w:rPr>
            </w:pPr>
            <w:r>
              <w:rPr>
                <w:rFonts w:ascii="Arial" w:hAnsi="Arial" w:cs="Arial"/>
                <w:sz w:val="24"/>
              </w:rPr>
              <w:t>0</w:t>
            </w:r>
          </w:p>
        </w:tc>
        <w:tc>
          <w:tcPr>
            <w:tcW w:w="1217" w:type="dxa"/>
          </w:tcPr>
          <w:p>
            <w:pPr>
              <w:spacing w:line="360" w:lineRule="auto"/>
              <w:rPr>
                <w:rFonts w:ascii="Arial" w:hAnsi="Arial" w:cs="Arial"/>
                <w:sz w:val="24"/>
              </w:rPr>
            </w:pPr>
            <w:r>
              <w:rPr>
                <w:rFonts w:ascii="Arial" w:hAnsi="Arial" w:cs="Arial"/>
                <w:sz w:val="24"/>
              </w:rPr>
              <w:t>0.65</w:t>
            </w:r>
          </w:p>
        </w:tc>
        <w:tc>
          <w:tcPr>
            <w:tcW w:w="1217" w:type="dxa"/>
          </w:tcPr>
          <w:p>
            <w:pPr>
              <w:spacing w:line="360" w:lineRule="auto"/>
              <w:rPr>
                <w:rFonts w:ascii="Arial" w:hAnsi="Arial" w:cs="Arial"/>
                <w:sz w:val="24"/>
              </w:rPr>
            </w:pPr>
            <w:r>
              <w:rPr>
                <w:rFonts w:ascii="Arial" w:hAnsi="Arial" w:cs="Arial"/>
                <w:sz w:val="24"/>
              </w:rPr>
              <w:t>0.0007</w:t>
            </w:r>
          </w:p>
        </w:tc>
        <w:tc>
          <w:tcPr>
            <w:tcW w:w="1218" w:type="dxa"/>
          </w:tcPr>
          <w:p>
            <w:pPr>
              <w:spacing w:line="360" w:lineRule="auto"/>
              <w:rPr>
                <w:rFonts w:ascii="Arial" w:hAnsi="Arial" w:cs="Arial"/>
                <w:sz w:val="24"/>
              </w:rPr>
            </w:pPr>
            <w:r>
              <w:rPr>
                <w:rFonts w:ascii="Arial" w:hAnsi="Arial" w:cs="Arial"/>
                <w:sz w:val="24"/>
              </w:rPr>
              <w:t>0.7</w:t>
            </w:r>
          </w:p>
        </w:tc>
        <w:tc>
          <w:tcPr>
            <w:tcW w:w="1218" w:type="dxa"/>
          </w:tcPr>
          <w:p>
            <w:pPr>
              <w:spacing w:line="360" w:lineRule="auto"/>
              <w:rPr>
                <w:rFonts w:ascii="Arial" w:hAnsi="Arial" w:cs="Arial"/>
                <w:sz w:val="24"/>
              </w:rPr>
            </w:pPr>
            <w:r>
              <w:rPr>
                <w:rFonts w:ascii="Arial" w:hAnsi="Arial" w:cs="Arial"/>
                <w:sz w:val="24"/>
              </w:rPr>
              <w:t>0.0008</w:t>
            </w:r>
          </w:p>
        </w:tc>
        <w:tc>
          <w:tcPr>
            <w:tcW w:w="1218" w:type="dxa"/>
          </w:tcPr>
          <w:p>
            <w:pPr>
              <w:spacing w:line="360" w:lineRule="auto"/>
              <w:rPr>
                <w:rFonts w:ascii="Arial" w:hAnsi="Arial" w:cs="Arial"/>
                <w:sz w:val="24"/>
              </w:rPr>
            </w:pPr>
            <w:r>
              <w:rPr>
                <w:rFonts w:ascii="Arial" w:hAnsi="Arial" w:cs="Arial"/>
                <w:sz w:val="24"/>
              </w:rPr>
              <w:t>0.9</w:t>
            </w:r>
          </w:p>
        </w:tc>
      </w:tr>
    </w:tbl>
    <w:p>
      <w:pPr>
        <w:spacing w:line="360" w:lineRule="auto"/>
        <w:ind w:firstLine="480" w:firstLineChars="200"/>
        <w:rPr>
          <w:rFonts w:ascii="Arial" w:hAnsi="Arial" w:cs="Arial"/>
          <w:sz w:val="24"/>
        </w:rPr>
      </w:pPr>
      <w:r>
        <w:rPr>
          <w:rFonts w:hint="eastAsia" w:ascii="Arial" w:hAnsi="Arial" w:cs="Arial"/>
          <w:sz w:val="24"/>
        </w:rPr>
        <w:t>从表中可以看出转移矩阵已经学到了一些有用的约束信息，如：从</w:t>
      </w:r>
      <w:r>
        <w:rPr>
          <w:rFonts w:ascii="Arial" w:hAnsi="Arial" w:cs="Arial"/>
          <w:sz w:val="24"/>
        </w:rPr>
        <w:t>“START”</w:t>
      </w:r>
      <w:r>
        <w:rPr>
          <w:rFonts w:hint="eastAsia" w:ascii="Arial" w:hAnsi="Arial" w:cs="Arial"/>
          <w:sz w:val="24"/>
        </w:rPr>
        <w:t>到</w:t>
      </w:r>
      <w:r>
        <w:rPr>
          <w:rFonts w:ascii="Arial" w:hAnsi="Arial" w:cs="Arial"/>
          <w:sz w:val="24"/>
        </w:rPr>
        <w:t>“I-P”</w:t>
      </w:r>
      <w:r>
        <w:rPr>
          <w:rFonts w:hint="eastAsia" w:ascii="Arial" w:hAnsi="Arial" w:cs="Arial"/>
          <w:sz w:val="24"/>
        </w:rPr>
        <w:t>或者</w:t>
      </w:r>
      <w:r>
        <w:rPr>
          <w:rFonts w:ascii="Arial" w:hAnsi="Arial" w:cs="Arial"/>
          <w:sz w:val="24"/>
        </w:rPr>
        <w:t>“I-C”</w:t>
      </w:r>
      <w:r>
        <w:rPr>
          <w:rFonts w:hint="eastAsia" w:ascii="Arial" w:hAnsi="Arial" w:cs="Arial"/>
          <w:sz w:val="24"/>
        </w:rPr>
        <w:t>的分数很低，但到</w:t>
      </w:r>
      <w:r>
        <w:rPr>
          <w:rFonts w:ascii="Arial" w:hAnsi="Arial" w:cs="Arial"/>
          <w:sz w:val="24"/>
        </w:rPr>
        <w:t>“B-P”</w:t>
      </w:r>
      <w:r>
        <w:rPr>
          <w:rFonts w:hint="eastAsia" w:ascii="Arial" w:hAnsi="Arial" w:cs="Arial"/>
          <w:sz w:val="24"/>
        </w:rPr>
        <w:t>和</w:t>
      </w:r>
      <w:r>
        <w:rPr>
          <w:rFonts w:ascii="Arial" w:hAnsi="Arial" w:cs="Arial"/>
          <w:sz w:val="24"/>
        </w:rPr>
        <w:t>“B-C”</w:t>
      </w:r>
      <w:r>
        <w:rPr>
          <w:rFonts w:hint="eastAsia" w:ascii="Arial" w:hAnsi="Arial" w:cs="Arial"/>
          <w:sz w:val="24"/>
        </w:rPr>
        <w:t>的分数很高，可以看出句子的第一个单词的标签应该是</w:t>
      </w:r>
      <w:r>
        <w:rPr>
          <w:rFonts w:ascii="Arial" w:hAnsi="Arial" w:cs="Arial"/>
          <w:sz w:val="24"/>
        </w:rPr>
        <w:t>“B-”</w:t>
      </w:r>
      <w:r>
        <w:rPr>
          <w:rFonts w:hint="eastAsia" w:ascii="Arial" w:hAnsi="Arial" w:cs="Arial"/>
          <w:sz w:val="24"/>
        </w:rPr>
        <w:t>或者</w:t>
      </w:r>
      <w:r>
        <w:rPr>
          <w:rFonts w:ascii="Arial" w:hAnsi="Arial" w:cs="Arial"/>
          <w:sz w:val="24"/>
        </w:rPr>
        <w:t>“O”</w:t>
      </w:r>
      <w:r>
        <w:rPr>
          <w:rFonts w:hint="eastAsia" w:ascii="Arial" w:hAnsi="Arial" w:cs="Arial"/>
          <w:sz w:val="24"/>
        </w:rPr>
        <w:t>，而不是</w:t>
      </w:r>
      <w:r>
        <w:rPr>
          <w:rFonts w:ascii="Arial" w:hAnsi="Arial" w:cs="Arial"/>
          <w:sz w:val="24"/>
        </w:rPr>
        <w:t>“I-”</w:t>
      </w:r>
      <w:r>
        <w:rPr>
          <w:rFonts w:hint="eastAsia" w:ascii="Arial" w:hAnsi="Arial" w:cs="Arial"/>
          <w:sz w:val="24"/>
        </w:rPr>
        <w:t>；</w:t>
      </w:r>
      <w:r>
        <w:rPr>
          <w:rFonts w:ascii="Arial" w:hAnsi="Arial" w:cs="Arial"/>
          <w:sz w:val="24"/>
        </w:rPr>
        <w:t>“O”</w:t>
      </w:r>
      <w:r>
        <w:rPr>
          <w:rFonts w:hint="eastAsia" w:ascii="Arial" w:hAnsi="Arial" w:cs="Arial"/>
          <w:sz w:val="24"/>
        </w:rPr>
        <w:t>后面接</w:t>
      </w:r>
      <w:r>
        <w:rPr>
          <w:rFonts w:ascii="Arial" w:hAnsi="Arial" w:cs="Arial"/>
          <w:sz w:val="24"/>
        </w:rPr>
        <w:t>“I-</w:t>
      </w:r>
      <w:r>
        <w:rPr>
          <w:rFonts w:hint="eastAsia" w:ascii="Arial" w:hAnsi="Arial" w:cs="Arial"/>
          <w:sz w:val="24"/>
        </w:rPr>
        <w:t>标签</w:t>
      </w:r>
      <w:r>
        <w:rPr>
          <w:rFonts w:ascii="Arial" w:hAnsi="Arial" w:cs="Arial"/>
          <w:sz w:val="24"/>
        </w:rPr>
        <w:t>”</w:t>
      </w:r>
      <w:r>
        <w:rPr>
          <w:rFonts w:hint="eastAsia" w:ascii="Arial" w:hAnsi="Arial" w:cs="Arial"/>
          <w:sz w:val="24"/>
        </w:rPr>
        <w:t>的分数很低，可以看出命名实体的开头应该是</w:t>
      </w:r>
      <w:r>
        <w:rPr>
          <w:rFonts w:ascii="Arial" w:hAnsi="Arial" w:cs="Arial"/>
          <w:sz w:val="24"/>
        </w:rPr>
        <w:t>“B-”</w:t>
      </w:r>
      <w:r>
        <w:rPr>
          <w:rFonts w:hint="eastAsia" w:ascii="Arial" w:hAnsi="Arial" w:cs="Arial"/>
          <w:sz w:val="24"/>
        </w:rPr>
        <w:t>而不是</w:t>
      </w:r>
      <w:r>
        <w:rPr>
          <w:rFonts w:ascii="Arial" w:hAnsi="Arial" w:cs="Arial"/>
          <w:sz w:val="24"/>
        </w:rPr>
        <w:t>“I-”</w:t>
      </w:r>
      <w:r>
        <w:rPr>
          <w:rFonts w:hint="eastAsia" w:ascii="Arial" w:hAnsi="Arial" w:cs="Arial"/>
          <w:sz w:val="24"/>
        </w:rPr>
        <w:t>。</w:t>
      </w:r>
    </w:p>
    <w:p>
      <w:pPr>
        <w:spacing w:line="360" w:lineRule="auto"/>
        <w:ind w:firstLine="480" w:firstLineChars="200"/>
        <w:rPr>
          <w:rFonts w:ascii="Arial" w:hAnsi="Arial" w:cs="Arial"/>
          <w:color w:val="FF0000"/>
          <w:sz w:val="24"/>
        </w:rPr>
      </w:pPr>
      <w:r>
        <w:rPr>
          <w:rFonts w:hint="eastAsia" w:ascii="Arial" w:hAnsi="Arial" w:cs="Arial"/>
          <w:sz w:val="24"/>
        </w:rPr>
        <w:t>设</w:t>
      </w:r>
      <w:r>
        <w:rPr>
          <w:rFonts w:ascii="Arial" w:hAnsi="Arial" w:cs="Arial"/>
          <w:position w:val="-6"/>
          <w:sz w:val="24"/>
        </w:rPr>
        <w:object>
          <v:shape id="_x0000_i1063" o:spt="75" type="#_x0000_t75" style="height:15.75pt;width:72.75pt;" o:ole="t" filled="f" o:preferrelative="t" stroked="f" coordsize="21600,21600">
            <v:path/>
            <v:fill on="f" focussize="0,0"/>
            <v:stroke on="f" joinstyle="miter"/>
            <v:imagedata r:id="rId92" o:title=""/>
            <o:lock v:ext="edit" aspectratio="t"/>
            <w10:wrap type="none"/>
            <w10:anchorlock/>
          </v:shape>
          <o:OLEObject Type="Embed" ProgID="Equation.3" ShapeID="_x0000_i1063" DrawAspect="Content" ObjectID="_1468075751" r:id="rId91">
            <o:LockedField>false</o:LockedField>
          </o:OLEObject>
        </w:object>
      </w:r>
      <w:r>
        <w:rPr>
          <w:rFonts w:hint="eastAsia" w:ascii="Arial" w:hAnsi="Arial" w:cs="Arial"/>
          <w:color w:val="000000"/>
          <w:sz w:val="24"/>
        </w:rPr>
        <w:t>为</w:t>
      </w:r>
      <w:r>
        <w:rPr>
          <w:rFonts w:ascii="Arial" w:hAnsi="Arial" w:cs="Arial"/>
          <w:color w:val="000000"/>
          <w:sz w:val="24"/>
        </w:rPr>
        <w:t>CRF</w:t>
      </w:r>
      <w:r>
        <w:rPr>
          <w:rFonts w:hint="eastAsia" w:ascii="Arial" w:hAnsi="Arial" w:cs="Arial"/>
          <w:color w:val="000000"/>
          <w:sz w:val="24"/>
        </w:rPr>
        <w:t>层的转移分数矩阵，</w:t>
      </w:r>
      <w:r>
        <w:rPr>
          <w:rFonts w:ascii="Arial" w:hAnsi="Arial" w:cs="Arial"/>
          <w:color w:val="000000"/>
          <w:position w:val="-14"/>
          <w:sz w:val="24"/>
        </w:rPr>
        <w:object>
          <v:shape id="_x0000_i1064" o:spt="75" type="#_x0000_t75" style="height:18.75pt;width:15.75pt;" o:ole="t" filled="f" o:preferrelative="t" stroked="f" coordsize="21600,21600">
            <v:path/>
            <v:fill on="f" focussize="0,0"/>
            <v:stroke on="f" joinstyle="miter"/>
            <v:imagedata r:id="rId94" o:title=""/>
            <o:lock v:ext="edit" aspectratio="t"/>
            <w10:wrap type="none"/>
            <w10:anchorlock/>
          </v:shape>
          <o:OLEObject Type="Embed" ProgID="Equation.3" ShapeID="_x0000_i1064" DrawAspect="Content" ObjectID="_1468075752" r:id="rId93">
            <o:LockedField>false</o:LockedField>
          </o:OLEObject>
        </w:object>
      </w:r>
      <w:r>
        <w:rPr>
          <w:rFonts w:hint="eastAsia" w:ascii="Arial" w:hAnsi="Arial" w:cs="Arial"/>
          <w:color w:val="000000"/>
          <w:sz w:val="24"/>
        </w:rPr>
        <w:t>代表从标签</w:t>
      </w:r>
      <w:r>
        <w:rPr>
          <w:rFonts w:ascii="Arial" w:hAnsi="Arial" w:cs="Arial"/>
          <w:color w:val="000000"/>
          <w:sz w:val="24"/>
        </w:rPr>
        <w:t>i</w:t>
      </w:r>
      <w:r>
        <w:rPr>
          <w:rFonts w:hint="eastAsia" w:ascii="Arial" w:hAnsi="Arial" w:cs="Arial"/>
          <w:color w:val="000000"/>
          <w:sz w:val="24"/>
        </w:rPr>
        <w:t>转移到标签</w:t>
      </w:r>
      <w:r>
        <w:rPr>
          <w:rFonts w:ascii="Arial" w:hAnsi="Arial" w:cs="Arial"/>
          <w:color w:val="000000"/>
          <w:sz w:val="24"/>
        </w:rPr>
        <w:t>j</w:t>
      </w:r>
      <w:r>
        <w:rPr>
          <w:rFonts w:hint="eastAsia" w:ascii="Arial" w:hAnsi="Arial" w:cs="Arial"/>
          <w:color w:val="000000"/>
          <w:sz w:val="24"/>
        </w:rPr>
        <w:t>的分数。转移分数矩阵作为</w:t>
      </w:r>
      <w:r>
        <w:rPr>
          <w:rFonts w:ascii="Arial" w:hAnsi="Arial" w:cs="Arial"/>
          <w:color w:val="000000"/>
          <w:sz w:val="24"/>
        </w:rPr>
        <w:t>Bi-LSTM+CRF</w:t>
      </w:r>
      <w:r>
        <w:rPr>
          <w:rFonts w:hint="eastAsia" w:ascii="Arial" w:hAnsi="Arial" w:cs="Arial"/>
          <w:color w:val="000000"/>
          <w:sz w:val="24"/>
        </w:rPr>
        <w:t>模型中的一个参数，在训练模型之前可以随机初始化得到这样一个矩阵</w:t>
      </w:r>
      <w:r>
        <w:rPr>
          <w:rFonts w:ascii="Arial" w:hAnsi="Arial" w:cs="Arial"/>
          <w:color w:val="000000"/>
          <w:sz w:val="24"/>
        </w:rPr>
        <w:t>T</w:t>
      </w:r>
      <w:r>
        <w:rPr>
          <w:rFonts w:hint="eastAsia" w:ascii="Arial" w:hAnsi="Arial" w:cs="Arial"/>
          <w:color w:val="000000"/>
          <w:sz w:val="24"/>
        </w:rPr>
        <w:t>，</w:t>
      </w:r>
      <w:r>
        <w:rPr>
          <w:rFonts w:ascii="Arial" w:hAnsi="Arial" w:cs="Arial"/>
          <w:color w:val="000000"/>
          <w:sz w:val="24"/>
        </w:rPr>
        <w:t>T</w:t>
      </w:r>
      <w:r>
        <w:rPr>
          <w:rFonts w:hint="eastAsia" w:ascii="Arial" w:hAnsi="Arial" w:cs="Arial"/>
          <w:color w:val="000000"/>
          <w:sz w:val="24"/>
        </w:rPr>
        <w:t>中的分数会随着模型训练的更新迭代不断更新，也就是说</w:t>
      </w:r>
      <w:r>
        <w:rPr>
          <w:rFonts w:ascii="Arial" w:hAnsi="Arial" w:cs="Arial"/>
          <w:color w:val="000000"/>
          <w:sz w:val="24"/>
        </w:rPr>
        <w:t>CRF</w:t>
      </w:r>
      <w:r>
        <w:rPr>
          <w:rFonts w:hint="eastAsia" w:ascii="Arial" w:hAnsi="Arial" w:cs="Arial"/>
          <w:color w:val="000000"/>
          <w:sz w:val="24"/>
        </w:rPr>
        <w:t>层可以自己学到这些约束。</w:t>
      </w:r>
    </w:p>
    <w:p>
      <w:pPr>
        <w:spacing w:line="360" w:lineRule="auto"/>
        <w:ind w:firstLine="480" w:firstLineChars="200"/>
        <w:rPr>
          <w:rFonts w:ascii="Arial" w:hAnsi="Arial" w:cs="Arial"/>
          <w:sz w:val="24"/>
        </w:rPr>
      </w:pPr>
      <w:r>
        <w:rPr>
          <w:rFonts w:hint="eastAsia" w:ascii="Arial" w:hAnsi="Arial" w:cs="Arial"/>
          <w:color w:val="000000"/>
          <w:sz w:val="24"/>
        </w:rPr>
        <w:t>假设输入序列</w:t>
      </w:r>
      <w:r>
        <w:rPr>
          <w:rFonts w:ascii="Arial" w:hAnsi="Arial" w:cs="Arial"/>
          <w:color w:val="000000"/>
          <w:sz w:val="24"/>
        </w:rPr>
        <w:t>X</w:t>
      </w:r>
      <w:r>
        <w:rPr>
          <w:rFonts w:hint="eastAsia" w:ascii="Arial" w:hAnsi="Arial" w:cs="Arial"/>
          <w:color w:val="000000"/>
          <w:sz w:val="24"/>
        </w:rPr>
        <w:t>的可能预测序列类别为</w:t>
      </w:r>
      <w:r>
        <w:rPr>
          <w:rFonts w:ascii="Arial" w:hAnsi="Arial" w:cs="Arial"/>
          <w:color w:val="000000"/>
          <w:position w:val="-12"/>
          <w:sz w:val="24"/>
        </w:rPr>
        <w:object>
          <v:shape id="_x0000_i1065" o:spt="75" type="#_x0000_t75" style="height:18pt;width:86.25pt;" o:ole="t" filled="f" o:preferrelative="t" stroked="f" coordsize="21600,21600">
            <v:path/>
            <v:fill on="f" focussize="0,0"/>
            <v:stroke on="f" joinstyle="miter"/>
            <v:imagedata r:id="rId96" o:title=""/>
            <o:lock v:ext="edit" aspectratio="t"/>
            <w10:wrap type="none"/>
            <w10:anchorlock/>
          </v:shape>
          <o:OLEObject Type="Embed" ProgID="Equation.3" ShapeID="_x0000_i1065" DrawAspect="Content" ObjectID="_1468075753" r:id="rId95">
            <o:LockedField>false</o:LockedField>
          </o:OLEObject>
        </w:object>
      </w:r>
      <w:r>
        <w:rPr>
          <w:rFonts w:ascii="Arial" w:hAnsi="Arial" w:cs="Arial"/>
          <w:color w:val="000000"/>
          <w:sz w:val="24"/>
        </w:rPr>
        <w:t>,</w:t>
      </w:r>
      <w:r>
        <w:rPr>
          <w:rFonts w:hint="eastAsia" w:ascii="Arial" w:hAnsi="Arial" w:cs="Arial"/>
          <w:color w:val="000000"/>
          <w:sz w:val="24"/>
        </w:rPr>
        <w:t>每种可能预测序列标签的分数为</w:t>
      </w:r>
      <w:r>
        <w:rPr>
          <w:rFonts w:ascii="Arial" w:hAnsi="Arial" w:cs="Arial"/>
          <w:color w:val="000000"/>
          <w:position w:val="-12"/>
          <w:sz w:val="24"/>
        </w:rPr>
        <w:object>
          <v:shape id="_x0000_i1066" o:spt="75" type="#_x0000_t75" style="height:18pt;width:12.75pt;" o:ole="t" filled="f" o:preferrelative="t" stroked="f" coordsize="21600,21600">
            <v:path/>
            <v:fill on="f" focussize="0,0"/>
            <v:stroke on="f" joinstyle="miter"/>
            <v:imagedata r:id="rId98" o:title=""/>
            <o:lock v:ext="edit" aspectratio="t"/>
            <w10:wrap type="none"/>
            <w10:anchorlock/>
          </v:shape>
          <o:OLEObject Type="Embed" ProgID="Equation.3" ShapeID="_x0000_i1066" DrawAspect="Content" ObjectID="_1468075754" r:id="rId97">
            <o:LockedField>false</o:LockedField>
          </o:OLEObject>
        </w:object>
      </w:r>
      <w:r>
        <w:rPr>
          <w:rFonts w:hint="eastAsia" w:ascii="Arial" w:hAnsi="Arial" w:cs="Arial"/>
          <w:color w:val="000000"/>
          <w:sz w:val="24"/>
        </w:rPr>
        <w:t>，共有</w:t>
      </w:r>
      <w:r>
        <w:rPr>
          <w:rFonts w:ascii="Arial" w:hAnsi="Arial" w:cs="Arial"/>
          <w:color w:val="000000"/>
          <w:sz w:val="24"/>
        </w:rPr>
        <w:t>n</w:t>
      </w:r>
      <w:r>
        <w:rPr>
          <w:rFonts w:hint="eastAsia" w:ascii="Arial" w:hAnsi="Arial" w:cs="Arial"/>
          <w:color w:val="000000"/>
          <w:sz w:val="24"/>
        </w:rPr>
        <w:t>条路径，那么路径的总分为：</w:t>
      </w:r>
      <w:r>
        <w:rPr>
          <w:rFonts w:ascii="Arial" w:hAnsi="Arial" w:cs="Arial"/>
          <w:color w:val="000000"/>
          <w:position w:val="-12"/>
          <w:sz w:val="24"/>
        </w:rPr>
        <w:object>
          <v:shape id="_x0000_i1067" o:spt="75" type="#_x0000_t75" style="height:18.75pt;width:197.25pt;" o:ole="t" filled="f" o:preferrelative="t" stroked="f" coordsize="21600,21600">
            <v:path/>
            <v:fill on="f" focussize="0,0"/>
            <v:stroke on="f" joinstyle="miter"/>
            <v:imagedata r:id="rId100" o:title=""/>
            <o:lock v:ext="edit" aspectratio="t"/>
            <w10:wrap type="none"/>
            <w10:anchorlock/>
          </v:shape>
          <o:OLEObject Type="Embed" ProgID="Equation.3" ShapeID="_x0000_i1067" DrawAspect="Content" ObjectID="_1468075755" r:id="rId99">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position w:val="-28"/>
          <w:sz w:val="24"/>
        </w:rPr>
        <w:object>
          <v:shape id="_x0000_i1068" o:spt="75" type="#_x0000_t75" style="height:33.75pt;width:99.75pt;" o:ole="t" filled="f" o:preferrelative="t" stroked="f" coordsize="21600,21600">
            <v:path/>
            <v:fill on="f" focussize="0,0"/>
            <v:stroke on="f" joinstyle="miter"/>
            <v:imagedata r:id="rId102" o:title=""/>
            <o:lock v:ext="edit" aspectratio="t"/>
            <w10:wrap type="none"/>
            <w10:anchorlock/>
          </v:shape>
          <o:OLEObject Type="Embed" ProgID="Equation.3" ShapeID="_x0000_i1068" DrawAspect="Content" ObjectID="_1468075756" r:id="rId101">
            <o:LockedField>false</o:LockedField>
          </o:OLEObject>
        </w:object>
      </w:r>
      <w:r>
        <w:rPr>
          <w:rFonts w:hint="eastAsia" w:ascii="Arial" w:hAnsi="Arial" w:cs="Arial"/>
          <w:sz w:val="24"/>
        </w:rPr>
        <w:t>。</w:t>
      </w:r>
      <w:r>
        <w:rPr>
          <w:rFonts w:hint="eastAsia" w:ascii="Arial" w:hAnsi="Arial" w:cs="Arial"/>
          <w:color w:val="000000"/>
          <w:sz w:val="24"/>
        </w:rPr>
        <w:t>那么得到正确的预测序列标签的条件概率为</w:t>
      </w:r>
      <w:r>
        <w:rPr>
          <w:rFonts w:ascii="Arial" w:hAnsi="Arial" w:cs="Arial"/>
          <w:color w:val="FF0000"/>
          <w:position w:val="-36"/>
          <w:sz w:val="24"/>
        </w:rPr>
        <w:object>
          <v:shape id="_x0000_i1069" o:spt="75" type="#_x0000_t75" style="height:39pt;width:198.75pt;" o:ole="t" filled="f" o:preferrelative="t" stroked="f" coordsize="21600,21600">
            <v:path/>
            <v:fill on="f" focussize="0,0"/>
            <v:stroke on="f" joinstyle="miter"/>
            <v:imagedata r:id="rId104" o:title=""/>
            <o:lock v:ext="edit" aspectratio="t"/>
            <w10:wrap type="none"/>
            <w10:anchorlock/>
          </v:shape>
          <o:OLEObject Type="Embed" ProgID="Equation.3" ShapeID="_x0000_i1069" DrawAspect="Content" ObjectID="_1468075757" r:id="rId103">
            <o:LockedField>false</o:LockedField>
          </o:OLEObject>
        </w:object>
      </w:r>
    </w:p>
    <w:p>
      <w:pPr>
        <w:spacing w:line="360" w:lineRule="auto"/>
        <w:ind w:firstLine="480" w:firstLineChars="200"/>
        <w:rPr>
          <w:rFonts w:ascii="Arial" w:hAnsi="Arial" w:cs="Arial"/>
          <w:sz w:val="24"/>
        </w:rPr>
      </w:pPr>
      <w:r>
        <w:rPr>
          <w:rFonts w:hint="eastAsia" w:ascii="Arial" w:hAnsi="Arial" w:cs="Arial"/>
          <w:sz w:val="24"/>
        </w:rPr>
        <w:t>随着模型训练的进行，模型的参数不断更新，使得真实的预测序列标签占所有预测路径的比例越来越大。取</w:t>
      </w:r>
      <w:r>
        <w:rPr>
          <w:rFonts w:ascii="Arial" w:hAnsi="Arial" w:cs="Arial"/>
          <w:position w:val="-12"/>
          <w:sz w:val="24"/>
        </w:rPr>
        <w:object>
          <v:shape id="_x0000_i1070" o:spt="75" type="#_x0000_t75" style="height:18pt;width:23.25pt;" o:ole="t" filled="f" o:preferrelative="t" stroked="f" coordsize="21600,21600">
            <v:path/>
            <v:fill on="f" focussize="0,0"/>
            <v:stroke on="f" joinstyle="miter"/>
            <v:imagedata r:id="rId106" o:title=""/>
            <o:lock v:ext="edit" aspectratio="t"/>
            <w10:wrap type="none"/>
            <w10:anchorlock/>
          </v:shape>
          <o:OLEObject Type="Embed" ProgID="Equation.3" ShapeID="_x0000_i1070" DrawAspect="Content" ObjectID="_1468075758" r:id="rId105">
            <o:LockedField>false</o:LockedField>
          </o:OLEObject>
        </w:object>
      </w:r>
      <w:r>
        <w:rPr>
          <w:rFonts w:hint="eastAsia" w:ascii="Arial" w:hAnsi="Arial" w:cs="Arial"/>
          <w:sz w:val="24"/>
        </w:rPr>
        <w:t>的负对数作为损失函数</w:t>
      </w:r>
      <w:r>
        <w:rPr>
          <w:rFonts w:ascii="Arial" w:hAnsi="Arial" w:cs="Arial"/>
          <w:sz w:val="24"/>
        </w:rPr>
        <w:t>Loss</w:t>
      </w:r>
      <w:r>
        <w:rPr>
          <w:rFonts w:hint="eastAsia" w:ascii="Arial" w:hAnsi="Arial" w:cs="Arial"/>
          <w:sz w:val="24"/>
        </w:rPr>
        <w:t>，训练的目标为最小化损失函数以此来调整模型参数，即：</w:t>
      </w:r>
      <w:r>
        <w:rPr>
          <w:rFonts w:ascii="Arial" w:hAnsi="Arial" w:cs="Arial"/>
          <w:position w:val="-18"/>
          <w:sz w:val="24"/>
        </w:rPr>
        <w:object>
          <v:shape id="_x0000_i1071" o:spt="75" type="#_x0000_t75" style="height:21.75pt;width:248.25pt;" o:ole="t" filled="f" o:preferrelative="t" stroked="f" coordsize="21600,21600">
            <v:path/>
            <v:fill on="f" focussize="0,0"/>
            <v:stroke on="f" joinstyle="miter"/>
            <v:imagedata r:id="rId108" o:title=""/>
            <o:lock v:ext="edit" aspectratio="t"/>
            <w10:wrap type="none"/>
            <w10:anchorlock/>
          </v:shape>
          <o:OLEObject Type="Embed" ProgID="Equation.3" ShapeID="_x0000_i1071" DrawAspect="Content" ObjectID="_1468075759" r:id="rId107">
            <o:LockedField>false</o:LockedField>
          </o:OLEObject>
        </w:object>
      </w:r>
      <w:r>
        <w:rPr>
          <w:rFonts w:hint="eastAsia" w:ascii="Arial" w:hAnsi="Arial" w:cs="Arial"/>
          <w:color w:val="000000"/>
          <w:sz w:val="24"/>
        </w:rPr>
        <w:t>。训练完成后，使用</w:t>
      </w:r>
      <w:r>
        <w:rPr>
          <w:rFonts w:ascii="Arial" w:hAnsi="Arial" w:cs="Arial"/>
          <w:color w:val="000000"/>
          <w:sz w:val="24"/>
        </w:rPr>
        <w:t>viterbi_decode()</w:t>
      </w:r>
      <w:r>
        <w:rPr>
          <w:rFonts w:hint="eastAsia" w:ascii="Arial" w:hAnsi="Arial" w:cs="Arial"/>
          <w:color w:val="000000"/>
          <w:sz w:val="24"/>
        </w:rPr>
        <w:t>调用维特比算法计算出概率最高的序列标签作为预测序列标签。</w:t>
      </w:r>
    </w:p>
    <w:p>
      <w:pPr>
        <w:pStyle w:val="4"/>
        <w:rPr>
          <w:rFonts w:ascii="Arial" w:hAnsi="Arial" w:eastAsia="黑体" w:cs="Arial"/>
        </w:rPr>
      </w:pPr>
      <w:bookmarkStart w:id="313" w:name="_Toc6646_WPSOffice_Level3"/>
      <w:bookmarkStart w:id="314" w:name="_Toc514163471"/>
      <w:bookmarkStart w:id="315" w:name="_Toc23363_WPSOffice_Level2"/>
      <w:r>
        <w:rPr>
          <w:rFonts w:ascii="Arial" w:hAnsi="Arial" w:eastAsia="黑体" w:cs="Arial"/>
        </w:rPr>
        <w:t xml:space="preserve">3.4 </w:t>
      </w:r>
      <w:bookmarkEnd w:id="313"/>
      <w:bookmarkEnd w:id="314"/>
      <w:r>
        <w:rPr>
          <w:rFonts w:hint="eastAsia" w:ascii="Arial" w:hAnsi="Arial" w:eastAsia="黑体" w:cs="Arial"/>
        </w:rPr>
        <w:t>关系抽取模型结构设计</w:t>
      </w:r>
      <w:bookmarkEnd w:id="315"/>
    </w:p>
    <w:p>
      <w:pPr>
        <w:spacing w:line="360" w:lineRule="auto"/>
        <w:ind w:firstLine="480" w:firstLineChars="200"/>
        <w:rPr>
          <w:rFonts w:ascii="Arial" w:hAnsi="Arial" w:cs="Arial"/>
          <w:sz w:val="24"/>
        </w:rPr>
      </w:pPr>
      <w:r>
        <w:rPr>
          <w:rFonts w:hint="eastAsia" w:ascii="Arial" w:hAnsi="Arial" w:cs="Arial"/>
          <w:sz w:val="24"/>
        </w:rPr>
        <w:t>深度残差网络作为一种比较新的深度神经网络模型常被用于图像领域相关任务，因为它在层数较深时的表现十分优异。本文使用了一种新的</w:t>
      </w:r>
      <w:r>
        <w:rPr>
          <w:rFonts w:ascii="Arial" w:hAnsi="Arial" w:cs="Arial"/>
          <w:sz w:val="24"/>
        </w:rPr>
        <w:t>CNN</w:t>
      </w:r>
      <w:r>
        <w:rPr>
          <w:rFonts w:hint="eastAsia" w:ascii="Arial" w:hAnsi="Arial" w:cs="Arial"/>
          <w:sz w:val="24"/>
        </w:rPr>
        <w:t>模型结合残差学习的方法用于关系抽取问题的研究，不同于以往残差网络的结构较深的特点，本文采用的卷积神经网络结构只有</w:t>
      </w:r>
      <w:r>
        <w:rPr>
          <w:rFonts w:ascii="Arial" w:hAnsi="Arial" w:cs="Arial"/>
          <w:sz w:val="24"/>
        </w:rPr>
        <w:t>9</w:t>
      </w:r>
      <w:r>
        <w:rPr>
          <w:rFonts w:hint="eastAsia" w:ascii="Arial" w:hAnsi="Arial" w:cs="Arial"/>
          <w:sz w:val="24"/>
        </w:rPr>
        <w:t>层，并且得到了不错的分类效果。实验中还发现使用身份映射（</w:t>
      </w:r>
      <w:r>
        <w:rPr>
          <w:rFonts w:ascii="Arial" w:hAnsi="Arial" w:cs="Arial"/>
          <w:sz w:val="24"/>
        </w:rPr>
        <w:t>identity mapping</w:t>
      </w:r>
      <w:r>
        <w:rPr>
          <w:rFonts w:hint="eastAsia" w:ascii="Arial" w:hAnsi="Arial" w:cs="Arial"/>
          <w:sz w:val="24"/>
        </w:rPr>
        <w:t>）能够显著提升远程监督关系抽取问题的性能。</w:t>
      </w:r>
    </w:p>
    <w:p>
      <w:pPr>
        <w:spacing w:line="360" w:lineRule="auto"/>
        <w:ind w:firstLine="480" w:firstLineChars="200"/>
        <w:rPr>
          <w:rFonts w:ascii="Arial" w:hAnsi="Arial" w:cs="Arial"/>
          <w:sz w:val="24"/>
        </w:rPr>
      </w:pPr>
      <w:r>
        <w:rPr>
          <w:rFonts w:ascii="Arial" w:hAnsi="Arial" w:cs="Arial"/>
          <w:sz w:val="24"/>
        </w:rPr>
        <w:t>ResCNN</w:t>
      </w:r>
      <w:r>
        <w:rPr>
          <w:rFonts w:hint="eastAsia" w:ascii="Arial" w:hAnsi="Arial" w:cs="Arial"/>
          <w:sz w:val="24"/>
        </w:rPr>
        <w:t>主要的结构分为输入层、卷积层、残差卷积块、最大池化层和输出层几部分。模型的结构图如图</w:t>
      </w:r>
      <w:r>
        <w:rPr>
          <w:rFonts w:ascii="Arial" w:hAnsi="Arial" w:cs="Arial"/>
          <w:sz w:val="24"/>
        </w:rPr>
        <w:t>3.16</w:t>
      </w:r>
      <w:r>
        <w:rPr>
          <w:rFonts w:hint="eastAsia" w:ascii="Arial" w:hAnsi="Arial" w:cs="Arial"/>
          <w:sz w:val="24"/>
        </w:rPr>
        <w:t>所示。</w:t>
      </w:r>
    </w:p>
    <w:p>
      <w:pPr>
        <w:spacing w:line="360" w:lineRule="auto"/>
        <w:ind w:firstLine="480" w:firstLineChars="200"/>
        <w:jc w:val="center"/>
        <w:rPr>
          <w:rFonts w:ascii="Arial" w:hAnsi="Arial" w:cs="Arial"/>
          <w:sz w:val="24"/>
        </w:rPr>
      </w:pPr>
      <w:r>
        <w:rPr>
          <w:rFonts w:ascii="Arial" w:hAnsi="Arial" w:cs="Arial"/>
          <w:sz w:val="24"/>
        </w:rPr>
        <w:drawing>
          <wp:inline distT="0" distB="0" distL="114300" distR="114300">
            <wp:extent cx="5238750" cy="2038350"/>
            <wp:effectExtent l="0" t="0" r="19050" b="19050"/>
            <wp:docPr id="20" name="图片 48"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8" descr="4.1"/>
                    <pic:cNvPicPr>
                      <a:picLocks noChangeAspect="1"/>
                    </pic:cNvPicPr>
                  </pic:nvPicPr>
                  <pic:blipFill>
                    <a:blip r:embed="rId109"/>
                    <a:stretch>
                      <a:fillRect/>
                    </a:stretch>
                  </pic:blipFill>
                  <pic:spPr>
                    <a:xfrm>
                      <a:off x="0" y="0"/>
                      <a:ext cx="5238750" cy="2038350"/>
                    </a:xfrm>
                    <a:prstGeom prst="rect">
                      <a:avLst/>
                    </a:prstGeom>
                    <a:noFill/>
                    <a:ln w="9525">
                      <a:noFill/>
                    </a:ln>
                  </pic:spPr>
                </pic:pic>
              </a:graphicData>
            </a:graphic>
          </wp:inline>
        </w:drawing>
      </w:r>
    </w:p>
    <w:p>
      <w:pPr>
        <w:pStyle w:val="36"/>
        <w:rPr>
          <w:rFonts w:cs="Arial"/>
        </w:rPr>
      </w:pPr>
      <w:bookmarkStart w:id="316" w:name="_Toc2856_WPSOffice_Level3"/>
      <w:bookmarkStart w:id="317" w:name="_Toc3047_WPSOffice_Level3"/>
      <w:bookmarkStart w:id="318" w:name="_Toc3323"/>
      <w:bookmarkStart w:id="319" w:name="_Toc27380"/>
      <w:bookmarkStart w:id="320" w:name="_Toc16554"/>
      <w:r>
        <w:rPr>
          <w:rFonts w:hint="eastAsia"/>
        </w:rPr>
        <w:t>图</w:t>
      </w:r>
      <w:r>
        <w:t>3.16 ResCNN</w:t>
      </w:r>
      <w:r>
        <w:rPr>
          <w:rFonts w:hint="eastAsia"/>
        </w:rPr>
        <w:t>模型结构示意图</w:t>
      </w:r>
      <w:bookmarkEnd w:id="316"/>
      <w:bookmarkEnd w:id="317"/>
      <w:bookmarkEnd w:id="318"/>
      <w:bookmarkEnd w:id="319"/>
      <w:bookmarkEnd w:id="320"/>
    </w:p>
    <w:p>
      <w:pPr>
        <w:spacing w:line="360" w:lineRule="auto"/>
        <w:ind w:firstLine="480" w:firstLineChars="200"/>
        <w:rPr>
          <w:rFonts w:ascii="Arial" w:hAnsi="Arial" w:cs="Arial"/>
          <w:sz w:val="24"/>
        </w:rPr>
      </w:pPr>
      <w:r>
        <w:rPr>
          <w:rFonts w:hint="eastAsia"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w:t>
      </w:r>
      <w:r>
        <w:rPr>
          <w:rFonts w:ascii="Arial" w:hAnsi="Arial" w:cs="Arial"/>
          <w:sz w:val="24"/>
        </w:rPr>
        <w:t>Softmax</w:t>
      </w:r>
      <w:r>
        <w:rPr>
          <w:rFonts w:hint="eastAsia" w:ascii="Arial" w:hAnsi="Arial" w:cs="Arial"/>
          <w:sz w:val="24"/>
        </w:rPr>
        <w:t>层进行计算得到最终的预测结果。</w:t>
      </w:r>
    </w:p>
    <w:p>
      <w:pPr>
        <w:pStyle w:val="3"/>
        <w:rPr>
          <w:rFonts w:cs="Arial"/>
        </w:rPr>
      </w:pPr>
      <w:bookmarkStart w:id="321" w:name="_Toc6646_WPSOffice_Level2"/>
      <w:bookmarkStart w:id="322" w:name="_Toc18101_WPSOffice_Level3"/>
      <w:r>
        <w:rPr>
          <w:rFonts w:cs="Arial"/>
        </w:rPr>
        <w:t xml:space="preserve">3.4.1 </w:t>
      </w:r>
      <w:r>
        <w:rPr>
          <w:rFonts w:hint="eastAsia" w:cs="Arial"/>
        </w:rPr>
        <w:t>输入层</w:t>
      </w:r>
      <w:bookmarkEnd w:id="321"/>
      <w:bookmarkEnd w:id="322"/>
    </w:p>
    <w:p>
      <w:pPr>
        <w:pStyle w:val="4"/>
        <w:spacing w:before="0" w:after="0" w:line="360" w:lineRule="auto"/>
        <w:ind w:firstLine="480" w:firstLineChars="200"/>
        <w:rPr>
          <w:rFonts w:ascii="Arial" w:hAnsi="Arial" w:cs="Arial"/>
          <w:b w:val="0"/>
          <w:bCs w:val="0"/>
          <w:sz w:val="24"/>
          <w:szCs w:val="24"/>
        </w:rPr>
      </w:pPr>
      <w:bookmarkStart w:id="323" w:name="_Toc514163485"/>
      <w:r>
        <w:rPr>
          <w:rFonts w:hint="eastAsia"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spacing w:line="360" w:lineRule="auto"/>
        <w:ind w:firstLine="480" w:firstLineChars="200"/>
      </w:pPr>
      <w:r>
        <w:rPr>
          <w:rFonts w:hint="eastAsia" w:ascii="Arial" w:hAnsi="Arial" w:cs="Arial"/>
          <w:sz w:val="24"/>
        </w:rPr>
        <w:t>假设</w:t>
      </w:r>
      <w:r>
        <w:rPr>
          <w:rFonts w:ascii="Arial" w:hAnsi="Arial" w:cs="Arial"/>
          <w:sz w:val="24"/>
        </w:rPr>
        <w:t>x</w:t>
      </w:r>
      <w:r>
        <w:rPr>
          <w:rFonts w:ascii="Arial" w:hAnsi="Arial" w:cs="Arial"/>
          <w:sz w:val="24"/>
          <w:vertAlign w:val="subscript"/>
        </w:rPr>
        <w:t>i</w:t>
      </w:r>
      <w:r>
        <w:rPr>
          <w:rFonts w:hint="eastAsia" w:ascii="Arial" w:hAnsi="Arial" w:cs="Arial"/>
          <w:sz w:val="24"/>
        </w:rPr>
        <w:t>是输入文本的第</w:t>
      </w:r>
      <w:r>
        <w:rPr>
          <w:rFonts w:ascii="Arial" w:hAnsi="Arial" w:cs="Arial"/>
          <w:sz w:val="24"/>
        </w:rPr>
        <w:t>i</w:t>
      </w:r>
      <w:r>
        <w:rPr>
          <w:rFonts w:hint="eastAsia" w:ascii="Arial" w:hAnsi="Arial" w:cs="Arial"/>
          <w:sz w:val="24"/>
        </w:rPr>
        <w:t>个词，</w:t>
      </w:r>
      <w:r>
        <w:rPr>
          <w:rFonts w:ascii="Arial" w:hAnsi="Arial" w:cs="Arial"/>
          <w:position w:val="-10"/>
          <w:sz w:val="24"/>
        </w:rPr>
        <w:object>
          <v:shape id="_x0000_i1073" o:spt="75" type="#_x0000_t75" style="height:17.25pt;width:35.25pt;" o:ole="t" filled="f" o:preferrelative="t" stroked="f" coordsize="21600,21600">
            <v:path/>
            <v:fill on="f" focussize="0,0"/>
            <v:stroke on="f" joinstyle="miter"/>
            <v:imagedata r:id="rId111" o:title=""/>
            <o:lock v:ext="edit" aspectratio="t"/>
            <w10:wrap type="none"/>
            <w10:anchorlock/>
          </v:shape>
          <o:OLEObject Type="Embed" ProgID="Equation.3" ShapeID="_x0000_i1073" DrawAspect="Content" ObjectID="_1468075760" r:id="rId110">
            <o:LockedField>false</o:LockedField>
          </o:OLEObject>
        </w:object>
      </w:r>
      <w:r>
        <w:rPr>
          <w:rFonts w:hint="eastAsia" w:ascii="Arial" w:hAnsi="Arial" w:cs="Arial"/>
          <w:sz w:val="24"/>
        </w:rPr>
        <w:t>是文本中的实体对，将</w:t>
      </w:r>
      <w:r>
        <w:rPr>
          <w:rFonts w:ascii="Arial" w:hAnsi="Arial" w:cs="Arial"/>
          <w:position w:val="-12"/>
          <w:sz w:val="24"/>
        </w:rPr>
        <w:object>
          <v:shape id="_x0000_i1074" o:spt="75" type="#_x0000_t75" style="height:18pt;width:12.75pt;" o:ole="t" filled="f" o:preferrelative="t" stroked="f" coordsize="21600,21600">
            <v:path/>
            <v:fill on="f" focussize="0,0"/>
            <v:stroke on="f" joinstyle="miter"/>
            <v:imagedata r:id="rId113" o:title=""/>
            <o:lock v:ext="edit" aspectratio="t"/>
            <w10:wrap type="none"/>
            <w10:anchorlock/>
          </v:shape>
          <o:OLEObject Type="Embed" ProgID="Equation.3" ShapeID="_x0000_i1074" DrawAspect="Content" ObjectID="_1468075761" r:id="rId112">
            <o:LockedField>false</o:LockedField>
          </o:OLEObject>
        </w:object>
      </w:r>
      <w:r>
        <w:rPr>
          <w:rFonts w:hint="eastAsia" w:ascii="Arial" w:hAnsi="Arial" w:cs="Arial"/>
          <w:sz w:val="24"/>
        </w:rPr>
        <w:t>在预训练好的字向量表中对应的字向量设为</w:t>
      </w:r>
      <w:r>
        <w:rPr>
          <w:rFonts w:ascii="Arial" w:hAnsi="Arial" w:cs="Arial"/>
          <w:position w:val="-10"/>
          <w:sz w:val="24"/>
        </w:rPr>
        <w:object>
          <v:shape id="_x0000_i1075" o:spt="75" type="#_x0000_t75" style="height:17.25pt;width:21pt;" o:ole="t" filled="f" o:preferrelative="t" stroked="f" coordsize="21600,21600">
            <v:path/>
            <v:fill on="f" focussize="0,0"/>
            <v:stroke on="f" joinstyle="miter"/>
            <v:imagedata r:id="rId115" o:title=""/>
            <o:lock v:ext="edit" aspectratio="t"/>
            <w10:wrap type="none"/>
            <w10:anchorlock/>
          </v:shape>
          <o:OLEObject Type="Embed" ProgID="Equation.3" ShapeID="_x0000_i1075" DrawAspect="Content" ObjectID="_1468075762" r:id="rId114">
            <o:LockedField>false</o:LockedField>
          </o:OLEObject>
        </w:object>
      </w:r>
      <w:r>
        <w:rPr>
          <w:rFonts w:hint="eastAsia" w:ascii="Arial" w:hAnsi="Arial" w:cs="Arial"/>
          <w:sz w:val="24"/>
        </w:rPr>
        <w:t>，相对位置向量设为</w:t>
      </w:r>
      <w:r>
        <w:rPr>
          <w:rFonts w:ascii="Arial" w:hAnsi="Arial" w:cs="Arial"/>
          <w:position w:val="-10"/>
          <w:sz w:val="24"/>
        </w:rPr>
        <w:object>
          <v:shape id="_x0000_i1076" o:spt="75" type="#_x0000_t75" style="height:17.25pt;width:20.25pt;" o:ole="t" filled="f" o:preferrelative="t" stroked="f" coordsize="21600,21600">
            <v:path/>
            <v:fill on="f" focussize="0,0"/>
            <v:stroke on="f" joinstyle="miter"/>
            <v:imagedata r:id="rId117" o:title=""/>
            <o:lock v:ext="edit" aspectratio="t"/>
            <w10:wrap type="none"/>
            <w10:anchorlock/>
          </v:shape>
          <o:OLEObject Type="Embed" ProgID="Equation.3" ShapeID="_x0000_i1076" DrawAspect="Content" ObjectID="_1468075763" r:id="rId116">
            <o:LockedField>false</o:LockedField>
          </o:OLEObject>
        </w:object>
      </w:r>
      <w:r>
        <w:rPr>
          <w:rFonts w:hint="eastAsia" w:ascii="Arial" w:hAnsi="Arial" w:cs="Arial"/>
          <w:sz w:val="24"/>
        </w:rPr>
        <w:t>，最终把</w:t>
      </w:r>
      <w:r>
        <w:rPr>
          <w:rFonts w:ascii="Arial" w:hAnsi="Arial" w:cs="Arial"/>
          <w:position w:val="-10"/>
          <w:sz w:val="24"/>
        </w:rPr>
        <w:object>
          <v:shape id="_x0000_i1077" o:spt="75" type="#_x0000_t75" style="height:17.25pt;width:21pt;" o:ole="t" filled="f" o:preferrelative="t" stroked="f" coordsize="21600,21600">
            <v:path/>
            <v:fill on="f" focussize="0,0"/>
            <v:stroke on="f" joinstyle="miter"/>
            <v:imagedata r:id="rId115" o:title=""/>
            <o:lock v:ext="edit" aspectratio="t"/>
            <w10:wrap type="none"/>
            <w10:anchorlock/>
          </v:shape>
          <o:OLEObject Type="Embed" ProgID="Equation.3" ShapeID="_x0000_i1077" DrawAspect="Content" ObjectID="_1468075764" r:id="rId118">
            <o:LockedField>false</o:LockedField>
          </o:OLEObject>
        </w:object>
      </w:r>
      <w:r>
        <w:rPr>
          <w:rFonts w:hint="eastAsia" w:ascii="Arial" w:hAnsi="Arial" w:cs="Arial"/>
          <w:sz w:val="24"/>
        </w:rPr>
        <w:t>和</w:t>
      </w:r>
      <w:r>
        <w:rPr>
          <w:rFonts w:ascii="Arial" w:hAnsi="Arial" w:cs="Arial"/>
          <w:position w:val="-10"/>
          <w:sz w:val="24"/>
        </w:rPr>
        <w:object>
          <v:shape id="_x0000_i1078" o:spt="75" type="#_x0000_t75" style="height:17.25pt;width:20.25pt;" o:ole="t" filled="f" o:preferrelative="t" stroked="f" coordsize="21600,21600">
            <v:path/>
            <v:fill on="f" focussize="0,0"/>
            <v:stroke on="f" joinstyle="miter"/>
            <v:imagedata r:id="rId117" o:title=""/>
            <o:lock v:ext="edit" aspectratio="t"/>
            <w10:wrap type="none"/>
            <w10:anchorlock/>
          </v:shape>
          <o:OLEObject Type="Embed" ProgID="Equation.3" ShapeID="_x0000_i1078" DrawAspect="Content" ObjectID="_1468075765" r:id="rId119">
            <o:LockedField>false</o:LockedField>
          </o:OLEObject>
        </w:object>
      </w:r>
      <w:r>
        <w:rPr>
          <w:rFonts w:hint="eastAsia" w:ascii="Arial" w:hAnsi="Arial" w:cs="Arial"/>
          <w:sz w:val="24"/>
        </w:rPr>
        <w:t>拼接起来变成词</w:t>
      </w:r>
      <w:r>
        <w:rPr>
          <w:rFonts w:ascii="Arial" w:hAnsi="Arial" w:cs="Arial"/>
          <w:position w:val="-12"/>
          <w:sz w:val="24"/>
        </w:rPr>
        <w:object>
          <v:shape id="_x0000_i1079" o:spt="75" type="#_x0000_t75" style="height:18pt;width:12.75pt;" o:ole="t" filled="f" o:preferrelative="t" stroked="f" coordsize="21600,21600">
            <v:path/>
            <v:fill on="f" focussize="0,0"/>
            <v:stroke on="f" joinstyle="miter"/>
            <v:imagedata r:id="rId113" o:title=""/>
            <o:lock v:ext="edit" aspectratio="t"/>
            <w10:wrap type="none"/>
            <w10:anchorlock/>
          </v:shape>
          <o:OLEObject Type="Embed" ProgID="Equation.3" ShapeID="_x0000_i1079" DrawAspect="Content" ObjectID="_1468075766" r:id="rId120">
            <o:LockedField>false</o:LockedField>
          </o:OLEObject>
        </w:object>
      </w:r>
      <w:r>
        <w:rPr>
          <w:rFonts w:hint="eastAsia" w:ascii="Arial" w:hAnsi="Arial" w:cs="Arial"/>
          <w:sz w:val="24"/>
        </w:rPr>
        <w:t>的总特征向量</w:t>
      </w:r>
      <w:r>
        <w:rPr>
          <w:rFonts w:ascii="Arial" w:hAnsi="Arial" w:cs="Arial"/>
          <w:position w:val="-12"/>
          <w:sz w:val="24"/>
        </w:rPr>
        <w:object>
          <v:shape id="_x0000_i1080" o:spt="75" type="#_x0000_t75" style="height:18pt;width:72.75pt;" o:ole="t" filled="f" o:preferrelative="t" stroked="f" coordsize="21600,21600">
            <v:path/>
            <v:fill on="f" focussize="0,0"/>
            <v:stroke on="f" joinstyle="miter"/>
            <v:imagedata r:id="rId122" o:title=""/>
            <o:lock v:ext="edit" aspectratio="t"/>
            <w10:wrap type="none"/>
            <w10:anchorlock/>
          </v:shape>
          <o:OLEObject Type="Embed" ProgID="Equation.3" ShapeID="_x0000_i1080" DrawAspect="Content" ObjectID="_1468075767" r:id="rId121">
            <o:LockedField>false</o:LockedField>
          </o:OLEObject>
        </w:object>
      </w:r>
      <w:r>
        <w:rPr>
          <w:rFonts w:hint="eastAsia" w:ascii="Arial" w:hAnsi="Arial" w:cs="Arial"/>
          <w:sz w:val="24"/>
        </w:rPr>
        <w:t>。</w:t>
      </w:r>
    </w:p>
    <w:bookmarkEnd w:id="323"/>
    <w:p>
      <w:pPr>
        <w:pStyle w:val="36"/>
        <w:ind w:firstLine="480" w:firstLineChars="200"/>
        <w:jc w:val="left"/>
        <w:rPr>
          <w:rFonts w:cs="Arial"/>
          <w:color w:val="000000"/>
        </w:rPr>
      </w:pPr>
      <w:bookmarkStart w:id="324" w:name="_Toc18618"/>
      <w:bookmarkStart w:id="325" w:name="_Toc10215"/>
      <w:bookmarkStart w:id="326" w:name="_Toc12846"/>
      <w:bookmarkStart w:id="327" w:name="_Toc22108"/>
      <w:r>
        <w:rPr>
          <w:rFonts w:hint="eastAsia" w:cs="Arial"/>
        </w:rPr>
        <w:t>由于本节的关系抽取任务是接着上一节的命名实体识别之后继续对金融领域的文本进行实体间关系抽取，所以本节的关系抽取模型使用的字向量也是基于之前的</w:t>
      </w:r>
      <w:r>
        <w:rPr>
          <w:rFonts w:hint="eastAsia" w:cs="Arial"/>
          <w:color w:val="000000"/>
        </w:rPr>
        <w:t>金融领域上市公司新闻、金融公告、行业信息等中文语料，利用</w:t>
      </w:r>
      <w:r>
        <w:rPr>
          <w:rFonts w:cs="Arial"/>
          <w:color w:val="000000"/>
        </w:rPr>
        <w:t>Gensim</w:t>
      </w:r>
      <w:r>
        <w:rPr>
          <w:rFonts w:hint="eastAsia" w:cs="Arial"/>
          <w:color w:val="000000"/>
        </w:rPr>
        <w:t>库中的</w:t>
      </w:r>
      <w:r>
        <w:rPr>
          <w:rFonts w:cs="Arial"/>
          <w:color w:val="000000"/>
        </w:rPr>
        <w:t>word2vec</w:t>
      </w:r>
      <w:r>
        <w:rPr>
          <w:rFonts w:hint="eastAsia" w:cs="Arial"/>
          <w:color w:val="000000"/>
        </w:rPr>
        <w:t>方法进行预训练得到的字向量模型。</w:t>
      </w:r>
      <w:bookmarkEnd w:id="324"/>
      <w:bookmarkEnd w:id="325"/>
      <w:bookmarkEnd w:id="326"/>
      <w:bookmarkEnd w:id="327"/>
    </w:p>
    <w:p>
      <w:pPr>
        <w:spacing w:line="360" w:lineRule="auto"/>
        <w:ind w:firstLine="480" w:firstLineChars="200"/>
        <w:rPr>
          <w:rFonts w:ascii="Arial" w:hAnsi="Arial" w:eastAsia="黑体" w:cs="Arial"/>
        </w:rPr>
      </w:pPr>
      <w:r>
        <w:rPr>
          <w:rFonts w:hint="eastAsia" w:ascii="Arial" w:hAnsi="Arial" w:cs="Arial"/>
          <w:sz w:val="24"/>
        </w:rPr>
        <w:t>每个</w:t>
      </w:r>
      <w:r>
        <w:rPr>
          <w:rFonts w:ascii="Arial" w:hAnsi="Arial" w:cs="Arial"/>
          <w:position w:val="-12"/>
          <w:sz w:val="24"/>
        </w:rPr>
        <w:object>
          <v:shape id="_x0000_i1081" o:spt="75" type="#_x0000_t75" style="height:18pt;width:12.75pt;" o:ole="t" filled="f" o:preferrelative="t" stroked="f" coordsize="21600,21600">
            <v:path/>
            <v:fill on="f" focussize="0,0"/>
            <v:stroke on="f" joinstyle="miter"/>
            <v:imagedata r:id="rId113" o:title=""/>
            <o:lock v:ext="edit" aspectratio="t"/>
            <w10:wrap type="none"/>
            <w10:anchorlock/>
          </v:shape>
          <o:OLEObject Type="Embed" ProgID="Equation.3" ShapeID="_x0000_i1081" DrawAspect="Content" ObjectID="_1468075768" r:id="rId123">
            <o:LockedField>false</o:LockedField>
          </o:OLEObject>
        </w:object>
      </w:r>
      <w:r>
        <w:rPr>
          <w:rFonts w:hint="eastAsia" w:ascii="Arial" w:hAnsi="Arial" w:cs="Arial"/>
          <w:sz w:val="24"/>
        </w:rPr>
        <w:t>对应的总特征向量</w:t>
      </w:r>
      <w:r>
        <w:rPr>
          <w:rFonts w:ascii="Arial" w:hAnsi="Arial" w:cs="Arial"/>
          <w:position w:val="-12"/>
          <w:sz w:val="24"/>
        </w:rPr>
        <w:object>
          <v:shape id="_x0000_i1082" o:spt="75" type="#_x0000_t75" style="height:18pt;width:12.75pt;" o:ole="t" filled="f" o:preferrelative="t" stroked="f" coordsize="21600,21600">
            <v:path/>
            <v:fill on="f" focussize="0,0"/>
            <v:stroke on="f" joinstyle="miter"/>
            <v:imagedata r:id="rId125" o:title=""/>
            <o:lock v:ext="edit" aspectratio="t"/>
            <w10:wrap type="none"/>
            <w10:anchorlock/>
          </v:shape>
          <o:OLEObject Type="Embed" ProgID="Equation.3" ShapeID="_x0000_i1082" DrawAspect="Content" ObjectID="_1468075769" r:id="rId124">
            <o:LockedField>false</o:LockedField>
          </o:OLEObject>
        </w:object>
      </w:r>
      <w:r>
        <w:rPr>
          <w:rFonts w:hint="eastAsia" w:ascii="Arial" w:hAnsi="Arial" w:cs="Arial"/>
          <w:sz w:val="24"/>
        </w:rPr>
        <w:t>都是一个实值向量，所有的向量组成了一个特征向量矩阵</w:t>
      </w:r>
      <w:r>
        <w:rPr>
          <w:rFonts w:ascii="Arial" w:hAnsi="Arial" w:cs="Arial"/>
          <w:position w:val="-12"/>
          <w:sz w:val="24"/>
        </w:rPr>
        <w:object>
          <v:shape id="_x0000_i1083" o:spt="75" type="#_x0000_t75" style="height:18.75pt;width:57pt;" o:ole="t" filled="f" o:preferrelative="t" stroked="f" coordsize="21600,21600">
            <v:path/>
            <v:fill on="f" focussize="0,0"/>
            <v:stroke on="f" joinstyle="miter"/>
            <v:imagedata r:id="rId127" o:title=""/>
            <o:lock v:ext="edit" aspectratio="t"/>
            <w10:wrap type="none"/>
            <w10:anchorlock/>
          </v:shape>
          <o:OLEObject Type="Embed" ProgID="Equation.3" ShapeID="_x0000_i1083" DrawAspect="Content" ObjectID="_1468075770" r:id="rId126">
            <o:LockedField>false</o:LockedField>
          </o:OLEObject>
        </w:object>
      </w:r>
      <w:r>
        <w:rPr>
          <w:rFonts w:hint="eastAsia" w:ascii="Arial" w:hAnsi="Arial" w:cs="Arial"/>
          <w:sz w:val="24"/>
        </w:rPr>
        <w:t>，其中</w:t>
      </w:r>
      <w:r>
        <w:rPr>
          <w:rFonts w:ascii="Arial" w:hAnsi="Arial" w:cs="Arial"/>
          <w:sz w:val="24"/>
        </w:rPr>
        <w:t>V</w:t>
      </w:r>
      <w:r>
        <w:rPr>
          <w:rFonts w:hint="eastAsia" w:ascii="Arial" w:hAnsi="Arial" w:cs="Arial"/>
          <w:sz w:val="24"/>
        </w:rPr>
        <w:t>是一个输入文本的所有单词构成的词表。</w:t>
      </w:r>
    </w:p>
    <w:p>
      <w:pPr>
        <w:pStyle w:val="36"/>
        <w:ind w:firstLine="480" w:firstLineChars="200"/>
        <w:jc w:val="left"/>
        <w:rPr>
          <w:rFonts w:cs="Arial"/>
        </w:rPr>
      </w:pPr>
      <w:bookmarkStart w:id="328" w:name="_Toc10447"/>
      <w:bookmarkStart w:id="329" w:name="_Toc21934"/>
      <w:bookmarkStart w:id="330" w:name="_Toc8877"/>
      <w:bookmarkStart w:id="331" w:name="_Toc14090"/>
      <w:r>
        <w:rPr>
          <w:rFonts w:hint="eastAsia" w:cs="Arial"/>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w:t>
      </w:r>
      <w:r>
        <w:rPr>
          <w:rFonts w:cs="Arial"/>
        </w:rPr>
        <w:t>[Zeng et al., 2014]</w:t>
      </w:r>
      <w:r>
        <w:rPr>
          <w:rFonts w:hint="eastAsia" w:cs="Arial"/>
        </w:rPr>
        <w:t>。</w:t>
      </w:r>
      <w:bookmarkEnd w:id="328"/>
      <w:bookmarkEnd w:id="329"/>
      <w:bookmarkEnd w:id="330"/>
      <w:bookmarkEnd w:id="331"/>
    </w:p>
    <w:p>
      <w:pPr>
        <w:spacing w:line="360" w:lineRule="auto"/>
        <w:ind w:firstLine="480" w:firstLineChars="200"/>
        <w:rPr>
          <w:rFonts w:ascii="Arial" w:hAnsi="Arial" w:cs="Arial"/>
          <w:sz w:val="24"/>
        </w:rPr>
      </w:pPr>
      <w:r>
        <w:rPr>
          <w:rFonts w:hint="eastAsia" w:ascii="Arial" w:hAnsi="Arial" w:cs="Arial"/>
          <w:sz w:val="24"/>
        </w:rPr>
        <w:t>相对位置向量</w:t>
      </w:r>
      <w:r>
        <w:rPr>
          <w:rFonts w:ascii="Arial" w:hAnsi="Arial" w:cs="Arial"/>
          <w:position w:val="-10"/>
          <w:sz w:val="24"/>
        </w:rPr>
        <w:object>
          <v:shape id="_x0000_i1084" o:spt="75" type="#_x0000_t75" style="height:17.25pt;width:20.25pt;" o:ole="t" filled="f" o:preferrelative="t" stroked="f" coordsize="21600,21600">
            <v:path/>
            <v:fill on="f" focussize="0,0"/>
            <v:stroke on="f" joinstyle="miter"/>
            <v:imagedata r:id="rId117" o:title=""/>
            <o:lock v:ext="edit" aspectratio="t"/>
            <w10:wrap type="none"/>
            <w10:anchorlock/>
          </v:shape>
          <o:OLEObject Type="Embed" ProgID="Equation.3" ShapeID="_x0000_i1084" DrawAspect="Content" ObjectID="_1468075771" r:id="rId128">
            <o:LockedField>false</o:LockedField>
          </o:OLEObject>
        </w:object>
      </w:r>
      <w:r>
        <w:rPr>
          <w:rFonts w:hint="eastAsia" w:ascii="Arial" w:hAnsi="Arial" w:cs="Arial"/>
          <w:sz w:val="24"/>
        </w:rPr>
        <w:t>结合了当前字符</w:t>
      </w:r>
      <w:r>
        <w:rPr>
          <w:rFonts w:ascii="Arial" w:hAnsi="Arial" w:cs="Arial"/>
          <w:position w:val="-12"/>
          <w:sz w:val="24"/>
        </w:rPr>
        <w:object>
          <v:shape id="_x0000_i1085" o:spt="75" type="#_x0000_t75" style="height:18pt;width:12.75pt;" o:ole="t" filled="f" o:preferrelative="t" stroked="f" coordsize="21600,21600">
            <v:path/>
            <v:fill on="f" focussize="0,0"/>
            <v:stroke on="f" joinstyle="miter"/>
            <v:imagedata r:id="rId113" o:title=""/>
            <o:lock v:ext="edit" aspectratio="t"/>
            <w10:wrap type="none"/>
            <w10:anchorlock/>
          </v:shape>
          <o:OLEObject Type="Embed" ProgID="Equation.3" ShapeID="_x0000_i1085" DrawAspect="Content" ObjectID="_1468075772" r:id="rId129">
            <o:LockedField>false</o:LockedField>
          </o:OLEObject>
        </w:object>
      </w:r>
      <w:r>
        <w:rPr>
          <w:rFonts w:hint="eastAsia" w:ascii="Arial" w:hAnsi="Arial" w:cs="Arial"/>
          <w:sz w:val="24"/>
        </w:rPr>
        <w:t>分别与两个实体</w:t>
      </w:r>
      <w:r>
        <w:rPr>
          <w:rFonts w:ascii="Arial" w:hAnsi="Arial" w:cs="Arial"/>
          <w:position w:val="-10"/>
          <w:sz w:val="24"/>
        </w:rPr>
        <w:object>
          <v:shape id="_x0000_i1086" o:spt="75" type="#_x0000_t75" style="height:17.25pt;width:12pt;" o:ole="t" filled="f" o:preferrelative="t" stroked="f" coordsize="21600,21600">
            <v:path/>
            <v:fill on="f" focussize="0,0"/>
            <v:stroke on="f" joinstyle="miter"/>
            <v:imagedata r:id="rId131" o:title=""/>
            <o:lock v:ext="edit" aspectratio="t"/>
            <w10:wrap type="none"/>
            <w10:anchorlock/>
          </v:shape>
          <o:OLEObject Type="Embed" ProgID="Equation.3" ShapeID="_x0000_i1086" DrawAspect="Content" ObjectID="_1468075773" r:id="rId130">
            <o:LockedField>false</o:LockedField>
          </o:OLEObject>
        </w:object>
      </w:r>
      <w:r>
        <w:rPr>
          <w:rFonts w:hint="eastAsia" w:ascii="Arial" w:hAnsi="Arial" w:cs="Arial"/>
          <w:sz w:val="24"/>
        </w:rPr>
        <w:t>和</w:t>
      </w:r>
      <w:r>
        <w:rPr>
          <w:rFonts w:ascii="Arial" w:hAnsi="Arial" w:cs="Arial"/>
          <w:position w:val="-10"/>
          <w:sz w:val="24"/>
        </w:rPr>
        <w:object>
          <v:shape id="_x0000_i1087" o:spt="75" type="#_x0000_t75" style="height:17.25pt;width:12.75pt;" o:ole="t" filled="f" o:preferrelative="t" stroked="f" coordsize="21600,21600">
            <v:path/>
            <v:fill on="f" focussize="0,0"/>
            <v:stroke on="f" joinstyle="miter"/>
            <v:imagedata r:id="rId133" o:title=""/>
            <o:lock v:ext="edit" aspectratio="t"/>
            <w10:wrap type="none"/>
            <w10:anchorlock/>
          </v:shape>
          <o:OLEObject Type="Embed" ProgID="Equation.3" ShapeID="_x0000_i1087" DrawAspect="Content" ObjectID="_1468075774" r:id="rId132">
            <o:LockedField>false</o:LockedField>
          </o:OLEObject>
        </w:object>
      </w:r>
      <w:r>
        <w:rPr>
          <w:rFonts w:hint="eastAsia" w:ascii="Arial" w:hAnsi="Arial" w:cs="Arial"/>
          <w:sz w:val="24"/>
        </w:rPr>
        <w:t>的相对距离，比如在句子</w:t>
      </w:r>
      <w:r>
        <w:rPr>
          <w:rFonts w:ascii="Arial" w:hAnsi="Arial" w:cs="Arial"/>
          <w:sz w:val="24"/>
        </w:rPr>
        <w:t>”</w:t>
      </w:r>
      <w:r>
        <w:rPr>
          <w:rFonts w:ascii="Arial" w:hAnsi="Arial" w:cs="Arial"/>
          <w:position w:val="-12"/>
          <w:sz w:val="24"/>
        </w:rPr>
        <w:object>
          <v:shape id="_x0000_i1088" o:spt="75" type="#_x0000_t75" style="height:18pt;width:80.25pt;" o:ole="t" filled="f" o:preferrelative="t" stroked="f" coordsize="21600,21600">
            <v:path/>
            <v:fill on="f" focussize="0,0"/>
            <v:stroke on="f" joinstyle="miter"/>
            <v:imagedata r:id="rId135" o:title=""/>
            <o:lock v:ext="edit" aspectratio="t"/>
            <w10:wrap type="none"/>
            <w10:anchorlock/>
          </v:shape>
          <o:OLEObject Type="Embed" ProgID="Equation.3" ShapeID="_x0000_i1088" DrawAspect="Content" ObjectID="_1468075775" r:id="rId134">
            <o:LockedField>false</o:LockedField>
          </o:OLEObject>
        </w:object>
      </w:r>
      <w:r>
        <w:rPr>
          <w:rFonts w:ascii="Arial" w:hAnsi="Arial" w:cs="Arial"/>
          <w:sz w:val="24"/>
        </w:rPr>
        <w:t>”</w:t>
      </w:r>
      <w:r>
        <w:rPr>
          <w:rFonts w:hint="eastAsia" w:ascii="Arial" w:hAnsi="Arial" w:cs="Arial"/>
          <w:sz w:val="24"/>
        </w:rPr>
        <w:t>中，</w:t>
      </w:r>
      <w:r>
        <w:rPr>
          <w:rFonts w:ascii="Arial" w:hAnsi="Arial" w:cs="Arial"/>
          <w:position w:val="-10"/>
          <w:sz w:val="24"/>
        </w:rPr>
        <w:object>
          <v:shape id="_x0000_i1089" o:spt="75" type="#_x0000_t75" style="height:17.25pt;width:15pt;" o:ole="t" filled="f" o:preferrelative="t" stroked="f" coordsize="21600,21600">
            <v:path/>
            <v:fill on="f" focussize="0,0"/>
            <v:stroke on="f" joinstyle="miter"/>
            <v:imagedata r:id="rId137" o:title=""/>
            <o:lock v:ext="edit" aspectratio="t"/>
            <w10:wrap type="none"/>
            <w10:anchorlock/>
          </v:shape>
          <o:OLEObject Type="Embed" ProgID="Equation.3" ShapeID="_x0000_i1089" DrawAspect="Content" ObjectID="_1468075776" r:id="rId136">
            <o:LockedField>false</o:LockedField>
          </o:OLEObject>
        </w:object>
      </w:r>
      <w:r>
        <w:rPr>
          <w:rFonts w:hint="eastAsia" w:ascii="Arial" w:hAnsi="Arial" w:cs="Arial"/>
          <w:sz w:val="24"/>
        </w:rPr>
        <w:t>与</w:t>
      </w:r>
      <w:r>
        <w:rPr>
          <w:rFonts w:ascii="Arial" w:hAnsi="Arial" w:cs="Arial"/>
          <w:position w:val="-10"/>
          <w:sz w:val="24"/>
        </w:rPr>
        <w:object>
          <v:shape id="_x0000_i1090" o:spt="75" type="#_x0000_t75" style="height:17.25pt;width:12pt;" o:ole="t" filled="f" o:preferrelative="t" stroked="f" coordsize="21600,21600">
            <v:path/>
            <v:fill on="f" focussize="0,0"/>
            <v:stroke on="f" joinstyle="miter"/>
            <v:imagedata r:id="rId131" o:title=""/>
            <o:lock v:ext="edit" aspectratio="t"/>
            <w10:wrap type="none"/>
            <w10:anchorlock/>
          </v:shape>
          <o:OLEObject Type="Embed" ProgID="Equation.3" ShapeID="_x0000_i1090" DrawAspect="Content" ObjectID="_1468075777" r:id="rId138">
            <o:LockedField>false</o:LockedField>
          </o:OLEObject>
        </w:object>
      </w:r>
      <w:r>
        <w:rPr>
          <w:rFonts w:hint="eastAsia" w:ascii="Arial" w:hAnsi="Arial" w:cs="Arial"/>
          <w:sz w:val="24"/>
        </w:rPr>
        <w:t>和</w:t>
      </w:r>
      <w:r>
        <w:rPr>
          <w:rFonts w:ascii="Arial" w:hAnsi="Arial" w:cs="Arial"/>
          <w:position w:val="-10"/>
          <w:sz w:val="24"/>
        </w:rPr>
        <w:object>
          <v:shape id="_x0000_i1091" o:spt="75" type="#_x0000_t75" style="height:17.25pt;width:12.75pt;" o:ole="t" filled="f" o:preferrelative="t" stroked="f" coordsize="21600,21600">
            <v:path/>
            <v:fill on="f" focussize="0,0"/>
            <v:stroke on="f" joinstyle="miter"/>
            <v:imagedata r:id="rId133" o:title=""/>
            <o:lock v:ext="edit" aspectratio="t"/>
            <w10:wrap type="none"/>
            <w10:anchorlock/>
          </v:shape>
          <o:OLEObject Type="Embed" ProgID="Equation.3" ShapeID="_x0000_i1091" DrawAspect="Content" ObjectID="_1468075778" r:id="rId139">
            <o:LockedField>false</o:LockedField>
          </o:OLEObject>
        </w:object>
      </w:r>
      <w:r>
        <w:rPr>
          <w:rFonts w:hint="eastAsia" w:ascii="Arial" w:hAnsi="Arial" w:cs="Arial"/>
          <w:sz w:val="24"/>
        </w:rPr>
        <w:t>的相对距离分别为</w:t>
      </w:r>
      <w:r>
        <w:rPr>
          <w:rFonts w:ascii="Arial" w:hAnsi="Arial" w:cs="Arial"/>
          <w:sz w:val="24"/>
        </w:rPr>
        <w:t>1</w:t>
      </w:r>
      <w:r>
        <w:rPr>
          <w:rFonts w:hint="eastAsia" w:ascii="Arial" w:hAnsi="Arial" w:cs="Arial"/>
          <w:sz w:val="24"/>
        </w:rPr>
        <w:t>和</w:t>
      </w:r>
      <w:r>
        <w:rPr>
          <w:rFonts w:ascii="Arial" w:hAnsi="Arial" w:cs="Arial"/>
          <w:sz w:val="24"/>
        </w:rPr>
        <w:t>-3</w:t>
      </w:r>
      <w:r>
        <w:rPr>
          <w:rFonts w:hint="eastAsia" w:ascii="Arial" w:hAnsi="Arial" w:cs="Arial"/>
          <w:sz w:val="24"/>
        </w:rPr>
        <w:t>。之后通过一个随机初始化的相对位置矩阵</w:t>
      </w:r>
      <w:r>
        <w:rPr>
          <w:rFonts w:ascii="Arial" w:hAnsi="Arial" w:cs="Arial"/>
          <w:position w:val="-14"/>
          <w:sz w:val="24"/>
        </w:rPr>
        <w:object>
          <v:shape id="_x0000_i1092" o:spt="75" type="#_x0000_t75" style="height:21pt;width:57.75pt;" o:ole="t" filled="f" o:preferrelative="t" stroked="f" coordsize="21600,21600">
            <v:path/>
            <v:fill on="f" focussize="0,0"/>
            <v:stroke on="f" joinstyle="miter"/>
            <v:imagedata r:id="rId141" o:title=""/>
            <o:lock v:ext="edit" aspectratio="t"/>
            <w10:wrap type="none"/>
            <w10:anchorlock/>
          </v:shape>
          <o:OLEObject Type="Embed" ProgID="Equation.3" ShapeID="_x0000_i1092" DrawAspect="Content" ObjectID="_1468075779" r:id="rId140">
            <o:LockedField>false</o:LockedField>
          </o:OLEObject>
        </w:object>
      </w:r>
      <w:r>
        <w:rPr>
          <w:rFonts w:hint="eastAsia" w:ascii="Arial" w:hAnsi="Arial" w:cs="Arial"/>
          <w:sz w:val="24"/>
        </w:rPr>
        <w:t>将相对位置距离转化成实值向量。如果当前字符距离命名实体的距离过远，那么可能会被认为与实体间的关系没有关联而在最后分类的时候被忽略。</w:t>
      </w:r>
    </w:p>
    <w:p>
      <w:pPr>
        <w:spacing w:line="360" w:lineRule="auto"/>
        <w:ind w:firstLine="480" w:firstLineChars="200"/>
        <w:rPr>
          <w:rFonts w:ascii="Arial" w:hAnsi="Arial" w:cs="Arial"/>
          <w:sz w:val="24"/>
        </w:rPr>
      </w:pPr>
      <w:r>
        <w:rPr>
          <w:rFonts w:hint="eastAsia" w:ascii="Arial" w:hAnsi="Arial" w:cs="Arial"/>
          <w:sz w:val="24"/>
        </w:rPr>
        <w:t>最后把每个字的字向量和相对位置向量做拼接，再把句子中的每个字的总特征向量拼接成一个向量：</w:t>
      </w:r>
      <w:r>
        <w:rPr>
          <w:rFonts w:ascii="Arial" w:hAnsi="Arial" w:cs="Arial"/>
          <w:position w:val="-12"/>
          <w:sz w:val="24"/>
        </w:rPr>
        <w:object>
          <v:shape id="_x0000_i1093" o:spt="75" type="#_x0000_t75" style="height:18pt;width:96pt;" o:ole="t" filled="f" o:preferrelative="t" stroked="f" coordsize="21600,21600">
            <v:path/>
            <v:fill on="f" focussize="0,0"/>
            <v:stroke on="f" joinstyle="miter"/>
            <v:imagedata r:id="rId143" o:title=""/>
            <o:lock v:ext="edit" aspectratio="t"/>
            <w10:wrap type="none"/>
            <w10:anchorlock/>
          </v:shape>
          <o:OLEObject Type="Embed" ProgID="Equation.3" ShapeID="_x0000_i1093" DrawAspect="Content" ObjectID="_1468075780" r:id="rId142">
            <o:LockedField>false</o:LockedField>
          </o:OLEObject>
        </w:object>
      </w:r>
    </w:p>
    <w:p>
      <w:pPr>
        <w:pStyle w:val="3"/>
        <w:rPr>
          <w:rFonts w:cs="Arial"/>
        </w:rPr>
      </w:pPr>
      <w:bookmarkStart w:id="332" w:name="_Toc514163488"/>
      <w:bookmarkStart w:id="333" w:name="_Toc13788_WPSOffice_Level3"/>
      <w:bookmarkStart w:id="334" w:name="_Toc30499_WPSOffice_Level2"/>
      <w:r>
        <w:rPr>
          <w:rFonts w:cs="Arial"/>
        </w:rPr>
        <w:t xml:space="preserve">3.4.2 </w:t>
      </w:r>
      <w:bookmarkEnd w:id="332"/>
      <w:r>
        <w:rPr>
          <w:rFonts w:hint="eastAsia" w:cs="Arial"/>
        </w:rPr>
        <w:t>卷积层</w:t>
      </w:r>
      <w:bookmarkEnd w:id="333"/>
      <w:bookmarkEnd w:id="334"/>
    </w:p>
    <w:p>
      <w:pPr>
        <w:spacing w:line="360" w:lineRule="auto"/>
        <w:ind w:firstLine="480" w:firstLineChars="200"/>
        <w:rPr>
          <w:rFonts w:ascii="Arial" w:hAnsi="Arial" w:cs="Arial"/>
          <w:sz w:val="24"/>
        </w:rPr>
      </w:pPr>
      <w:r>
        <w:rPr>
          <w:rFonts w:hint="eastAsia" w:ascii="Arial" w:hAnsi="Arial" w:cs="Arial"/>
          <w:sz w:val="24"/>
        </w:rPr>
        <w:t>卷积层的作用是把输入层输出的总特征向量进行卷积操作后学习到输入文本的潜在特征。</w:t>
      </w:r>
    </w:p>
    <w:p>
      <w:pPr>
        <w:spacing w:line="360" w:lineRule="auto"/>
        <w:ind w:firstLine="480" w:firstLineChars="200"/>
        <w:rPr>
          <w:rFonts w:ascii="Arial" w:hAnsi="Arial" w:cs="Arial"/>
          <w:sz w:val="24"/>
        </w:rPr>
      </w:pPr>
      <w:r>
        <w:rPr>
          <w:rFonts w:hint="eastAsia" w:ascii="Arial" w:hAnsi="Arial" w:cs="Arial"/>
          <w:sz w:val="24"/>
        </w:rPr>
        <w:t>用</w:t>
      </w:r>
      <w:r>
        <w:rPr>
          <w:rFonts w:ascii="Arial" w:hAnsi="Arial" w:cs="Arial"/>
          <w:position w:val="-14"/>
          <w:sz w:val="24"/>
        </w:rPr>
        <w:object>
          <v:shape id="_x0000_i1094" o:spt="75" type="#_x0000_t75" style="height:18.75pt;width:24.75pt;" o:ole="t" filled="f" o:preferrelative="t" stroked="f" coordsize="21600,21600">
            <v:path/>
            <v:fill on="f" focussize="0,0"/>
            <v:stroke on="f" joinstyle="miter"/>
            <v:imagedata r:id="rId145" o:title=""/>
            <o:lock v:ext="edit" aspectratio="t"/>
            <w10:wrap type="none"/>
            <w10:anchorlock/>
          </v:shape>
          <o:OLEObject Type="Embed" ProgID="Equation.3" ShapeID="_x0000_i1094" DrawAspect="Content" ObjectID="_1468075781" r:id="rId144">
            <o:LockedField>false</o:LockedField>
          </o:OLEObject>
        </w:object>
      </w:r>
      <w:r>
        <w:rPr>
          <w:rFonts w:hint="eastAsia" w:ascii="Arial" w:hAnsi="Arial" w:cs="Arial"/>
          <w:sz w:val="24"/>
        </w:rPr>
        <w:t>来表示特征向量</w:t>
      </w:r>
      <w:r>
        <w:rPr>
          <w:rFonts w:ascii="Arial" w:hAnsi="Arial" w:cs="Arial"/>
          <w:position w:val="-14"/>
          <w:sz w:val="24"/>
        </w:rPr>
        <w:object>
          <v:shape id="_x0000_i1095" o:spt="75" type="#_x0000_t75" style="height:18.75pt;width:63.75pt;" o:ole="t" filled="f" o:preferrelative="t" stroked="f" coordsize="21600,21600">
            <v:path/>
            <v:fill on="f" focussize="0,0"/>
            <v:stroke on="f" joinstyle="miter"/>
            <v:imagedata r:id="rId147" o:title=""/>
            <o:lock v:ext="edit" aspectratio="t"/>
            <w10:wrap type="none"/>
            <w10:anchorlock/>
          </v:shape>
          <o:OLEObject Type="Embed" ProgID="Equation.3" ShapeID="_x0000_i1095" DrawAspect="Content" ObjectID="_1468075782" r:id="rId146">
            <o:LockedField>false</o:LockedField>
          </o:OLEObject>
        </w:object>
      </w:r>
      <w:r>
        <w:rPr>
          <w:rFonts w:hint="eastAsia" w:ascii="Arial" w:hAnsi="Arial" w:cs="Arial"/>
          <w:sz w:val="24"/>
        </w:rPr>
        <w:t>拼接得到的向量。卷积操作就是用一个大小为</w:t>
      </w:r>
      <w:r>
        <w:rPr>
          <w:rFonts w:ascii="Arial" w:hAnsi="Arial" w:cs="Arial"/>
          <w:sz w:val="24"/>
        </w:rPr>
        <w:t>h</w:t>
      </w:r>
      <w:r>
        <w:rPr>
          <w:rFonts w:hint="eastAsia" w:ascii="Arial" w:hAnsi="Arial" w:cs="Arial"/>
          <w:sz w:val="24"/>
        </w:rPr>
        <w:t>的窗口在卷积层的输入特征向量上进行</w:t>
      </w:r>
      <w:r>
        <w:rPr>
          <w:rFonts w:ascii="Arial" w:hAnsi="Arial" w:cs="Arial"/>
          <w:sz w:val="24"/>
        </w:rPr>
        <w:t>“</w:t>
      </w:r>
      <w:r>
        <w:rPr>
          <w:rFonts w:hint="eastAsia" w:ascii="Arial" w:hAnsi="Arial" w:cs="Arial"/>
          <w:sz w:val="24"/>
        </w:rPr>
        <w:t>滑动</w:t>
      </w:r>
      <w:r>
        <w:rPr>
          <w:rFonts w:ascii="Arial" w:hAnsi="Arial" w:cs="Arial"/>
          <w:sz w:val="24"/>
        </w:rPr>
        <w:t>“</w:t>
      </w:r>
      <w:r>
        <w:rPr>
          <w:rFonts w:hint="eastAsia" w:ascii="Arial" w:hAnsi="Arial" w:cs="Arial"/>
          <w:sz w:val="24"/>
        </w:rPr>
        <w:t>，对窗口中的所有字符对应的特征向量元素做矩阵计算，最终得到新的输出作为特征</w:t>
      </w:r>
      <w:r>
        <w:rPr>
          <w:rFonts w:ascii="Arial" w:hAnsi="Arial" w:cs="Arial"/>
          <w:sz w:val="24"/>
        </w:rPr>
        <w:t>C</w:t>
      </w:r>
      <w:r>
        <w:rPr>
          <w:rFonts w:hint="eastAsia" w:ascii="Arial" w:hAnsi="Arial" w:cs="Arial"/>
          <w:sz w:val="24"/>
        </w:rPr>
        <w:t>。特征</w:t>
      </w:r>
      <w:r>
        <w:rPr>
          <w:rFonts w:ascii="Arial" w:hAnsi="Arial" w:cs="Arial"/>
          <w:position w:val="-12"/>
          <w:sz w:val="24"/>
        </w:rPr>
        <w:object>
          <v:shape id="_x0000_i1096" o:spt="75" type="#_x0000_t75" style="height:18pt;width:12pt;" o:ole="t" filled="f" o:preferrelative="t" stroked="f" coordsize="21600,21600">
            <v:path/>
            <v:fill on="f" focussize="0,0"/>
            <v:stroke on="f" joinstyle="miter"/>
            <v:imagedata r:id="rId149" o:title=""/>
            <o:lock v:ext="edit" aspectratio="t"/>
            <w10:wrap type="none"/>
            <w10:anchorlock/>
          </v:shape>
          <o:OLEObject Type="Embed" ProgID="Equation.3" ShapeID="_x0000_i1096" DrawAspect="Content" ObjectID="_1468075783" r:id="rId148">
            <o:LockedField>false</o:LockedField>
          </o:OLEObject>
        </w:object>
      </w:r>
      <w:r>
        <w:rPr>
          <w:rFonts w:hint="eastAsia" w:ascii="Arial" w:hAnsi="Arial" w:cs="Arial"/>
          <w:sz w:val="24"/>
        </w:rPr>
        <w:t>是由一个滑动窗口中的字符对应的特征向量</w:t>
      </w:r>
      <w:r>
        <w:rPr>
          <w:rFonts w:ascii="Arial" w:hAnsi="Arial" w:cs="Arial"/>
          <w:position w:val="-12"/>
          <w:sz w:val="24"/>
        </w:rPr>
        <w:object>
          <v:shape id="_x0000_i1097" o:spt="75" type="#_x0000_t75" style="height:18pt;width:30.75pt;" o:ole="t" filled="f" o:preferrelative="t" stroked="f" coordsize="21600,21600">
            <v:path/>
            <v:fill on="f" focussize="0,0"/>
            <v:stroke on="f" joinstyle="miter"/>
            <v:imagedata r:id="rId151" o:title=""/>
            <o:lock v:ext="edit" aspectratio="t"/>
            <w10:wrap type="none"/>
            <w10:anchorlock/>
          </v:shape>
          <o:OLEObject Type="Embed" ProgID="Equation.3" ShapeID="_x0000_i1097" DrawAspect="Content" ObjectID="_1468075784" r:id="rId150">
            <o:LockedField>false</o:LockedField>
          </o:OLEObject>
        </w:object>
      </w:r>
      <w:r>
        <w:rPr>
          <w:rFonts w:hint="eastAsia" w:ascii="Arial" w:hAnsi="Arial" w:cs="Arial"/>
          <w:sz w:val="24"/>
        </w:rPr>
        <w:t>通过公式</w:t>
      </w:r>
      <w:r>
        <w:rPr>
          <w:rFonts w:ascii="Arial" w:hAnsi="Arial" w:cs="Arial"/>
          <w:position w:val="-12"/>
          <w:sz w:val="24"/>
        </w:rPr>
        <w:object>
          <v:shape id="_x0000_i1098" o:spt="75" type="#_x0000_t75" style="height:18pt;width:102.75pt;" o:ole="t" filled="f" o:preferrelative="t" stroked="f" coordsize="21600,21600">
            <v:path/>
            <v:fill on="f" focussize="0,0"/>
            <v:stroke on="f" joinstyle="miter"/>
            <v:imagedata r:id="rId153" o:title=""/>
            <o:lock v:ext="edit" aspectratio="t"/>
            <w10:wrap type="none"/>
            <w10:anchorlock/>
          </v:shape>
          <o:OLEObject Type="Embed" ProgID="Equation.3" ShapeID="_x0000_i1098" DrawAspect="Content" ObjectID="_1468075785" r:id="rId152">
            <o:LockedField>false</o:LockedField>
          </o:OLEObject>
        </w:object>
      </w:r>
      <w:r>
        <w:rPr>
          <w:rFonts w:hint="eastAsia" w:ascii="Arial" w:hAnsi="Arial" w:cs="Arial"/>
          <w:sz w:val="24"/>
        </w:rPr>
        <w:t>计算得到的。其中</w:t>
      </w:r>
      <w:r>
        <w:rPr>
          <w:rFonts w:ascii="Arial" w:hAnsi="Arial" w:cs="Arial"/>
          <w:sz w:val="24"/>
        </w:rPr>
        <w:t>b</w:t>
      </w:r>
      <w:r>
        <w:rPr>
          <w:rFonts w:hint="eastAsia" w:ascii="Arial" w:hAnsi="Arial" w:cs="Arial"/>
          <w:sz w:val="24"/>
        </w:rPr>
        <w:t>为偏置项，</w:t>
      </w:r>
      <w:r>
        <w:rPr>
          <w:rFonts w:ascii="Arial" w:hAnsi="Arial" w:cs="Arial"/>
          <w:sz w:val="24"/>
        </w:rPr>
        <w:t>f</w:t>
      </w:r>
      <w:r>
        <w:rPr>
          <w:rFonts w:hint="eastAsia" w:ascii="Arial" w:hAnsi="Arial" w:cs="Arial"/>
          <w:sz w:val="24"/>
        </w:rPr>
        <w:t>是一个非线性函数，</w:t>
      </w:r>
      <w:r>
        <w:rPr>
          <w:rFonts w:ascii="Arial" w:hAnsi="Arial" w:cs="Arial"/>
          <w:position w:val="-6"/>
          <w:sz w:val="24"/>
        </w:rPr>
        <w:object>
          <v:shape id="_x0000_i1099" o:spt="75" type="#_x0000_t75" style="height:15.75pt;width:42pt;" o:ole="t" filled="f" o:preferrelative="t" stroked="f" coordsize="21600,21600">
            <v:path/>
            <v:fill on="f" focussize="0,0"/>
            <v:stroke on="f" joinstyle="miter"/>
            <v:imagedata r:id="rId155" o:title=""/>
            <o:lock v:ext="edit" aspectratio="t"/>
            <w10:wrap type="none"/>
            <w10:anchorlock/>
          </v:shape>
          <o:OLEObject Type="Embed" ProgID="Equation.3" ShapeID="_x0000_i1099" DrawAspect="Content" ObjectID="_1468075786" r:id="rId154">
            <o:LockedField>false</o:LockedField>
          </o:OLEObject>
        </w:object>
      </w:r>
      <w:r>
        <w:rPr>
          <w:rFonts w:hint="eastAsia" w:ascii="Arial" w:hAnsi="Arial" w:cs="Arial"/>
          <w:sz w:val="24"/>
        </w:rPr>
        <w:t>。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w:t>
      </w:r>
      <w:r>
        <w:rPr>
          <w:rFonts w:ascii="Arial" w:hAnsi="Arial" w:cs="Arial"/>
          <w:sz w:val="24"/>
        </w:rPr>
        <w:t>C</w:t>
      </w:r>
      <w:r>
        <w:rPr>
          <w:rFonts w:hint="eastAsia" w:ascii="Arial" w:hAnsi="Arial" w:cs="Arial"/>
          <w:sz w:val="24"/>
        </w:rPr>
        <w:t>汇聚了多少输入特征。如果是深度神经网络（</w:t>
      </w:r>
      <w:r>
        <w:rPr>
          <w:rFonts w:ascii="Arial" w:hAnsi="Arial" w:cs="Arial"/>
          <w:sz w:val="24"/>
        </w:rPr>
        <w:t>DNN</w:t>
      </w:r>
      <w:r>
        <w:rPr>
          <w:rFonts w:hint="eastAsia" w:ascii="Arial" w:hAnsi="Arial" w:cs="Arial"/>
          <w:sz w:val="24"/>
        </w:rPr>
        <w:t>），那么使用标准的全连接层产生的参数个数就会大大增多，每个输出都是所有输入数据的加权求和得到的结果。但卷积操作的话只允许用</w:t>
      </w:r>
      <w:r>
        <w:rPr>
          <w:rFonts w:ascii="Arial" w:hAnsi="Arial" w:cs="Arial"/>
          <w:position w:val="-10"/>
          <w:sz w:val="24"/>
        </w:rPr>
        <w:object>
          <v:shape id="_x0000_i1100" o:spt="75" type="#_x0000_t75" style="height:15.75pt;width:122.25pt;" o:ole="t" filled="f" o:preferrelative="t" stroked="f" coordsize="21600,21600">
            <v:path/>
            <v:fill on="f" focussize="0,0"/>
            <v:stroke on="f" joinstyle="miter"/>
            <v:imagedata r:id="rId157" o:title=""/>
            <o:lock v:ext="edit" aspectratio="t"/>
            <w10:wrap type="none"/>
            <w10:anchorlock/>
          </v:shape>
          <o:OLEObject Type="Embed" ProgID="Equation.3" ShapeID="_x0000_i1100" DrawAspect="Content" ObjectID="_1468075787" r:id="rId156">
            <o:LockedField>false</o:LockedField>
          </o:OLEObject>
        </w:object>
      </w:r>
      <w:r>
        <w:rPr>
          <w:rFonts w:hint="eastAsia" w:ascii="Arial" w:hAnsi="Arial" w:cs="Arial"/>
          <w:sz w:val="24"/>
        </w:rPr>
        <w:t>个参数来实现这个变换，每个输出特性并不需要</w:t>
      </w:r>
      <w:r>
        <w:rPr>
          <w:rFonts w:ascii="Arial" w:hAnsi="Arial" w:cs="Arial"/>
          <w:sz w:val="24"/>
        </w:rPr>
        <w:t>“</w:t>
      </w:r>
      <w:r>
        <w:rPr>
          <w:rFonts w:hint="eastAsia" w:ascii="Arial" w:hAnsi="Arial" w:cs="Arial"/>
          <w:sz w:val="24"/>
        </w:rPr>
        <w:t>利用</w:t>
      </w:r>
      <w:r>
        <w:rPr>
          <w:rFonts w:ascii="Arial" w:hAnsi="Arial" w:cs="Arial"/>
          <w:sz w:val="24"/>
        </w:rPr>
        <w:t>”</w:t>
      </w:r>
      <w:r>
        <w:rPr>
          <w:rFonts w:hint="eastAsia" w:ascii="Arial" w:hAnsi="Arial" w:cs="Arial"/>
          <w:sz w:val="24"/>
        </w:rPr>
        <w:t>每个输入特征，而只</w:t>
      </w:r>
      <w:r>
        <w:rPr>
          <w:rFonts w:ascii="Arial" w:hAnsi="Arial" w:cs="Arial"/>
          <w:sz w:val="24"/>
        </w:rPr>
        <w:t>“</w:t>
      </w:r>
      <w:r>
        <w:rPr>
          <w:rFonts w:hint="eastAsia" w:ascii="Arial" w:hAnsi="Arial" w:cs="Arial"/>
          <w:sz w:val="24"/>
        </w:rPr>
        <w:t>利用</w:t>
      </w:r>
      <w:r>
        <w:rPr>
          <w:rFonts w:ascii="Arial" w:hAnsi="Arial" w:cs="Arial"/>
          <w:sz w:val="24"/>
        </w:rPr>
        <w:t>”</w:t>
      </w:r>
      <w:r>
        <w:rPr>
          <w:rFonts w:hint="eastAsia" w:ascii="Arial" w:hAnsi="Arial" w:cs="Arial"/>
          <w:sz w:val="24"/>
        </w:rPr>
        <w:t>来自大致相同位置（周边位置）的输入特征。</w:t>
      </w:r>
    </w:p>
    <w:p>
      <w:pPr>
        <w:spacing w:line="360" w:lineRule="auto"/>
        <w:ind w:firstLine="480" w:firstLineChars="200"/>
        <w:rPr>
          <w:rFonts w:ascii="Arial" w:hAnsi="Arial" w:cs="Arial"/>
          <w:sz w:val="24"/>
        </w:rPr>
      </w:pPr>
      <w:r>
        <w:rPr>
          <w:rFonts w:hint="eastAsia" w:ascii="Arial" w:hAnsi="Arial" w:cs="Arial"/>
          <w:sz w:val="24"/>
        </w:rPr>
        <w:t>最终通过滑动窗口使所有的特征向量经过卷积操作得到了特征</w:t>
      </w:r>
      <w:r>
        <w:rPr>
          <w:rFonts w:ascii="Arial" w:hAnsi="Arial" w:cs="Arial"/>
          <w:position w:val="-12"/>
          <w:sz w:val="24"/>
        </w:rPr>
        <w:object>
          <v:shape id="_x0000_i1101" o:spt="75" type="#_x0000_t75" style="height:18pt;width:93pt;" o:ole="t" filled="f" o:preferrelative="t" stroked="f" coordsize="21600,21600">
            <v:path/>
            <v:fill on="f" focussize="0,0"/>
            <v:stroke on="f" joinstyle="miter"/>
            <v:imagedata r:id="rId159" o:title=""/>
            <o:lock v:ext="edit" aspectratio="t"/>
            <w10:wrap type="none"/>
            <w10:anchorlock/>
          </v:shape>
          <o:OLEObject Type="Embed" ProgID="Equation.3" ShapeID="_x0000_i1101" DrawAspect="Content" ObjectID="_1468075788" r:id="rId158">
            <o:LockedField>false</o:LockedField>
          </o:OLEObject>
        </w:object>
      </w:r>
      <w:r>
        <w:rPr>
          <w:rFonts w:hint="eastAsia" w:ascii="Arial" w:hAnsi="Arial" w:cs="Arial"/>
          <w:sz w:val="24"/>
        </w:rPr>
        <w:t>作为卷积层的输出。</w:t>
      </w:r>
    </w:p>
    <w:p>
      <w:pPr>
        <w:pStyle w:val="3"/>
        <w:rPr>
          <w:rFonts w:cs="Arial"/>
        </w:rPr>
      </w:pPr>
      <w:bookmarkStart w:id="335" w:name="_Toc514163494"/>
      <w:bookmarkStart w:id="336" w:name="_Toc2850_WPSOffice_Level3"/>
      <w:bookmarkStart w:id="337" w:name="_Toc27939_WPSOffice_Level2"/>
      <w:r>
        <w:rPr>
          <w:rFonts w:cs="Arial"/>
        </w:rPr>
        <w:t xml:space="preserve">3.4.3 </w:t>
      </w:r>
      <w:bookmarkEnd w:id="335"/>
      <w:r>
        <w:rPr>
          <w:rFonts w:hint="eastAsia" w:cs="Arial"/>
        </w:rPr>
        <w:t>残差卷积块</w:t>
      </w:r>
      <w:bookmarkEnd w:id="336"/>
      <w:bookmarkEnd w:id="337"/>
    </w:p>
    <w:p>
      <w:pPr>
        <w:spacing w:line="360" w:lineRule="auto"/>
        <w:ind w:firstLine="480" w:firstLineChars="200"/>
        <w:rPr>
          <w:rFonts w:ascii="Arial" w:hAnsi="Arial" w:cs="Arial"/>
          <w:sz w:val="24"/>
        </w:rPr>
      </w:pPr>
      <w:r>
        <w:rPr>
          <w:rFonts w:hint="eastAsia" w:ascii="Arial" w:hAnsi="Arial" w:cs="Arial"/>
          <w:sz w:val="24"/>
        </w:rPr>
        <w:t>残差学习将低层的信息直接与高层的信息进行联接来消除深层网络中的梯度消失问题，本文中的残差卷积块就是利用了快捷连接（</w:t>
      </w:r>
      <w:r>
        <w:rPr>
          <w:rFonts w:ascii="Arial" w:hAnsi="Arial" w:cs="Arial"/>
          <w:sz w:val="24"/>
        </w:rPr>
        <w:t>shortcut connections</w:t>
      </w:r>
      <w:r>
        <w:rPr>
          <w:rFonts w:hint="eastAsia" w:ascii="Arial" w:hAnsi="Arial" w:cs="Arial"/>
          <w:sz w:val="24"/>
        </w:rPr>
        <w:t>）对卷积层的输出进行处理。</w:t>
      </w:r>
    </w:p>
    <w:p>
      <w:pPr>
        <w:spacing w:line="360" w:lineRule="auto"/>
        <w:ind w:firstLine="480" w:firstLineChars="200"/>
        <w:rPr>
          <w:rFonts w:ascii="Arial" w:hAnsi="Arial" w:cs="Arial"/>
          <w:sz w:val="24"/>
        </w:rPr>
      </w:pPr>
      <w:r>
        <w:rPr>
          <w:rFonts w:hint="eastAsia" w:ascii="Arial" w:hAnsi="Arial" w:cs="Arial"/>
          <w:sz w:val="24"/>
        </w:rPr>
        <w:t>每个残差卷积块是一个由</w:t>
      </w:r>
      <w:r>
        <w:rPr>
          <w:rFonts w:ascii="Arial" w:hAnsi="Arial" w:cs="Arial"/>
          <w:sz w:val="24"/>
        </w:rPr>
        <w:t>2</w:t>
      </w:r>
      <w:r>
        <w:rPr>
          <w:rFonts w:hint="eastAsia" w:ascii="Arial" w:hAnsi="Arial" w:cs="Arial"/>
          <w:sz w:val="24"/>
        </w:rPr>
        <w:t>层卷积神经网络组成的序列，所有卷积神经网络中的卷积核大小都为</w:t>
      </w:r>
      <w:r>
        <w:rPr>
          <w:rFonts w:ascii="Arial" w:hAnsi="Arial" w:cs="Arial"/>
          <w:sz w:val="24"/>
        </w:rPr>
        <w:t>h</w:t>
      </w:r>
      <w:r>
        <w:rPr>
          <w:rFonts w:hint="eastAsia" w:ascii="Arial" w:hAnsi="Arial" w:cs="Arial"/>
          <w:sz w:val="24"/>
        </w:rPr>
        <w:t>，每层卷积神经网络后还接了一个</w:t>
      </w:r>
      <w:r>
        <w:rPr>
          <w:rFonts w:ascii="Arial" w:hAnsi="Arial" w:cs="Arial"/>
          <w:sz w:val="24"/>
        </w:rPr>
        <w:t>ReLU</w:t>
      </w:r>
      <w:r>
        <w:rPr>
          <w:rFonts w:hint="eastAsia" w:ascii="Arial" w:hAnsi="Arial" w:cs="Arial"/>
          <w:sz w:val="24"/>
        </w:rPr>
        <w:t>激活函数。</w:t>
      </w:r>
      <w:r>
        <w:rPr>
          <w:rFonts w:ascii="Arial" w:hAnsi="Arial" w:cs="Arial"/>
          <w:sz w:val="24"/>
        </w:rPr>
        <w:t>ReLU</w:t>
      </w:r>
      <w:r>
        <w:rPr>
          <w:rFonts w:hint="eastAsia" w:ascii="Arial" w:hAnsi="Arial" w:cs="Arial"/>
          <w:sz w:val="24"/>
        </w:rPr>
        <w:t>激活函数常在训练神经网络时作为中间隐藏层的一种激活函数，其表达式为</w:t>
      </w:r>
      <w:r>
        <w:rPr>
          <w:rFonts w:ascii="Arial" w:hAnsi="Arial" w:cs="Arial"/>
          <w:position w:val="-18"/>
          <w:sz w:val="24"/>
        </w:rPr>
        <w:object>
          <v:shape id="_x0000_i1102" o:spt="75" type="#_x0000_t75" style="height:26.25pt;width:66.75pt;" o:ole="t" filled="f" o:preferrelative="t" stroked="f" coordsize="21600,21600">
            <v:path/>
            <v:fill on="f" focussize="0,0"/>
            <v:stroke on="f" joinstyle="miter"/>
            <v:imagedata r:id="rId161" o:title=""/>
            <o:lock v:ext="edit" aspectratio="t"/>
            <w10:wrap type="none"/>
            <w10:anchorlock/>
          </v:shape>
          <o:OLEObject Type="Embed" ProgID="Equation.3" ShapeID="_x0000_i1102" DrawAspect="Content" ObjectID="_1468075789" r:id="rId160">
            <o:LockedField>false</o:LockedField>
          </o:OLEObject>
        </w:object>
      </w:r>
      <w:r>
        <w:rPr>
          <w:rFonts w:hint="eastAsia" w:ascii="Arial" w:hAnsi="Arial" w:cs="Arial"/>
          <w:sz w:val="24"/>
        </w:rPr>
        <w:t>。相比于最常用的</w:t>
      </w:r>
      <w:r>
        <w:rPr>
          <w:rFonts w:ascii="Arial" w:hAnsi="Arial" w:cs="Arial"/>
          <w:sz w:val="24"/>
        </w:rPr>
        <w:t>Sigmoid</w:t>
      </w:r>
      <w:r>
        <w:rPr>
          <w:rFonts w:hint="eastAsia" w:ascii="Arial" w:hAnsi="Arial" w:cs="Arial"/>
          <w:sz w:val="24"/>
        </w:rPr>
        <w:t>激活函数，由于优化参数时一般会用到误差反向传播算法，要对激活函数进行求导，而</w:t>
      </w:r>
      <w:r>
        <w:rPr>
          <w:rFonts w:ascii="Arial" w:hAnsi="Arial" w:cs="Arial"/>
          <w:sz w:val="24"/>
        </w:rPr>
        <w:t>Sigmoid</w:t>
      </w:r>
      <w:r>
        <w:rPr>
          <w:rFonts w:hint="eastAsia" w:ascii="Arial" w:hAnsi="Arial" w:cs="Arial"/>
          <w:sz w:val="24"/>
        </w:rPr>
        <w:t>激活函数的导数表达式为</w:t>
      </w:r>
      <w:r>
        <w:rPr>
          <w:rFonts w:ascii="Arial" w:hAnsi="Arial" w:cs="Arial"/>
          <w:position w:val="-10"/>
          <w:sz w:val="24"/>
        </w:rPr>
        <w:object>
          <v:shape id="_x0000_i1103" o:spt="75" type="#_x0000_t75" style="height:15.75pt;width:63.75pt;" o:ole="t" filled="f" o:preferrelative="t" stroked="f" coordsize="21600,21600">
            <v:path/>
            <v:fill on="f" focussize="0,0"/>
            <v:stroke on="f" joinstyle="miter"/>
            <v:imagedata r:id="rId163" o:title=""/>
            <o:lock v:ext="edit" aspectratio="t"/>
            <w10:wrap type="none"/>
            <w10:anchorlock/>
          </v:shape>
          <o:OLEObject Type="Embed" ProgID="Equation.3" ShapeID="_x0000_i1103" DrawAspect="Content" ObjectID="_1468075790" r:id="rId162">
            <o:LockedField>false</o:LockedField>
          </o:OLEObject>
        </w:object>
      </w:r>
      <w:r>
        <w:rPr>
          <w:rFonts w:hint="eastAsia" w:ascii="Arial" w:hAnsi="Arial" w:cs="Arial"/>
          <w:sz w:val="24"/>
        </w:rPr>
        <w:t>，对应的图形如图</w:t>
      </w:r>
      <w:r>
        <w:rPr>
          <w:rFonts w:ascii="Arial" w:hAnsi="Arial" w:cs="Arial"/>
          <w:sz w:val="24"/>
        </w:rPr>
        <w:t>3.17</w:t>
      </w:r>
      <w:r>
        <w:rPr>
          <w:rFonts w:hint="eastAsia" w:ascii="Arial" w:hAnsi="Arial" w:cs="Arial"/>
          <w:sz w:val="24"/>
        </w:rPr>
        <w:t>所示。</w:t>
      </w:r>
    </w:p>
    <w:p>
      <w:pPr>
        <w:spacing w:line="360" w:lineRule="auto"/>
        <w:ind w:firstLine="480" w:firstLineChars="200"/>
        <w:jc w:val="center"/>
        <w:rPr>
          <w:rFonts w:ascii="Arial" w:hAnsi="Arial" w:cs="Arial"/>
          <w:sz w:val="24"/>
        </w:rPr>
      </w:pPr>
      <w:r>
        <w:rPr>
          <w:rFonts w:ascii="宋体" w:cs="宋体"/>
          <w:sz w:val="24"/>
        </w:rPr>
        <w:drawing>
          <wp:inline distT="0" distB="0" distL="114300" distR="114300">
            <wp:extent cx="3352800" cy="1905000"/>
            <wp:effectExtent l="0" t="0" r="0" b="0"/>
            <wp:docPr id="21"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0" descr="IMG_256"/>
                    <pic:cNvPicPr>
                      <a:picLocks noChangeAspect="1"/>
                    </pic:cNvPicPr>
                  </pic:nvPicPr>
                  <pic:blipFill>
                    <a:blip r:embed="rId164"/>
                    <a:stretch>
                      <a:fillRect/>
                    </a:stretch>
                  </pic:blipFill>
                  <pic:spPr>
                    <a:xfrm>
                      <a:off x="0" y="0"/>
                      <a:ext cx="3352800" cy="1905000"/>
                    </a:xfrm>
                    <a:prstGeom prst="rect">
                      <a:avLst/>
                    </a:prstGeom>
                    <a:noFill/>
                    <a:ln w="9525">
                      <a:noFill/>
                    </a:ln>
                  </pic:spPr>
                </pic:pic>
              </a:graphicData>
            </a:graphic>
          </wp:inline>
        </w:drawing>
      </w:r>
    </w:p>
    <w:p>
      <w:pPr>
        <w:pStyle w:val="36"/>
      </w:pPr>
      <w:bookmarkStart w:id="338" w:name="_Toc6704"/>
      <w:bookmarkStart w:id="339" w:name="_Toc25648"/>
      <w:bookmarkStart w:id="340" w:name="_Toc5030"/>
      <w:bookmarkStart w:id="341" w:name="_Toc11644_WPSOffice_Level3"/>
      <w:r>
        <w:rPr>
          <w:rFonts w:hint="eastAsia"/>
        </w:rPr>
        <w:t>图</w:t>
      </w:r>
      <w:r>
        <w:t>3.17 Sigmoid</w:t>
      </w:r>
      <w:r>
        <w:rPr>
          <w:rFonts w:hint="eastAsia"/>
        </w:rPr>
        <w:t>激活函数</w:t>
      </w:r>
      <w:bookmarkEnd w:id="338"/>
      <w:bookmarkEnd w:id="339"/>
      <w:bookmarkEnd w:id="340"/>
      <w:bookmarkEnd w:id="341"/>
    </w:p>
    <w:p>
      <w:pPr>
        <w:spacing w:line="360" w:lineRule="auto"/>
        <w:ind w:firstLine="480" w:firstLineChars="200"/>
        <w:rPr>
          <w:rFonts w:ascii="Arial" w:hAnsi="Arial" w:cs="Arial"/>
          <w:color w:val="FF0000"/>
          <w:sz w:val="24"/>
        </w:rPr>
      </w:pPr>
      <w:r>
        <w:rPr>
          <w:rFonts w:hint="eastAsia" w:ascii="Arial" w:hAnsi="Arial" w:cs="Arial"/>
          <w:sz w:val="24"/>
        </w:rPr>
        <w:t>由图可以看出</w:t>
      </w:r>
      <w:r>
        <w:rPr>
          <w:rFonts w:ascii="Arial" w:hAnsi="Arial" w:cs="Arial"/>
          <w:sz w:val="24"/>
        </w:rPr>
        <w:t>Sigmoid</w:t>
      </w:r>
      <w:r>
        <w:rPr>
          <w:rFonts w:hint="eastAsia" w:ascii="Arial" w:hAnsi="Arial" w:cs="Arial"/>
          <w:sz w:val="24"/>
        </w:rPr>
        <w:t>激活函数的导数从</w:t>
      </w:r>
      <w:r>
        <w:rPr>
          <w:rFonts w:ascii="Arial" w:hAnsi="Arial" w:cs="Arial"/>
          <w:sz w:val="24"/>
        </w:rPr>
        <w:t>0</w:t>
      </w:r>
      <w:r>
        <w:rPr>
          <w:rFonts w:hint="eastAsia" w:ascii="Arial" w:hAnsi="Arial" w:cs="Arial"/>
          <w:sz w:val="24"/>
        </w:rPr>
        <w:t>开始后很快就会趋近于</w:t>
      </w:r>
      <w:r>
        <w:rPr>
          <w:rFonts w:ascii="Arial" w:hAnsi="Arial" w:cs="Arial"/>
          <w:sz w:val="24"/>
        </w:rPr>
        <w:t>0</w:t>
      </w:r>
      <w:r>
        <w:rPr>
          <w:rFonts w:hint="eastAsia" w:ascii="Arial" w:hAnsi="Arial" w:cs="Arial"/>
          <w:sz w:val="24"/>
        </w:rPr>
        <w:t>，容易产生“梯度消失”现象，而</w:t>
      </w:r>
      <w:r>
        <w:rPr>
          <w:rFonts w:ascii="Arial" w:hAnsi="Arial" w:cs="Arial"/>
          <w:sz w:val="24"/>
        </w:rPr>
        <w:t>ReLU</w:t>
      </w:r>
      <w:r>
        <w:rPr>
          <w:rFonts w:hint="eastAsia" w:ascii="Arial" w:hAnsi="Arial" w:cs="Arial"/>
          <w:sz w:val="24"/>
        </w:rPr>
        <w:t>激活函数就不会存在这样的情况，它的导数表达式为</w:t>
      </w:r>
      <w:r>
        <w:rPr>
          <w:rFonts w:ascii="Arial" w:hAnsi="Arial" w:cs="Arial"/>
          <w:position w:val="-18"/>
          <w:sz w:val="24"/>
        </w:rPr>
        <w:object>
          <v:shape id="_x0000_i1105" o:spt="75" type="#_x0000_t75" style="height:26.25pt;width:66pt;" o:ole="t" filled="f" o:preferrelative="t" stroked="f" coordsize="21600,21600">
            <v:path/>
            <v:fill on="f" focussize="0,0"/>
            <v:stroke on="f" joinstyle="miter"/>
            <v:imagedata r:id="rId166" o:title=""/>
            <o:lock v:ext="edit" aspectratio="t"/>
            <w10:wrap type="none"/>
            <w10:anchorlock/>
          </v:shape>
          <o:OLEObject Type="Embed" ProgID="Equation.3" ShapeID="_x0000_i1105" DrawAspect="Content" ObjectID="_1468075791" r:id="rId165">
            <o:LockedField>false</o:LockedField>
          </o:OLEObject>
        </w:object>
      </w:r>
      <w:r>
        <w:rPr>
          <w:rFonts w:hint="eastAsia" w:ascii="Arial" w:hAnsi="Arial" w:cs="Arial"/>
          <w:sz w:val="24"/>
        </w:rPr>
        <w:t>，</w:t>
      </w:r>
      <w:r>
        <w:rPr>
          <w:rFonts w:hint="eastAsia" w:ascii="Arial" w:hAnsi="Arial" w:cs="Arial"/>
          <w:color w:val="000000"/>
          <w:sz w:val="24"/>
        </w:rPr>
        <w:t>对应的图形</w:t>
      </w:r>
      <w:r>
        <w:rPr>
          <w:rFonts w:hint="eastAsia" w:ascii="Arial" w:hAnsi="Arial" w:cs="Arial"/>
          <w:sz w:val="24"/>
        </w:rPr>
        <w:t>如图</w:t>
      </w:r>
      <w:r>
        <w:rPr>
          <w:rFonts w:ascii="Arial" w:hAnsi="Arial" w:cs="Arial"/>
          <w:sz w:val="24"/>
        </w:rPr>
        <w:t>3.18</w:t>
      </w:r>
      <w:r>
        <w:rPr>
          <w:rFonts w:hint="eastAsia" w:ascii="Arial" w:hAnsi="Arial" w:cs="Arial"/>
          <w:sz w:val="24"/>
        </w:rPr>
        <w:t>所示。</w:t>
      </w:r>
    </w:p>
    <w:p>
      <w:pPr>
        <w:spacing w:line="360" w:lineRule="auto"/>
        <w:jc w:val="center"/>
        <w:rPr>
          <w:rFonts w:ascii="Arial" w:hAnsi="Arial" w:cs="Arial"/>
          <w:color w:val="FF0000"/>
          <w:sz w:val="24"/>
        </w:rPr>
      </w:pPr>
      <w:r>
        <w:rPr>
          <w:rFonts w:ascii="宋体" w:cs="宋体"/>
          <w:sz w:val="24"/>
        </w:rPr>
        <w:drawing>
          <wp:inline distT="0" distB="0" distL="114300" distR="114300">
            <wp:extent cx="2908300" cy="2224405"/>
            <wp:effectExtent l="0" t="0" r="12700" b="10795"/>
            <wp:docPr id="22"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2" descr="IMG_256"/>
                    <pic:cNvPicPr>
                      <a:picLocks noChangeAspect="1"/>
                    </pic:cNvPicPr>
                  </pic:nvPicPr>
                  <pic:blipFill>
                    <a:blip r:embed="rId167"/>
                    <a:stretch>
                      <a:fillRect/>
                    </a:stretch>
                  </pic:blipFill>
                  <pic:spPr>
                    <a:xfrm>
                      <a:off x="0" y="0"/>
                      <a:ext cx="2908300" cy="2224405"/>
                    </a:xfrm>
                    <a:prstGeom prst="rect">
                      <a:avLst/>
                    </a:prstGeom>
                    <a:noFill/>
                    <a:ln w="9525">
                      <a:noFill/>
                    </a:ln>
                  </pic:spPr>
                </pic:pic>
              </a:graphicData>
            </a:graphic>
          </wp:inline>
        </w:drawing>
      </w:r>
    </w:p>
    <w:p>
      <w:pPr>
        <w:pStyle w:val="36"/>
        <w:rPr>
          <w:rFonts w:cs="Arial"/>
        </w:rPr>
      </w:pPr>
      <w:bookmarkStart w:id="342" w:name="_Toc6776_WPSOffice_Level3"/>
      <w:bookmarkStart w:id="343" w:name="_Toc25020"/>
      <w:bookmarkStart w:id="344" w:name="_Toc3069"/>
      <w:bookmarkStart w:id="345" w:name="_Toc3263"/>
      <w:r>
        <w:rPr>
          <w:rFonts w:hint="eastAsia"/>
        </w:rPr>
        <w:t>图</w:t>
      </w:r>
      <w:r>
        <w:t>3.18 ReLU</w:t>
      </w:r>
      <w:r>
        <w:rPr>
          <w:rFonts w:hint="eastAsia"/>
        </w:rPr>
        <w:t>激活函数</w:t>
      </w:r>
      <w:bookmarkEnd w:id="342"/>
      <w:bookmarkEnd w:id="343"/>
      <w:bookmarkEnd w:id="344"/>
      <w:bookmarkEnd w:id="345"/>
    </w:p>
    <w:p>
      <w:pPr>
        <w:spacing w:line="360" w:lineRule="auto"/>
        <w:ind w:firstLine="480" w:firstLineChars="200"/>
        <w:rPr>
          <w:rFonts w:ascii="Arial" w:hAnsi="Arial" w:cs="Arial"/>
          <w:sz w:val="24"/>
        </w:rPr>
      </w:pPr>
      <w:r>
        <w:rPr>
          <w:rFonts w:hint="eastAsia" w:ascii="Arial" w:hAnsi="Arial" w:cs="Arial"/>
          <w:sz w:val="24"/>
        </w:rPr>
        <w:t>使用</w:t>
      </w:r>
      <w:r>
        <w:rPr>
          <w:rFonts w:ascii="Arial" w:hAnsi="Arial" w:cs="Arial"/>
          <w:sz w:val="24"/>
        </w:rPr>
        <w:t>ReLU</w:t>
      </w:r>
      <w:r>
        <w:rPr>
          <w:rFonts w:hint="eastAsia" w:ascii="Arial" w:hAnsi="Arial" w:cs="Arial"/>
          <w:sz w:val="24"/>
        </w:rPr>
        <w:t>作为激活函数的好处有：</w:t>
      </w:r>
    </w:p>
    <w:p>
      <w:pPr>
        <w:numPr>
          <w:ilvl w:val="0"/>
          <w:numId w:val="15"/>
        </w:numPr>
        <w:spacing w:line="360" w:lineRule="auto"/>
        <w:ind w:firstLine="480" w:firstLineChars="200"/>
        <w:rPr>
          <w:rFonts w:ascii="Arial" w:hAnsi="Arial" w:cs="Arial"/>
          <w:sz w:val="24"/>
        </w:rPr>
      </w:pPr>
      <w:r>
        <w:rPr>
          <w:rFonts w:hint="eastAsia" w:ascii="Arial" w:hAnsi="Arial"/>
          <w:sz w:val="24"/>
        </w:rPr>
        <w:t>单侧抑制。即使所有的负值都变为</w:t>
      </w:r>
      <w:r>
        <w:rPr>
          <w:rFonts w:ascii="Arial" w:hAnsi="Arial" w:cs="Arial"/>
          <w:sz w:val="24"/>
        </w:rPr>
        <w:t>0</w:t>
      </w:r>
      <w:r>
        <w:rPr>
          <w:rFonts w:hint="eastAsia" w:ascii="Arial" w:hAnsi="Arial" w:cs="Arial"/>
          <w:sz w:val="24"/>
        </w:rPr>
        <w:t>，而正值的数值不变。正因为</w:t>
      </w:r>
      <w:r>
        <w:rPr>
          <w:rFonts w:ascii="Arial" w:hAnsi="Arial" w:cs="Arial"/>
          <w:sz w:val="24"/>
        </w:rPr>
        <w:t>ReLU</w:t>
      </w:r>
      <w:r>
        <w:rPr>
          <w:rFonts w:hint="eastAsia" w:ascii="Arial" w:hAnsi="Arial" w:cs="Arial"/>
          <w:sz w:val="24"/>
        </w:rPr>
        <w:t>的单侧抑制才使得神经网络中的神经元具有了稀疏激活性，也就是说当模型的层数增加了</w:t>
      </w:r>
      <w:r>
        <w:rPr>
          <w:rFonts w:ascii="Arial" w:hAnsi="Arial" w:cs="Arial"/>
          <w:sz w:val="24"/>
        </w:rPr>
        <w:t>N</w:t>
      </w:r>
      <w:r>
        <w:rPr>
          <w:rFonts w:hint="eastAsia" w:ascii="Arial" w:hAnsi="Arial" w:cs="Arial"/>
          <w:sz w:val="24"/>
        </w:rPr>
        <w:t>倍后，</w:t>
      </w:r>
      <w:r>
        <w:rPr>
          <w:rFonts w:ascii="Arial" w:hAnsi="Arial" w:cs="Arial"/>
          <w:sz w:val="24"/>
        </w:rPr>
        <w:t>ReLU</w:t>
      </w:r>
      <w:r>
        <w:rPr>
          <w:rFonts w:hint="eastAsia" w:ascii="Arial" w:hAnsi="Arial" w:cs="Arial"/>
          <w:sz w:val="24"/>
        </w:rPr>
        <w:t>神经元的激活率将降低</w:t>
      </w:r>
      <w:r>
        <w:rPr>
          <w:rFonts w:ascii="Arial" w:hAnsi="Arial" w:cs="Arial"/>
          <w:sz w:val="24"/>
        </w:rPr>
        <w:t>2</w:t>
      </w:r>
      <w:r>
        <w:rPr>
          <w:rFonts w:hint="eastAsia" w:ascii="Arial" w:hAnsi="Arial" w:cs="Arial"/>
          <w:sz w:val="24"/>
        </w:rPr>
        <w:t>的</w:t>
      </w:r>
      <w:r>
        <w:rPr>
          <w:rFonts w:ascii="Arial" w:hAnsi="Arial" w:cs="Arial"/>
          <w:sz w:val="24"/>
        </w:rPr>
        <w:t>N</w:t>
      </w:r>
      <w:r>
        <w:rPr>
          <w:rFonts w:hint="eastAsia" w:ascii="Arial" w:hAnsi="Arial" w:cs="Arial"/>
          <w:sz w:val="24"/>
        </w:rPr>
        <w:t>次方倍。</w:t>
      </w:r>
    </w:p>
    <w:p>
      <w:pPr>
        <w:numPr>
          <w:ilvl w:val="0"/>
          <w:numId w:val="15"/>
        </w:numPr>
        <w:spacing w:line="360" w:lineRule="auto"/>
        <w:ind w:firstLine="480" w:firstLineChars="200"/>
        <w:rPr>
          <w:rFonts w:ascii="Arial" w:hAnsi="Arial" w:cs="Arial"/>
          <w:sz w:val="24"/>
        </w:rPr>
      </w:pPr>
      <w:r>
        <w:rPr>
          <w:rFonts w:hint="eastAsia" w:ascii="Arial" w:hAnsi="Arial"/>
          <w:sz w:val="24"/>
        </w:rPr>
        <w:t>对于线性函数而言，</w:t>
      </w:r>
      <w:r>
        <w:rPr>
          <w:rFonts w:ascii="Arial" w:hAnsi="Arial" w:cs="Arial"/>
          <w:sz w:val="24"/>
        </w:rPr>
        <w:t>ReLU</w:t>
      </w:r>
      <w:r>
        <w:rPr>
          <w:rFonts w:hint="eastAsia" w:ascii="Arial" w:hAnsi="Arial" w:cs="Arial"/>
          <w:sz w:val="24"/>
        </w:rPr>
        <w:t>的表达能力更强，尤其在网络很深的情况下。</w:t>
      </w:r>
    </w:p>
    <w:p>
      <w:pPr>
        <w:numPr>
          <w:ilvl w:val="0"/>
          <w:numId w:val="15"/>
        </w:numPr>
        <w:spacing w:line="360" w:lineRule="auto"/>
        <w:ind w:firstLine="480" w:firstLineChars="200"/>
        <w:rPr>
          <w:rFonts w:ascii="Arial" w:hAnsi="Arial" w:cs="Arial"/>
          <w:sz w:val="24"/>
        </w:rPr>
      </w:pPr>
      <w:r>
        <w:rPr>
          <w:rFonts w:hint="eastAsia" w:ascii="Arial" w:hAnsi="Arial"/>
          <w:sz w:val="24"/>
        </w:rPr>
        <w:t>对于非线性函数而言，</w:t>
      </w:r>
      <w:r>
        <w:rPr>
          <w:rFonts w:ascii="Arial" w:hAnsi="Arial" w:cs="Arial"/>
          <w:sz w:val="24"/>
        </w:rPr>
        <w:t>ReLU</w:t>
      </w:r>
      <w:r>
        <w:rPr>
          <w:rFonts w:hint="eastAsia" w:ascii="Arial" w:hAnsi="Arial" w:cs="Arial"/>
          <w:sz w:val="24"/>
        </w:rPr>
        <w:t>由于非负区间的梯度为常数，所以不存在梯度消失的问题，而且模型的收敛速度维持在一个比较稳定的状态。</w:t>
      </w:r>
    </w:p>
    <w:p>
      <w:pPr>
        <w:spacing w:line="360" w:lineRule="auto"/>
        <w:ind w:firstLine="480" w:firstLineChars="200"/>
        <w:rPr>
          <w:rFonts w:ascii="Arial" w:hAnsi="Arial" w:cs="Arial"/>
          <w:color w:val="000000"/>
          <w:sz w:val="24"/>
        </w:rPr>
      </w:pPr>
      <w:r>
        <w:rPr>
          <w:rFonts w:hint="eastAsia" w:ascii="Arial" w:hAnsi="Arial" w:cs="Arial"/>
          <w:sz w:val="24"/>
        </w:rPr>
        <w:t>设残差卷积块中的</w:t>
      </w:r>
      <w:r>
        <w:rPr>
          <w:rFonts w:ascii="Arial" w:hAnsi="Arial" w:cs="Arial"/>
          <w:sz w:val="24"/>
        </w:rPr>
        <w:t>2</w:t>
      </w:r>
      <w:r>
        <w:rPr>
          <w:rFonts w:hint="eastAsia" w:ascii="Arial" w:hAnsi="Arial" w:cs="Arial"/>
          <w:sz w:val="24"/>
        </w:rPr>
        <w:t>层卷积神经网络的卷积过滤器分别为</w:t>
      </w:r>
      <w:r>
        <w:rPr>
          <w:rFonts w:ascii="Arial" w:hAnsi="Arial" w:cs="Arial"/>
          <w:position w:val="-10"/>
          <w:sz w:val="24"/>
        </w:rPr>
        <w:object>
          <v:shape id="_x0000_i1107" o:spt="75" type="#_x0000_t75" style="height:17.25pt;width:15.75pt;" o:ole="t" filled="f" o:preferrelative="t" stroked="f" coordsize="21600,21600">
            <v:path/>
            <v:fill on="f" focussize="0,0"/>
            <v:stroke on="f" joinstyle="miter"/>
            <v:imagedata r:id="rId169" o:title=""/>
            <o:lock v:ext="edit" aspectratio="t"/>
            <w10:wrap type="none"/>
            <w10:anchorlock/>
          </v:shape>
          <o:OLEObject Type="Embed" ProgID="Equation.3" ShapeID="_x0000_i1107" DrawAspect="Content" ObjectID="_1468075792" r:id="rId168">
            <o:LockedField>false</o:LockedField>
          </o:OLEObject>
        </w:object>
      </w:r>
      <w:r>
        <w:rPr>
          <w:rFonts w:hint="eastAsia" w:ascii="Arial" w:hAnsi="Arial" w:cs="Arial"/>
          <w:sz w:val="24"/>
        </w:rPr>
        <w:t>和</w:t>
      </w:r>
      <w:r>
        <w:rPr>
          <w:rFonts w:ascii="Arial" w:hAnsi="Arial" w:cs="Arial"/>
          <w:position w:val="-10"/>
          <w:sz w:val="24"/>
        </w:rPr>
        <w:object>
          <v:shape id="_x0000_i1108" o:spt="75" type="#_x0000_t75" style="height:17.25pt;width:17.25pt;" o:ole="t" filled="f" o:preferrelative="t" stroked="f" coordsize="21600,21600">
            <v:path/>
            <v:fill on="f" focussize="0,0"/>
            <v:stroke on="f" joinstyle="miter"/>
            <v:imagedata r:id="rId171" o:title=""/>
            <o:lock v:ext="edit" aspectratio="t"/>
            <w10:wrap type="none"/>
            <w10:anchorlock/>
          </v:shape>
          <o:OLEObject Type="Embed" ProgID="Equation.3" ShapeID="_x0000_i1108" DrawAspect="Content" ObjectID="_1468075793" r:id="rId170">
            <o:LockedField>false</o:LockedField>
          </o:OLEObject>
        </w:object>
      </w:r>
      <w:r>
        <w:rPr>
          <w:rFonts w:hint="eastAsia" w:ascii="Arial" w:hAnsi="Arial" w:cs="Arial"/>
          <w:sz w:val="24"/>
        </w:rPr>
        <w:t>，</w:t>
      </w:r>
      <w:r>
        <w:rPr>
          <w:rFonts w:ascii="Arial" w:hAnsi="Arial" w:cs="Arial"/>
          <w:position w:val="-10"/>
          <w:sz w:val="24"/>
        </w:rPr>
        <w:object>
          <v:shape id="_x0000_i1109" o:spt="75" type="#_x0000_t75" style="height:18pt;width:65.25pt;" o:ole="t" filled="f" o:preferrelative="t" stroked="f" coordsize="21600,21600">
            <v:path/>
            <v:fill on="f" focussize="0,0"/>
            <v:stroke on="f" joinstyle="miter"/>
            <v:imagedata r:id="rId173" o:title=""/>
            <o:lock v:ext="edit" aspectratio="t"/>
            <w10:wrap type="none"/>
            <w10:anchorlock/>
          </v:shape>
          <o:OLEObject Type="Embed" ProgID="Equation.3" ShapeID="_x0000_i1109" DrawAspect="Content" ObjectID="_1468075794" r:id="rId172">
            <o:LockedField>false</o:LockedField>
          </o:OLEObject>
        </w:object>
      </w:r>
      <w:r>
        <w:rPr>
          <w:rFonts w:hint="eastAsia" w:ascii="Arial" w:hAnsi="Arial" w:cs="Arial"/>
          <w:sz w:val="24"/>
        </w:rPr>
        <w:t>。</w:t>
      </w:r>
      <w:r>
        <w:rPr>
          <w:rFonts w:hint="eastAsia" w:ascii="Arial" w:hAnsi="Arial" w:cs="Arial"/>
          <w:color w:val="000000"/>
          <w:sz w:val="24"/>
        </w:rPr>
        <w:t>第一个卷积过滤器（</w:t>
      </w:r>
      <w:r>
        <w:rPr>
          <w:rFonts w:ascii="Arial" w:hAnsi="Arial" w:cs="Arial"/>
          <w:color w:val="000000"/>
          <w:sz w:val="24"/>
        </w:rPr>
        <w:t>filter</w:t>
      </w:r>
      <w:r>
        <w:rPr>
          <w:rFonts w:hint="eastAsia" w:ascii="Arial" w:hAnsi="Arial" w:cs="Arial"/>
          <w:color w:val="000000"/>
          <w:sz w:val="24"/>
        </w:rPr>
        <w:t>）：</w:t>
      </w:r>
      <w:r>
        <w:rPr>
          <w:rFonts w:ascii="Arial" w:hAnsi="Arial" w:cs="Arial"/>
          <w:color w:val="000000"/>
          <w:position w:val="-12"/>
          <w:sz w:val="24"/>
        </w:rPr>
        <w:object>
          <v:shape id="_x0000_i1110" o:spt="75" type="#_x0000_t75" style="height:24.75pt;width:108pt;" o:ole="t" filled="f" o:preferrelative="t" stroked="f" coordsize="21600,21600">
            <v:path/>
            <v:fill on="f" focussize="0,0"/>
            <v:stroke on="f" joinstyle="miter"/>
            <v:imagedata r:id="rId175" o:title=""/>
            <o:lock v:ext="edit" aspectratio="t"/>
            <w10:wrap type="none"/>
            <w10:anchorlock/>
          </v:shape>
          <o:OLEObject Type="Embed" ProgID="Equation.3" ShapeID="_x0000_i1110" DrawAspect="Content" ObjectID="_1468075795" r:id="rId174">
            <o:LockedField>false</o:LockedField>
          </o:OLEObject>
        </w:object>
      </w:r>
      <w:r>
        <w:rPr>
          <w:rFonts w:hint="eastAsia" w:ascii="Arial" w:hAnsi="Arial" w:cs="Arial"/>
          <w:color w:val="000000"/>
          <w:sz w:val="24"/>
        </w:rPr>
        <w:t>。第二个卷积过滤器：</w:t>
      </w:r>
      <w:r>
        <w:rPr>
          <w:rFonts w:ascii="Arial" w:hAnsi="Arial" w:cs="Arial"/>
          <w:color w:val="000000"/>
          <w:position w:val="-10"/>
          <w:sz w:val="24"/>
        </w:rPr>
        <w:object>
          <v:shape id="_x0000_i1111" o:spt="75" type="#_x0000_t75" style="height:24pt;width:108.75pt;" o:ole="t" filled="f" o:preferrelative="t" stroked="f" coordsize="21600,21600">
            <v:path/>
            <v:fill on="f" focussize="0,0"/>
            <v:stroke on="f" joinstyle="miter"/>
            <v:imagedata r:id="rId177" o:title=""/>
            <o:lock v:ext="edit" aspectratio="t"/>
            <w10:wrap type="none"/>
            <w10:anchorlock/>
          </v:shape>
          <o:OLEObject Type="Embed" ProgID="Equation.3" ShapeID="_x0000_i1111" DrawAspect="Content" ObjectID="_1468075796" r:id="rId176">
            <o:LockedField>false</o:LockedField>
          </o:OLEObject>
        </w:object>
      </w:r>
    </w:p>
    <w:p>
      <w:pPr>
        <w:spacing w:line="360" w:lineRule="auto"/>
        <w:ind w:firstLine="480" w:firstLineChars="200"/>
        <w:rPr>
          <w:rFonts w:ascii="Arial" w:hAnsi="Arial" w:cs="Arial"/>
          <w:color w:val="FF0000"/>
          <w:sz w:val="24"/>
        </w:rPr>
      </w:pPr>
      <w:r>
        <w:rPr>
          <w:rFonts w:hint="eastAsia" w:ascii="Arial" w:hAnsi="Arial" w:cs="Arial"/>
          <w:color w:val="000000"/>
          <w:sz w:val="24"/>
        </w:rPr>
        <w:t>其中</w:t>
      </w:r>
      <w:r>
        <w:rPr>
          <w:rFonts w:ascii="Arial" w:hAnsi="Arial" w:cs="Arial"/>
          <w:color w:val="000000"/>
          <w:sz w:val="24"/>
        </w:rPr>
        <w:t>b</w:t>
      </w:r>
      <w:r>
        <w:rPr>
          <w:rFonts w:ascii="Arial" w:hAnsi="Arial" w:cs="Arial"/>
          <w:color w:val="000000"/>
          <w:sz w:val="24"/>
          <w:vertAlign w:val="subscript"/>
        </w:rPr>
        <w:t>1</w:t>
      </w:r>
      <w:r>
        <w:rPr>
          <w:rFonts w:hint="eastAsia" w:ascii="Arial" w:hAnsi="Arial" w:cs="Arial"/>
          <w:color w:val="000000"/>
          <w:sz w:val="24"/>
        </w:rPr>
        <w:t>和</w:t>
      </w:r>
      <w:r>
        <w:rPr>
          <w:rFonts w:ascii="Arial" w:hAnsi="Arial" w:cs="Arial"/>
          <w:color w:val="000000"/>
          <w:sz w:val="24"/>
        </w:rPr>
        <w:t>b</w:t>
      </w:r>
      <w:r>
        <w:rPr>
          <w:rFonts w:ascii="Arial" w:hAnsi="Arial" w:cs="Arial"/>
          <w:color w:val="000000"/>
          <w:sz w:val="24"/>
          <w:vertAlign w:val="subscript"/>
        </w:rPr>
        <w:t>2</w:t>
      </w:r>
      <w:r>
        <w:rPr>
          <w:rFonts w:hint="eastAsia" w:ascii="Arial" w:hAnsi="Arial" w:cs="Arial"/>
          <w:color w:val="000000"/>
          <w:sz w:val="24"/>
        </w:rPr>
        <w:t>都是偏置项。最后再通过残差学习操作：</w:t>
      </w:r>
      <w:r>
        <w:rPr>
          <w:rFonts w:ascii="Arial" w:hAnsi="Arial" w:cs="Arial"/>
          <w:color w:val="000000"/>
          <w:position w:val="-6"/>
          <w:sz w:val="24"/>
        </w:rPr>
        <w:object>
          <v:shape id="_x0000_i1112" o:spt="75" type="#_x0000_t75" style="height:18.75pt;width:42.75pt;" o:ole="t" filled="f" o:preferrelative="t" stroked="f" coordsize="21600,21600">
            <v:path/>
            <v:fill on="f" focussize="0,0"/>
            <v:stroke on="f" joinstyle="miter"/>
            <v:imagedata r:id="rId179" o:title=""/>
            <o:lock v:ext="edit" aspectratio="t"/>
            <w10:wrap type="none"/>
            <w10:anchorlock/>
          </v:shape>
          <o:OLEObject Type="Embed" ProgID="Equation.3" ShapeID="_x0000_i1112" DrawAspect="Content" ObjectID="_1468075797" r:id="rId178">
            <o:LockedField>false</o:LockedField>
          </o:OLEObject>
        </w:object>
      </w:r>
    </w:p>
    <w:p>
      <w:pPr>
        <w:spacing w:line="360" w:lineRule="auto"/>
        <w:ind w:firstLine="480" w:firstLineChars="200"/>
        <w:rPr>
          <w:rFonts w:ascii="Arial" w:hAnsi="Arial" w:cs="Arial"/>
          <w:color w:val="000000"/>
          <w:sz w:val="24"/>
        </w:rPr>
      </w:pPr>
      <w:r>
        <w:rPr>
          <w:rFonts w:hint="eastAsia" w:ascii="Arial" w:hAnsi="Arial" w:cs="Arial"/>
          <w:color w:val="000000"/>
          <w:sz w:val="24"/>
        </w:rPr>
        <w:t>本文实现的模型中使用了</w:t>
      </w:r>
      <w:r>
        <w:rPr>
          <w:rFonts w:ascii="Arial" w:hAnsi="Arial" w:cs="Arial"/>
          <w:color w:val="000000"/>
          <w:sz w:val="24"/>
        </w:rPr>
        <w:t>9</w:t>
      </w:r>
      <w:r>
        <w:rPr>
          <w:rFonts w:hint="eastAsia" w:ascii="Arial" w:hAnsi="Arial" w:cs="Arial"/>
          <w:color w:val="000000"/>
          <w:sz w:val="24"/>
        </w:rPr>
        <w:t>个这样的残差卷积块，进行了一系列的卷积</w:t>
      </w:r>
      <w:r>
        <w:rPr>
          <w:rFonts w:ascii="Arial" w:hAnsi="Arial" w:cs="Arial"/>
          <w:color w:val="000000"/>
          <w:sz w:val="24"/>
        </w:rPr>
        <w:t>+</w:t>
      </w:r>
      <w:r>
        <w:rPr>
          <w:rFonts w:hint="eastAsia" w:ascii="Arial" w:hAnsi="Arial" w:cs="Arial"/>
          <w:color w:val="000000"/>
          <w:sz w:val="24"/>
        </w:rPr>
        <w:t>残差连接的操作后最后得到的特征矩阵仍记为</w:t>
      </w:r>
      <w:r>
        <w:rPr>
          <w:rFonts w:ascii="Arial" w:hAnsi="Arial" w:cs="Arial"/>
          <w:color w:val="000000"/>
          <w:sz w:val="24"/>
        </w:rPr>
        <w:t>C</w:t>
      </w:r>
      <w:r>
        <w:rPr>
          <w:rFonts w:hint="eastAsia" w:ascii="Arial" w:hAnsi="Arial" w:cs="Arial"/>
          <w:color w:val="000000"/>
          <w:sz w:val="24"/>
        </w:rPr>
        <w:t>。</w:t>
      </w:r>
    </w:p>
    <w:p>
      <w:pPr>
        <w:pStyle w:val="3"/>
        <w:rPr>
          <w:rFonts w:cs="Arial"/>
        </w:rPr>
      </w:pPr>
      <w:bookmarkStart w:id="346" w:name="_Toc514163497"/>
      <w:bookmarkStart w:id="347" w:name="_Toc24272_WPSOffice_Level3"/>
      <w:bookmarkStart w:id="348" w:name="_Toc636_WPSOffice_Level2"/>
      <w:r>
        <w:rPr>
          <w:rFonts w:cs="Arial"/>
        </w:rPr>
        <w:t xml:space="preserve">3.4.4 </w:t>
      </w:r>
      <w:bookmarkEnd w:id="346"/>
      <w:r>
        <w:rPr>
          <w:rFonts w:hint="eastAsia" w:cs="Arial"/>
        </w:rPr>
        <w:t>最大池化层</w:t>
      </w:r>
      <w:bookmarkEnd w:id="347"/>
      <w:bookmarkEnd w:id="348"/>
    </w:p>
    <w:p>
      <w:pPr>
        <w:spacing w:line="360" w:lineRule="auto"/>
        <w:ind w:firstLine="480" w:firstLineChars="200"/>
        <w:rPr>
          <w:rFonts w:ascii="Arial" w:hAnsi="Arial" w:cs="Arial"/>
          <w:sz w:val="24"/>
        </w:rPr>
      </w:pPr>
      <w:r>
        <w:rPr>
          <w:rFonts w:hint="eastAsia" w:ascii="Arial" w:hAnsi="Arial" w:cs="Arial"/>
          <w:sz w:val="24"/>
        </w:rPr>
        <w:t>对残差卷积块得到的特征</w:t>
      </w:r>
      <w:r>
        <w:rPr>
          <w:rFonts w:ascii="Arial" w:hAnsi="Arial" w:cs="Arial"/>
          <w:sz w:val="24"/>
        </w:rPr>
        <w:t>c</w:t>
      </w:r>
      <w:r>
        <w:rPr>
          <w:rFonts w:hint="eastAsia" w:ascii="Arial" w:hAnsi="Arial" w:cs="Arial"/>
          <w:sz w:val="24"/>
        </w:rPr>
        <w:t>采用最大池化操作，得到每个特征</w:t>
      </w:r>
      <w:r>
        <w:rPr>
          <w:rFonts w:ascii="Arial" w:hAnsi="Arial" w:cs="Arial"/>
          <w:sz w:val="24"/>
        </w:rPr>
        <w:t>c</w:t>
      </w:r>
      <w:r>
        <w:rPr>
          <w:rFonts w:hint="eastAsia" w:ascii="Arial" w:hAnsi="Arial" w:cs="Arial"/>
          <w:sz w:val="24"/>
        </w:rPr>
        <w:t>对应的最大值</w:t>
      </w:r>
      <w:r>
        <w:rPr>
          <w:rFonts w:ascii="Arial" w:hAnsi="Arial" w:cs="Arial"/>
          <w:position w:val="-10"/>
          <w:sz w:val="24"/>
        </w:rPr>
        <w:object>
          <v:shape id="_x0000_i1113" o:spt="75" type="#_x0000_t75" style="height:17.25pt;width:36.75pt;" o:ole="t" filled="f" o:preferrelative="t" stroked="f" coordsize="21600,21600">
            <v:path/>
            <v:fill on="f" focussize="0,0"/>
            <v:stroke on="f" joinstyle="miter"/>
            <v:imagedata r:id="rId181" o:title=""/>
            <o:lock v:ext="edit" aspectratio="t"/>
            <w10:wrap type="none"/>
            <w10:anchorlock/>
          </v:shape>
          <o:OLEObject Type="Embed" ProgID="Equation.3" ShapeID="_x0000_i1113" DrawAspect="Content" ObjectID="_1468075798" r:id="rId180">
            <o:LockedField>false</o:LockedField>
          </o:OLEObject>
        </w:object>
      </w:r>
      <w:r>
        <w:rPr>
          <w:rFonts w:hint="eastAsia" w:ascii="Arial" w:hAnsi="Arial" w:cs="Arial"/>
          <w:sz w:val="24"/>
        </w:rPr>
        <w:t>。由于每个过滤器都可以提取一个特征，所以共提取到</w:t>
      </w:r>
      <w:r>
        <w:rPr>
          <w:rFonts w:ascii="Arial" w:hAnsi="Arial" w:cs="Arial"/>
          <w:sz w:val="24"/>
        </w:rPr>
        <w:t>m</w:t>
      </w:r>
      <w:r>
        <w:rPr>
          <w:rFonts w:hint="eastAsia" w:ascii="Arial" w:hAnsi="Arial" w:cs="Arial"/>
          <w:sz w:val="24"/>
        </w:rPr>
        <w:t>个特征（本文中</w:t>
      </w:r>
      <w:r>
        <w:rPr>
          <w:rFonts w:ascii="Arial" w:hAnsi="Arial" w:cs="Arial"/>
          <w:sz w:val="24"/>
        </w:rPr>
        <w:t>m</w:t>
      </w:r>
      <w:r>
        <w:rPr>
          <w:rFonts w:hint="eastAsia" w:ascii="Arial" w:hAnsi="Arial" w:cs="Arial"/>
          <w:sz w:val="24"/>
        </w:rPr>
        <w:t>为</w:t>
      </w:r>
      <w:r>
        <w:rPr>
          <w:rFonts w:ascii="Arial" w:hAnsi="Arial" w:cs="Arial"/>
          <w:sz w:val="24"/>
        </w:rPr>
        <w:t>32</w:t>
      </w:r>
      <w:r>
        <w:rPr>
          <w:rFonts w:hint="eastAsia" w:ascii="Arial" w:hAnsi="Arial" w:cs="Arial"/>
          <w:sz w:val="24"/>
        </w:rPr>
        <w:t>）。</w:t>
      </w:r>
    </w:p>
    <w:p>
      <w:pPr>
        <w:pStyle w:val="3"/>
        <w:rPr>
          <w:rFonts w:cs="Arial"/>
        </w:rPr>
      </w:pPr>
      <w:bookmarkStart w:id="349" w:name="_Toc514163498"/>
      <w:bookmarkStart w:id="350" w:name="_Toc15507_WPSOffice_Level2"/>
      <w:bookmarkStart w:id="351" w:name="_Toc30266_WPSOffice_Level3"/>
      <w:r>
        <w:rPr>
          <w:rFonts w:cs="Arial"/>
        </w:rPr>
        <w:t xml:space="preserve">3.4.5 </w:t>
      </w:r>
      <w:bookmarkEnd w:id="349"/>
      <w:r>
        <w:rPr>
          <w:rFonts w:hint="eastAsia" w:cs="Arial"/>
        </w:rPr>
        <w:t>输出层</w:t>
      </w:r>
      <w:bookmarkEnd w:id="350"/>
      <w:bookmarkEnd w:id="351"/>
    </w:p>
    <w:p>
      <w:pPr>
        <w:spacing w:line="360" w:lineRule="auto"/>
        <w:ind w:firstLine="480" w:firstLineChars="200"/>
      </w:pPr>
      <w:r>
        <w:rPr>
          <w:rFonts w:hint="eastAsia" w:ascii="Arial" w:hAnsi="Arial" w:cs="Arial"/>
          <w:sz w:val="24"/>
        </w:rPr>
        <w:t>模型的输出层是一个全连接的</w:t>
      </w:r>
      <w:r>
        <w:rPr>
          <w:rFonts w:ascii="Arial" w:hAnsi="Arial" w:cs="Arial"/>
          <w:sz w:val="24"/>
        </w:rPr>
        <w:t>Softmax</w:t>
      </w:r>
      <w:r>
        <w:rPr>
          <w:rFonts w:hint="eastAsia" w:ascii="Arial" w:hAnsi="Arial" w:cs="Arial"/>
          <w:sz w:val="24"/>
        </w:rPr>
        <w:t>层，输入为最大池化层中提取出来的</w:t>
      </w:r>
      <w:r>
        <w:rPr>
          <w:rFonts w:ascii="Arial" w:hAnsi="Arial" w:cs="Arial"/>
          <w:sz w:val="24"/>
        </w:rPr>
        <w:t>m</w:t>
      </w:r>
      <w:r>
        <w:rPr>
          <w:rFonts w:hint="eastAsia" w:ascii="Arial" w:hAnsi="Arial" w:cs="Arial"/>
          <w:sz w:val="24"/>
        </w:rPr>
        <w:t>个特征，输出的是通过使用</w:t>
      </w:r>
      <w:r>
        <w:rPr>
          <w:rFonts w:ascii="Arial" w:hAnsi="Arial" w:cs="Arial"/>
          <w:sz w:val="24"/>
        </w:rPr>
        <w:t>Dropout</w:t>
      </w:r>
      <w:r>
        <w:rPr>
          <w:rFonts w:hint="eastAsia" w:ascii="Arial" w:hAnsi="Arial" w:cs="Arial"/>
          <w:sz w:val="24"/>
        </w:rPr>
        <w:t>进行全连接得到的关系的概率分布。</w:t>
      </w:r>
    </w:p>
    <w:p>
      <w:pPr>
        <w:pStyle w:val="4"/>
      </w:pPr>
      <w:bookmarkStart w:id="352" w:name="_Toc870_WPSOffice_Level2"/>
      <w:r>
        <w:rPr>
          <w:rFonts w:ascii="Arial" w:hAnsi="Arial" w:eastAsia="黑体" w:cs="Arial"/>
        </w:rPr>
        <w:t xml:space="preserve">3.5 </w:t>
      </w:r>
      <w:r>
        <w:rPr>
          <w:rFonts w:hint="eastAsia" w:ascii="Arial" w:hAnsi="Arial" w:eastAsia="黑体" w:cs="Arial"/>
        </w:rPr>
        <w:t>本章小结</w:t>
      </w:r>
      <w:bookmarkEnd w:id="352"/>
    </w:p>
    <w:p>
      <w:pPr>
        <w:spacing w:line="360" w:lineRule="auto"/>
        <w:ind w:firstLine="480" w:firstLineChars="200"/>
        <w:rPr>
          <w:rFonts w:ascii="Arial" w:hAnsi="Arial" w:cs="Arial"/>
          <w:sz w:val="24"/>
        </w:rPr>
      </w:pPr>
      <w:r>
        <w:rPr>
          <w:rFonts w:hint="eastAsia" w:ascii="Arial" w:hAnsi="Arial" w:cs="Arial"/>
          <w:sz w:val="24"/>
        </w:rPr>
        <w:t>本章主要介绍了信息抽取服务系统的需求分析、服务系统的总体设计，对信息服务系统进行了模块划分，对系统中的每个模块进行详细设计以及信息抽取中两个子任务命名实体识别和关系抽取模型的模型结构进行详细设计。</w:t>
      </w:r>
    </w:p>
    <w:p>
      <w:pPr>
        <w:spacing w:line="360" w:lineRule="auto"/>
        <w:ind w:firstLine="420" w:firstLineChars="200"/>
        <w:rPr>
          <w:rFonts w:ascii="Arial" w:hAnsi="Arial" w:cs="Arial"/>
        </w:rPr>
      </w:pPr>
      <w:bookmarkStart w:id="353" w:name="_Toc136106996"/>
    </w:p>
    <w:p>
      <w:pPr>
        <w:jc w:val="center"/>
        <w:rPr>
          <w:rFonts w:ascii="Arial" w:hAnsi="Arial" w:eastAsia="黑体" w:cs="Arial"/>
        </w:rPr>
        <w:sectPr>
          <w:headerReference r:id="rId19" w:type="default"/>
          <w:pgSz w:w="11906" w:h="16838"/>
          <w:pgMar w:top="1440" w:right="1800" w:bottom="1440" w:left="1800" w:header="851" w:footer="992" w:gutter="0"/>
          <w:pgNumType w:fmt="decimal"/>
          <w:cols w:space="720" w:num="1"/>
          <w:docGrid w:type="lines" w:linePitch="312" w:charSpace="0"/>
        </w:sectPr>
      </w:pPr>
    </w:p>
    <w:p>
      <w:pPr>
        <w:rPr>
          <w:rFonts w:ascii="Arial" w:hAnsi="Arial" w:eastAsia="黑体" w:cs="Arial"/>
        </w:rPr>
      </w:pPr>
      <w:bookmarkStart w:id="354" w:name="_Toc514163480"/>
    </w:p>
    <w:p>
      <w:pPr>
        <w:pStyle w:val="2"/>
        <w:jc w:val="center"/>
        <w:rPr>
          <w:rFonts w:ascii="Arial" w:hAnsi="Arial" w:eastAsia="黑体" w:cs="Arial"/>
        </w:rPr>
      </w:pPr>
      <w:bookmarkStart w:id="355" w:name="_Toc29847_WPSOffice_Level1"/>
      <w:bookmarkStart w:id="356" w:name="_Toc21295_WPSOffice_Level1"/>
      <w:r>
        <w:rPr>
          <w:rFonts w:hint="eastAsia" w:ascii="Arial" w:hAnsi="Arial" w:eastAsia="黑体" w:cs="Arial"/>
        </w:rPr>
        <w:t>第四章</w:t>
      </w:r>
      <w:r>
        <w:rPr>
          <w:rFonts w:ascii="Arial" w:hAnsi="Arial" w:eastAsia="黑体" w:cs="Arial"/>
        </w:rPr>
        <w:t xml:space="preserve">  </w:t>
      </w:r>
      <w:bookmarkEnd w:id="353"/>
      <w:bookmarkEnd w:id="354"/>
      <w:bookmarkEnd w:id="355"/>
      <w:r>
        <w:rPr>
          <w:rFonts w:hint="eastAsia" w:ascii="Arial" w:hAnsi="Arial" w:eastAsia="黑体" w:cs="Arial"/>
        </w:rPr>
        <w:t>信息抽取服务的实现</w:t>
      </w:r>
      <w:bookmarkEnd w:id="356"/>
    </w:p>
    <w:p>
      <w:pPr>
        <w:widowControl/>
        <w:spacing w:line="360" w:lineRule="auto"/>
        <w:ind w:firstLine="480" w:firstLineChars="200"/>
        <w:rPr>
          <w:rFonts w:ascii="Arial" w:hAnsi="Arial" w:cs="Arial"/>
          <w:sz w:val="24"/>
        </w:rPr>
      </w:pPr>
      <w:r>
        <w:rPr>
          <w:rFonts w:hint="eastAsia" w:ascii="Arial" w:hAnsi="Arial" w:cs="Arial"/>
          <w:sz w:val="24"/>
        </w:rPr>
        <w:t>第三章中详细阐述了信息抽取服务系统的需求分析、总体规划和各个模块的详细设计。本章在各个模块的详细设计的基础上，对每个模块的具体实现进行了详细的介绍并给出了部分实现代码。</w:t>
      </w:r>
    </w:p>
    <w:p>
      <w:pPr>
        <w:pStyle w:val="3"/>
        <w:rPr>
          <w:rFonts w:cs="Arial"/>
          <w:sz w:val="24"/>
          <w:szCs w:val="24"/>
        </w:rPr>
      </w:pPr>
      <w:bookmarkStart w:id="357" w:name="_Toc136106997"/>
      <w:bookmarkStart w:id="358" w:name="_Toc514163481"/>
      <w:bookmarkStart w:id="359" w:name="_Toc7396_WPSOffice_Level2"/>
      <w:bookmarkStart w:id="360" w:name="_Toc28084_WPSOffice_Level2"/>
      <w:r>
        <w:rPr>
          <w:rFonts w:cs="Arial"/>
        </w:rPr>
        <w:t>4.1</w:t>
      </w:r>
      <w:bookmarkEnd w:id="357"/>
      <w:r>
        <w:rPr>
          <w:rFonts w:cs="Arial"/>
        </w:rPr>
        <w:t xml:space="preserve"> </w:t>
      </w:r>
      <w:bookmarkEnd w:id="358"/>
      <w:bookmarkEnd w:id="359"/>
      <w:r>
        <w:rPr>
          <w:rFonts w:hint="eastAsia" w:cs="Arial"/>
        </w:rPr>
        <w:t>数据预处理模块的实现</w:t>
      </w:r>
      <w:bookmarkEnd w:id="360"/>
    </w:p>
    <w:p>
      <w:pPr>
        <w:pStyle w:val="3"/>
        <w:rPr>
          <w:rFonts w:cs="Arial"/>
        </w:rPr>
      </w:pPr>
      <w:bookmarkStart w:id="361" w:name="_Toc16217_WPSOffice_Level2"/>
      <w:bookmarkStart w:id="362" w:name="_Toc4558_WPSOffice_Level3"/>
      <w:r>
        <w:rPr>
          <w:rFonts w:cs="Arial"/>
        </w:rPr>
        <w:t xml:space="preserve">4.1.1 </w:t>
      </w:r>
      <w:bookmarkEnd w:id="361"/>
      <w:r>
        <w:rPr>
          <w:rFonts w:hint="eastAsia" w:cs="Arial"/>
        </w:rPr>
        <w:t>数据采集</w:t>
      </w:r>
      <w:bookmarkEnd w:id="362"/>
    </w:p>
    <w:p>
      <w:pPr>
        <w:spacing w:line="360" w:lineRule="auto"/>
        <w:ind w:firstLine="480" w:firstLineChars="200"/>
        <w:rPr>
          <w:rFonts w:ascii="Arial" w:hAnsi="Arial" w:cs="Arial"/>
          <w:sz w:val="24"/>
        </w:rPr>
      </w:pPr>
      <w:r>
        <w:rPr>
          <w:rFonts w:hint="eastAsia" w:ascii="Arial" w:hAnsi="Arial" w:cs="Arial"/>
          <w:sz w:val="24"/>
        </w:rPr>
        <w:t>本文涉及的信息抽取模型主要是针对金融上市公司相关领域</w:t>
      </w:r>
      <w:r>
        <w:rPr>
          <w:rFonts w:hint="eastAsia" w:ascii="Arial" w:hAnsi="Arial" w:cs="Arial"/>
          <w:color w:val="000000"/>
          <w:sz w:val="24"/>
        </w:rPr>
        <w:t>，</w:t>
      </w:r>
      <w:r>
        <w:rPr>
          <w:rFonts w:hint="eastAsia" w:ascii="Arial" w:hAnsi="Arial" w:cs="Arial"/>
          <w:sz w:val="24"/>
        </w:rPr>
        <w:t>实验数据来自于金融界、新浪财经、东方财富、每日经济新闻等网站的上市公司的新闻文本、公司公告、最新资讯等文本信息，而采集这些数据的方式是数据爬虫。</w:t>
      </w:r>
    </w:p>
    <w:p>
      <w:pPr>
        <w:spacing w:line="360" w:lineRule="auto"/>
        <w:ind w:firstLine="480" w:firstLineChars="200"/>
        <w:rPr>
          <w:rFonts w:ascii="Arial" w:hAnsi="Arial" w:cs="Arial"/>
          <w:sz w:val="24"/>
        </w:rPr>
      </w:pPr>
      <w:r>
        <w:rPr>
          <w:rFonts w:hint="eastAsia" w:ascii="Arial" w:hAnsi="Arial" w:cs="Arial"/>
          <w:sz w:val="24"/>
        </w:rPr>
        <w:t>经过</w:t>
      </w:r>
      <w:r>
        <w:rPr>
          <w:rFonts w:ascii="Arial" w:hAnsi="Arial" w:cs="Arial"/>
          <w:sz w:val="24"/>
        </w:rPr>
        <w:t>Scrapy</w:t>
      </w:r>
      <w:r>
        <w:rPr>
          <w:rFonts w:hint="eastAsia" w:ascii="Arial" w:hAnsi="Arial" w:cs="Arial"/>
          <w:sz w:val="24"/>
        </w:rPr>
        <w:t>爬虫、数据清洗、人工数据标注后最后得到的命名实体识别数据和关系抽取数据分别如图</w:t>
      </w:r>
      <w:r>
        <w:rPr>
          <w:rFonts w:ascii="Arial" w:hAnsi="Arial" w:cs="Arial"/>
          <w:sz w:val="24"/>
        </w:rPr>
        <w:t>4.1</w:t>
      </w:r>
      <w:r>
        <w:rPr>
          <w:rFonts w:hint="eastAsia" w:ascii="Arial" w:hAnsi="Arial" w:cs="Arial"/>
          <w:sz w:val="24"/>
        </w:rPr>
        <w:t>和</w:t>
      </w:r>
      <w:r>
        <w:rPr>
          <w:rFonts w:ascii="Arial" w:hAnsi="Arial" w:cs="Arial"/>
          <w:sz w:val="24"/>
        </w:rPr>
        <w:t>4.2</w:t>
      </w:r>
      <w:r>
        <w:rPr>
          <w:rFonts w:hint="eastAsia" w:ascii="Arial" w:hAnsi="Arial" w:cs="Arial"/>
          <w:sz w:val="24"/>
        </w:rPr>
        <w:t>所示。</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8"/>
              <w:widowControl/>
              <w:spacing w:line="360" w:lineRule="auto"/>
              <w:rPr>
                <w:rFonts w:ascii="Arial" w:hAnsi="Arial" w:cs="Arial"/>
              </w:rPr>
            </w:pPr>
            <w:r>
              <w:rPr>
                <w:rFonts w:ascii="Arial" w:hAnsi="Arial" w:cs="Arial"/>
              </w:rPr>
              <w:t xml:space="preserve">{"entities": </w:t>
            </w:r>
            <w:r>
              <w:rPr>
                <w:rStyle w:val="40"/>
                <w:rFonts w:ascii="Arial" w:hAnsi="Arial" w:eastAsia="宋体" w:cs="Arial"/>
              </w:rPr>
              <w:t>[</w:t>
            </w:r>
            <w:r>
              <w:rPr>
                <w:rFonts w:ascii="Arial" w:hAnsi="Arial" w:cs="Arial"/>
              </w:rPr>
              <w:t>{"word": "</w:t>
            </w:r>
            <w:r>
              <w:rPr>
                <w:rStyle w:val="40"/>
                <w:rFonts w:hint="eastAsia" w:ascii="Arial" w:hAnsi="Arial" w:eastAsia="宋体" w:cs="Arial"/>
              </w:rPr>
              <w:t>中国</w:t>
            </w:r>
            <w:r>
              <w:rPr>
                <w:rFonts w:ascii="Arial" w:hAnsi="Arial" w:cs="Arial"/>
              </w:rPr>
              <w:t>"</w:t>
            </w:r>
            <w:r>
              <w:rPr>
                <w:rStyle w:val="40"/>
                <w:rFonts w:ascii="Arial" w:hAnsi="Arial" w:eastAsia="宋体" w:cs="Arial"/>
              </w:rPr>
              <w:t>,</w:t>
            </w:r>
            <w:r>
              <w:rPr>
                <w:rFonts w:ascii="Arial" w:hAnsi="Arial" w:cs="Arial"/>
              </w:rPr>
              <w:t xml:space="preserve"> "start": 3</w:t>
            </w:r>
            <w:r>
              <w:rPr>
                <w:rStyle w:val="40"/>
                <w:rFonts w:ascii="Arial" w:hAnsi="Arial" w:eastAsia="宋体" w:cs="Arial"/>
              </w:rPr>
              <w:t>,</w:t>
            </w:r>
            <w:r>
              <w:rPr>
                <w:rFonts w:ascii="Arial" w:hAnsi="Arial" w:cs="Arial"/>
              </w:rPr>
              <w:t xml:space="preserve"> "end": 5</w:t>
            </w:r>
            <w:r>
              <w:rPr>
                <w:rStyle w:val="40"/>
                <w:rFonts w:ascii="Arial" w:hAnsi="Arial" w:eastAsia="宋体" w:cs="Arial"/>
              </w:rPr>
              <w:t>,</w:t>
            </w:r>
            <w:r>
              <w:rPr>
                <w:rFonts w:ascii="Arial" w:hAnsi="Arial" w:cs="Arial"/>
              </w:rPr>
              <w:t xml:space="preserve"> "type": "L"}</w:t>
            </w:r>
            <w:r>
              <w:rPr>
                <w:rStyle w:val="40"/>
                <w:rFonts w:ascii="Arial" w:hAnsi="Arial" w:eastAsia="宋体" w:cs="Arial"/>
              </w:rPr>
              <w:t>],</w:t>
            </w:r>
            <w:r>
              <w:rPr>
                <w:rFonts w:ascii="Arial" w:hAnsi="Arial" w:cs="Arial"/>
              </w:rPr>
              <w:t xml:space="preserve"> "text": "</w:t>
            </w:r>
            <w:r>
              <w:rPr>
                <w:rStyle w:val="40"/>
                <w:rFonts w:hint="eastAsia" w:ascii="Arial" w:hAnsi="Arial" w:eastAsia="宋体" w:cs="Arial"/>
              </w:rPr>
              <w:t>然而，中国公务机运营商自有机队规模不断扩大的同时，利用率却严重不足</w:t>
            </w:r>
            <w:r>
              <w:rPr>
                <w:rFonts w:ascii="Arial" w:hAnsi="Arial" w:cs="Arial"/>
              </w:rPr>
              <w:t>"}</w:t>
            </w:r>
          </w:p>
          <w:p>
            <w:pPr>
              <w:pStyle w:val="38"/>
              <w:spacing w:line="360" w:lineRule="auto"/>
              <w:rPr>
                <w:rFonts w:ascii="Arial" w:hAnsi="Arial" w:cs="Arial"/>
              </w:rPr>
            </w:pPr>
            <w:r>
              <w:rPr>
                <w:rFonts w:ascii="Arial" w:hAnsi="Arial" w:cs="Arial"/>
              </w:rPr>
              <w:t>{"entities": [{"word": "</w:t>
            </w:r>
            <w:r>
              <w:rPr>
                <w:rFonts w:hint="eastAsia" w:ascii="Arial" w:hAnsi="Arial" w:cs="Arial"/>
              </w:rPr>
              <w:t>中诚信国际</w:t>
            </w:r>
            <w:r>
              <w:rPr>
                <w:rFonts w:ascii="Arial" w:hAnsi="Arial" w:cs="Arial"/>
              </w:rPr>
              <w:t>", "start": 1, "end": 6, "type": "C"}, {"word": "</w:t>
            </w:r>
            <w:r>
              <w:rPr>
                <w:rFonts w:hint="eastAsia" w:ascii="Arial" w:hAnsi="Arial" w:cs="Arial"/>
              </w:rPr>
              <w:t>重庆能源</w:t>
            </w:r>
            <w:r>
              <w:rPr>
                <w:rFonts w:ascii="Arial" w:hAnsi="Arial" w:cs="Arial"/>
              </w:rPr>
              <w:t>", "start": 11, "end": 15, "type": "C"}], "text": "</w:t>
            </w:r>
            <w:r>
              <w:rPr>
                <w:rFonts w:hint="eastAsia" w:ascii="Arial" w:hAnsi="Arial" w:cs="Arial"/>
              </w:rPr>
              <w:t>据中诚信国际发布的关于重庆能源</w:t>
            </w:r>
            <w:r>
              <w:rPr>
                <w:rFonts w:ascii="Arial" w:hAnsi="Arial" w:cs="Arial"/>
              </w:rPr>
              <w:t>2016</w:t>
            </w:r>
            <w:r>
              <w:rPr>
                <w:rFonts w:hint="eastAsia" w:ascii="Arial" w:hAnsi="Arial" w:cs="Arial"/>
              </w:rPr>
              <w:t>年度跟踪评级报告显示，该公司</w:t>
            </w:r>
            <w:r>
              <w:rPr>
                <w:rFonts w:ascii="Arial" w:hAnsi="Arial" w:cs="Arial"/>
              </w:rPr>
              <w:t>2013</w:t>
            </w:r>
            <w:r>
              <w:rPr>
                <w:rFonts w:hint="eastAsia" w:ascii="Arial" w:hAnsi="Arial" w:cs="Arial"/>
              </w:rPr>
              <w:t>年、</w:t>
            </w:r>
            <w:r>
              <w:rPr>
                <w:rFonts w:ascii="Arial" w:hAnsi="Arial" w:cs="Arial"/>
              </w:rPr>
              <w:t>2014</w:t>
            </w:r>
            <w:r>
              <w:rPr>
                <w:rFonts w:hint="eastAsia" w:ascii="Arial" w:hAnsi="Arial" w:cs="Arial"/>
              </w:rPr>
              <w:t>年、</w:t>
            </w:r>
            <w:r>
              <w:rPr>
                <w:rFonts w:ascii="Arial" w:hAnsi="Arial" w:cs="Arial"/>
              </w:rPr>
              <w:t>2015</w:t>
            </w:r>
            <w:r>
              <w:rPr>
                <w:rFonts w:hint="eastAsia" w:ascii="Arial" w:hAnsi="Arial" w:cs="Arial"/>
              </w:rPr>
              <w:t>年和</w:t>
            </w:r>
            <w:r>
              <w:rPr>
                <w:rFonts w:ascii="Arial" w:hAnsi="Arial" w:cs="Arial"/>
              </w:rPr>
              <w:t>2016</w:t>
            </w:r>
            <w:r>
              <w:rPr>
                <w:rFonts w:hint="eastAsia" w:ascii="Arial" w:hAnsi="Arial" w:cs="Arial"/>
              </w:rPr>
              <w:t>年一季度的营收分别为</w:t>
            </w:r>
            <w:r>
              <w:rPr>
                <w:rFonts w:ascii="Arial" w:hAnsi="Arial" w:cs="Arial"/>
              </w:rPr>
              <w:t>344.90</w:t>
            </w:r>
            <w:r>
              <w:rPr>
                <w:rFonts w:hint="eastAsia" w:ascii="Arial" w:hAnsi="Arial" w:cs="Arial"/>
              </w:rPr>
              <w:t>亿元、</w:t>
            </w:r>
            <w:r>
              <w:rPr>
                <w:rFonts w:ascii="Arial" w:hAnsi="Arial" w:cs="Arial"/>
              </w:rPr>
              <w:t>341.12</w:t>
            </w:r>
            <w:r>
              <w:rPr>
                <w:rFonts w:hint="eastAsia" w:ascii="Arial" w:hAnsi="Arial" w:cs="Arial"/>
              </w:rPr>
              <w:t>亿元、</w:t>
            </w:r>
            <w:r>
              <w:rPr>
                <w:rFonts w:ascii="Arial" w:hAnsi="Arial" w:cs="Arial"/>
              </w:rPr>
              <w:t>360.08</w:t>
            </w:r>
            <w:r>
              <w:rPr>
                <w:rFonts w:hint="eastAsia" w:ascii="Arial" w:hAnsi="Arial" w:cs="Arial"/>
              </w:rPr>
              <w:t>亿元、</w:t>
            </w:r>
            <w:r>
              <w:rPr>
                <w:rFonts w:ascii="Arial" w:hAnsi="Arial" w:cs="Arial"/>
              </w:rPr>
              <w:t>75.74</w:t>
            </w:r>
            <w:r>
              <w:rPr>
                <w:rFonts w:hint="eastAsia" w:ascii="Arial" w:hAnsi="Arial" w:cs="Arial"/>
              </w:rPr>
              <w:t>亿元、净利润分别为</w:t>
            </w:r>
            <w:r>
              <w:rPr>
                <w:rFonts w:ascii="Arial" w:hAnsi="Arial" w:cs="Arial"/>
              </w:rPr>
              <w:t>0.67</w:t>
            </w:r>
            <w:r>
              <w:rPr>
                <w:rFonts w:hint="eastAsia" w:ascii="Arial" w:hAnsi="Arial" w:cs="Arial"/>
              </w:rPr>
              <w:t>亿元、</w:t>
            </w:r>
            <w:r>
              <w:rPr>
                <w:rFonts w:ascii="Arial" w:hAnsi="Arial" w:cs="Arial"/>
              </w:rPr>
              <w:t>0.06</w:t>
            </w:r>
            <w:r>
              <w:rPr>
                <w:rFonts w:hint="eastAsia" w:ascii="Arial" w:hAnsi="Arial" w:cs="Arial"/>
              </w:rPr>
              <w:t>亿元、</w:t>
            </w:r>
            <w:r>
              <w:rPr>
                <w:rFonts w:ascii="Arial" w:hAnsi="Arial" w:cs="Arial"/>
              </w:rPr>
              <w:t>-1.77</w:t>
            </w:r>
            <w:r>
              <w:rPr>
                <w:rFonts w:hint="eastAsia" w:ascii="Arial" w:hAnsi="Arial" w:cs="Arial"/>
              </w:rPr>
              <w:t>亿元和</w:t>
            </w:r>
            <w:r>
              <w:rPr>
                <w:rFonts w:ascii="Arial" w:hAnsi="Arial" w:cs="Arial"/>
              </w:rPr>
              <w:t>"}</w:t>
            </w:r>
          </w:p>
          <w:p>
            <w:pPr>
              <w:pStyle w:val="38"/>
              <w:widowControl/>
              <w:spacing w:line="360" w:lineRule="auto"/>
              <w:rPr>
                <w:rFonts w:ascii="Arial" w:hAnsi="Arial" w:cs="Arial"/>
              </w:rPr>
            </w:pPr>
            <w:r>
              <w:rPr>
                <w:rFonts w:ascii="Arial" w:hAnsi="Arial" w:cs="Arial"/>
              </w:rPr>
              <w:t>{"entities": [{"word": "</w:t>
            </w:r>
            <w:r>
              <w:rPr>
                <w:rFonts w:hint="eastAsia" w:ascii="Arial" w:hAnsi="Arial" w:cs="Arial"/>
              </w:rPr>
              <w:t>重庆能源</w:t>
            </w:r>
            <w:r>
              <w:rPr>
                <w:rFonts w:ascii="Arial" w:hAnsi="Arial" w:cs="Arial"/>
              </w:rPr>
              <w:t>", "start": 23, "end": 27, "type": "C"}, {"word": "</w:t>
            </w:r>
            <w:r>
              <w:rPr>
                <w:rFonts w:hint="eastAsia" w:ascii="Arial" w:hAnsi="Arial" w:cs="Arial"/>
              </w:rPr>
              <w:t>煤炭</w:t>
            </w:r>
            <w:r>
              <w:rPr>
                <w:rFonts w:ascii="Arial" w:hAnsi="Arial" w:cs="Arial"/>
              </w:rPr>
              <w:t>", "start": 35, "end": 37, "type": "IND"}], "text": "</w:t>
            </w:r>
            <w:r>
              <w:rPr>
                <w:rFonts w:hint="eastAsia" w:ascii="Arial" w:hAnsi="Arial" w:cs="Arial"/>
              </w:rPr>
              <w:t>《每日经济新闻》记者注意到，上述评级报告在阐述重庆能源的关注点时提及</w:t>
            </w:r>
            <w:r>
              <w:rPr>
                <w:rFonts w:ascii="Arial" w:hAnsi="Arial" w:cs="Arial"/>
              </w:rPr>
              <w:t>“</w:t>
            </w:r>
            <w:r>
              <w:rPr>
                <w:rFonts w:hint="eastAsia" w:ascii="Arial" w:hAnsi="Arial" w:cs="Arial"/>
              </w:rPr>
              <w:t>煤炭板块盈利能力较弱，拖累公司经营性业务利润</w:t>
            </w:r>
            <w:r>
              <w:rPr>
                <w:rFonts w:ascii="Arial" w:hAnsi="Arial" w:cs="Arial"/>
              </w:rPr>
              <w:t>”"}</w:t>
            </w:r>
          </w:p>
        </w:tc>
      </w:tr>
    </w:tbl>
    <w:p>
      <w:pPr>
        <w:pStyle w:val="36"/>
      </w:pPr>
      <w:bookmarkStart w:id="363" w:name="_Toc9618"/>
      <w:bookmarkStart w:id="364" w:name="_Toc31288"/>
      <w:bookmarkStart w:id="365" w:name="_Toc6675"/>
      <w:r>
        <w:rPr>
          <w:rFonts w:hint="eastAsia"/>
        </w:rPr>
        <w:t>图</w:t>
      </w:r>
      <w:r>
        <w:t xml:space="preserve">4.1 </w:t>
      </w:r>
      <w:r>
        <w:rPr>
          <w:rFonts w:hint="eastAsia"/>
        </w:rPr>
        <w:t>命名实体识别标注数据示例</w:t>
      </w:r>
      <w:bookmarkEnd w:id="363"/>
      <w:bookmarkEnd w:id="364"/>
      <w:bookmarkEnd w:id="365"/>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spacing w:before="0" w:beforeAutospacing="0" w:after="0" w:afterAutospacing="0" w:line="360" w:lineRule="auto"/>
            </w:pPr>
            <w:r>
              <w:rPr>
                <w:rFonts w:hint="eastAsia"/>
              </w:rPr>
              <w:t>金力泰</w:t>
            </w:r>
            <w:r>
              <w:rPr>
                <w:rStyle w:val="42"/>
                <w:rFonts w:cs="宋体"/>
              </w:rPr>
              <w:t xml:space="preserve"> </w:t>
            </w:r>
            <w:r>
              <w:rPr>
                <w:rFonts w:hint="eastAsia"/>
              </w:rPr>
              <w:t>吴国政</w:t>
            </w:r>
            <w:r>
              <w:rPr>
                <w:rStyle w:val="42"/>
                <w:rFonts w:cs="宋体"/>
              </w:rPr>
              <w:t xml:space="preserve"> </w:t>
            </w:r>
            <w:r>
              <w:rPr>
                <w:rFonts w:hint="eastAsia"/>
              </w:rPr>
              <w:t>股东</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％）已完成了过户登记手续金力泰</w:t>
            </w:r>
            <w:r>
              <w:rPr>
                <w:rStyle w:val="42"/>
                <w:rFonts w:cs="宋体"/>
              </w:rPr>
              <w:t xml:space="preserve"> </w:t>
            </w:r>
            <w:r>
              <w:rPr>
                <w:rFonts w:hint="eastAsia"/>
              </w:rPr>
              <w:t>吴国政</w:t>
            </w:r>
            <w:r>
              <w:rPr>
                <w:rStyle w:val="42"/>
                <w:rFonts w:cs="宋体"/>
              </w:rPr>
              <w:t xml:space="preserve"> </w:t>
            </w:r>
            <w:r>
              <w:rPr>
                <w:rFonts w:hint="eastAsia"/>
              </w:rPr>
              <w:t>实际控制人</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w:t>
            </w:r>
          </w:p>
          <w:p>
            <w:pPr>
              <w:pStyle w:val="18"/>
              <w:spacing w:before="0" w:beforeAutospacing="0" w:after="0" w:afterAutospacing="0" w:line="360" w:lineRule="auto"/>
            </w:pPr>
            <w:r>
              <w:rPr>
                <w:rFonts w:hint="eastAsia"/>
              </w:rPr>
              <w:t>吴国政</w:t>
            </w:r>
            <w:r>
              <w:rPr>
                <w:rStyle w:val="42"/>
                <w:rFonts w:cs="宋体"/>
              </w:rPr>
              <w:t xml:space="preserve"> </w:t>
            </w:r>
            <w:r>
              <w:rPr>
                <w:rFonts w:hint="eastAsia"/>
              </w:rPr>
              <w:t>柯桥领英</w:t>
            </w:r>
            <w:r>
              <w:rPr>
                <w:rStyle w:val="42"/>
                <w:rFonts w:cs="宋体"/>
              </w:rPr>
              <w:t xml:space="preserve"> </w:t>
            </w:r>
            <w:r>
              <w:rPr>
                <w:rFonts w:hint="eastAsia"/>
              </w:rPr>
              <w:t>股权转让</w:t>
            </w:r>
            <w:r>
              <w:rPr>
                <w:rStyle w:val="42"/>
                <w:rFonts w:cs="宋体"/>
              </w:rPr>
              <w:t xml:space="preserve"> </w:t>
            </w:r>
            <w:r>
              <w:rPr>
                <w:rFonts w:hint="eastAsia"/>
              </w:rPr>
              <w:t>金力泰公告，</w:t>
            </w:r>
            <w:r>
              <w:t>12</w:t>
            </w:r>
            <w:r>
              <w:rPr>
                <w:rFonts w:hint="eastAsia"/>
              </w:rPr>
              <w:t>月</w:t>
            </w:r>
            <w:r>
              <w:t>13</w:t>
            </w:r>
            <w:r>
              <w:rPr>
                <w:rFonts w:hint="eastAsia"/>
              </w:rPr>
              <w:t>日，公司控股股东、实际控制人吴国政先生协议转让给柯桥领英的公司</w:t>
            </w:r>
            <w:r>
              <w:t>47034000</w:t>
            </w:r>
            <w:r>
              <w:rPr>
                <w:rFonts w:hint="eastAsia"/>
              </w:rPr>
              <w:t>股无限售条件流通股</w:t>
            </w:r>
            <w:r>
              <w:t xml:space="preserve"> </w:t>
            </w:r>
            <w:r>
              <w:rPr>
                <w:rFonts w:hint="eastAsia"/>
              </w:rPr>
              <w:t>（占公司总股本</w:t>
            </w:r>
            <w:r>
              <w:t>10.00</w:t>
            </w:r>
            <w:r>
              <w:rPr>
                <w:rFonts w:hint="eastAsia"/>
              </w:rPr>
              <w:t>％）已完成了过户登记手续</w:t>
            </w:r>
          </w:p>
          <w:p>
            <w:pPr>
              <w:pStyle w:val="18"/>
              <w:spacing w:line="360" w:lineRule="auto"/>
            </w:pPr>
            <w:r>
              <w:rPr>
                <w:rFonts w:hint="eastAsia" w:ascii="宋体" w:hAnsi="宋体" w:cs="宋体"/>
                <w:kern w:val="0"/>
                <w:sz w:val="24"/>
              </w:rPr>
              <w:t>艾迪西</w:t>
            </w:r>
            <w:r>
              <w:rPr>
                <w:rStyle w:val="42"/>
                <w:rFonts w:ascii="宋体" w:hAnsi="宋体" w:cs="宋体"/>
                <w:sz w:val="24"/>
              </w:rPr>
              <w:t xml:space="preserve"> </w:t>
            </w:r>
            <w:r>
              <w:rPr>
                <w:rFonts w:hint="eastAsia" w:ascii="宋体" w:hAnsi="宋体" w:cs="宋体"/>
                <w:kern w:val="0"/>
                <w:sz w:val="24"/>
              </w:rPr>
              <w:t>申通快递</w:t>
            </w:r>
            <w:r>
              <w:rPr>
                <w:rStyle w:val="42"/>
                <w:rFonts w:ascii="宋体" w:hAnsi="宋体" w:cs="宋体"/>
                <w:sz w:val="24"/>
              </w:rPr>
              <w:t xml:space="preserve"> </w:t>
            </w:r>
            <w:r>
              <w:rPr>
                <w:rFonts w:hint="eastAsia" w:ascii="宋体" w:hAnsi="宋体" w:cs="宋体"/>
                <w:kern w:val="0"/>
                <w:sz w:val="24"/>
              </w:rPr>
              <w:t>收购</w:t>
            </w:r>
            <w:r>
              <w:rPr>
                <w:rStyle w:val="42"/>
                <w:rFonts w:ascii="宋体" w:hAnsi="宋体" w:cs="宋体"/>
                <w:sz w:val="24"/>
              </w:rPr>
              <w:t xml:space="preserve"> </w:t>
            </w:r>
            <w:r>
              <w:rPr>
                <w:rFonts w:hint="eastAsia" w:ascii="宋体" w:hAnsi="宋体" w:cs="宋体"/>
                <w:kern w:val="0"/>
                <w:sz w:val="24"/>
              </w:rPr>
              <w:t>艾迪西收购申通快递</w:t>
            </w:r>
            <w:r>
              <w:rPr>
                <w:rFonts w:ascii="宋体" w:hAnsi="宋体" w:cs="宋体"/>
                <w:kern w:val="0"/>
                <w:sz w:val="24"/>
              </w:rPr>
              <w:t>100%</w:t>
            </w:r>
            <w:r>
              <w:rPr>
                <w:rFonts w:hint="eastAsia" w:ascii="宋体" w:hAnsi="宋体" w:cs="宋体"/>
                <w:kern w:val="0"/>
                <w:sz w:val="24"/>
              </w:rPr>
              <w:t>股权过户完成；</w:t>
            </w:r>
            <w:r>
              <w:rPr>
                <w:rFonts w:ascii="宋体" w:hAnsi="宋体" w:cs="宋体"/>
                <w:kern w:val="0"/>
                <w:sz w:val="24"/>
              </w:rPr>
              <w:t>2</w:t>
            </w:r>
            <w:r>
              <w:rPr>
                <w:rFonts w:hint="eastAsia" w:ascii="宋体" w:hAnsi="宋体" w:cs="宋体"/>
                <w:kern w:val="0"/>
                <w:sz w:val="24"/>
              </w:rPr>
              <w:t>、科林环保拟以自筹资金</w:t>
            </w:r>
            <w:r>
              <w:rPr>
                <w:rFonts w:ascii="宋体" w:hAnsi="宋体" w:cs="宋体"/>
                <w:kern w:val="0"/>
                <w:sz w:val="24"/>
              </w:rPr>
              <w:t>5000</w:t>
            </w:r>
            <w:r>
              <w:rPr>
                <w:rFonts w:hint="eastAsia" w:ascii="宋体" w:hAnsi="宋体" w:cs="宋体"/>
                <w:kern w:val="0"/>
                <w:sz w:val="24"/>
              </w:rPr>
              <w:t>万元设立全资子公司；</w:t>
            </w:r>
            <w:r>
              <w:rPr>
                <w:rFonts w:ascii="宋体" w:hAnsi="宋体" w:cs="宋体"/>
                <w:kern w:val="0"/>
                <w:sz w:val="24"/>
              </w:rPr>
              <w:t>3</w:t>
            </w:r>
            <w:r>
              <w:rPr>
                <w:rFonts w:hint="eastAsia" w:ascii="宋体" w:hAnsi="宋体" w:cs="宋体"/>
                <w:kern w:val="0"/>
                <w:sz w:val="24"/>
              </w:rPr>
              <w:t>、勤上光电全资子公司拟筹划股权收购事宜，</w:t>
            </w:r>
            <w:r>
              <w:rPr>
                <w:rFonts w:ascii="宋体" w:hAnsi="宋体" w:cs="宋体"/>
                <w:kern w:val="0"/>
                <w:sz w:val="24"/>
              </w:rPr>
              <w:t>13</w:t>
            </w:r>
            <w:r>
              <w:rPr>
                <w:rFonts w:hint="eastAsia" w:ascii="宋体" w:hAnsi="宋体" w:cs="宋体"/>
                <w:kern w:val="0"/>
                <w:sz w:val="24"/>
              </w:rPr>
              <w:t>日起停牌……科林环保午间公告称，公司为满足业务发展的需要，拟向控股股东重庆东诚瑞业投资有限公司（以下简称“东诚瑞业”）借款，借款总额不超过</w:t>
            </w:r>
            <w:r>
              <w:rPr>
                <w:rFonts w:ascii="宋体" w:hAnsi="宋体" w:cs="宋体"/>
                <w:kern w:val="0"/>
                <w:sz w:val="24"/>
              </w:rPr>
              <w:t>2500</w:t>
            </w:r>
            <w:r>
              <w:rPr>
                <w:rFonts w:hint="eastAsia" w:ascii="宋体" w:hAnsi="宋体" w:cs="宋体"/>
                <w:kern w:val="0"/>
                <w:sz w:val="24"/>
              </w:rPr>
              <w:t>万元，借款利率为</w:t>
            </w:r>
            <w:r>
              <w:rPr>
                <w:rFonts w:ascii="宋体" w:hAnsi="宋体" w:cs="宋体"/>
                <w:kern w:val="0"/>
                <w:sz w:val="24"/>
              </w:rPr>
              <w:t>4.75%</w:t>
            </w:r>
            <w:r>
              <w:rPr>
                <w:rFonts w:hint="eastAsia" w:ascii="宋体" w:hAnsi="宋体" w:cs="宋体"/>
                <w:kern w:val="0"/>
                <w:sz w:val="24"/>
              </w:rPr>
              <w:t>，借款期限为</w:t>
            </w:r>
            <w:r>
              <w:rPr>
                <w:rFonts w:ascii="宋体" w:hAnsi="宋体" w:cs="宋体"/>
                <w:kern w:val="0"/>
                <w:sz w:val="24"/>
              </w:rPr>
              <w:t>12</w:t>
            </w:r>
            <w:r>
              <w:rPr>
                <w:rFonts w:hint="eastAsia" w:ascii="宋体" w:hAnsi="宋体" w:cs="宋体"/>
                <w:kern w:val="0"/>
                <w:sz w:val="24"/>
              </w:rPr>
              <w:t>个月，在借款到期时一次性还本付息，若提前归还借款时，应按实际使用时间付息。</w:t>
            </w:r>
          </w:p>
        </w:tc>
      </w:tr>
    </w:tbl>
    <w:p>
      <w:pPr>
        <w:pStyle w:val="36"/>
      </w:pPr>
      <w:bookmarkStart w:id="366" w:name="_Toc12557"/>
      <w:bookmarkStart w:id="367" w:name="_Toc594"/>
      <w:bookmarkStart w:id="368" w:name="_Toc25971"/>
      <w:r>
        <w:rPr>
          <w:rFonts w:hint="eastAsia"/>
        </w:rPr>
        <w:t>图</w:t>
      </w:r>
      <w:r>
        <w:t xml:space="preserve">4.2 </w:t>
      </w:r>
      <w:r>
        <w:rPr>
          <w:rFonts w:hint="eastAsia"/>
        </w:rPr>
        <w:t>关系抽取标注数据示例</w:t>
      </w:r>
      <w:bookmarkEnd w:id="366"/>
      <w:bookmarkEnd w:id="367"/>
      <w:bookmarkEnd w:id="368"/>
    </w:p>
    <w:p>
      <w:pPr>
        <w:spacing w:line="360" w:lineRule="auto"/>
        <w:ind w:firstLine="480" w:firstLineChars="200"/>
        <w:rPr>
          <w:rFonts w:ascii="Arial" w:hAnsi="Arial" w:cs="Arial"/>
          <w:sz w:val="24"/>
        </w:rPr>
      </w:pPr>
      <w:r>
        <w:rPr>
          <w:rFonts w:hint="eastAsia" w:ascii="Arial" w:hAnsi="Arial" w:cs="Arial"/>
          <w:sz w:val="24"/>
        </w:rPr>
        <w:t>由于关系抽取任务的人工标注相对于命名实体识别任务的人工标注而言更加困难和耗时，所以本文采用了远程监督的方法来扩充人工标注的关系抽取语料。经过人工筛选，共选出</w:t>
      </w:r>
      <w:r>
        <w:rPr>
          <w:rFonts w:ascii="Arial" w:hAnsi="Arial" w:cs="Arial"/>
          <w:sz w:val="24"/>
        </w:rPr>
        <w:t>33</w:t>
      </w:r>
      <w:r>
        <w:rPr>
          <w:rFonts w:hint="eastAsia" w:ascii="Arial" w:hAnsi="Arial" w:cs="Arial"/>
          <w:sz w:val="24"/>
        </w:rPr>
        <w:t>种关系作为关系抽取模型的关系标签，表</w:t>
      </w:r>
      <w:r>
        <w:rPr>
          <w:rFonts w:ascii="Arial" w:hAnsi="Arial" w:cs="Arial"/>
          <w:sz w:val="24"/>
        </w:rPr>
        <w:t>4.1</w:t>
      </w:r>
      <w:r>
        <w:rPr>
          <w:rFonts w:hint="eastAsia" w:ascii="Arial" w:hAnsi="Arial" w:cs="Arial"/>
          <w:sz w:val="24"/>
        </w:rPr>
        <w:t>为关系标签列表。</w:t>
      </w:r>
    </w:p>
    <w:p>
      <w:pPr>
        <w:pStyle w:val="37"/>
      </w:pPr>
      <w:bookmarkStart w:id="369" w:name="_Toc1854"/>
      <w:bookmarkStart w:id="370" w:name="_Toc12012"/>
      <w:bookmarkStart w:id="371" w:name="_Toc8642"/>
      <w:r>
        <w:rPr>
          <w:rFonts w:hint="eastAsia"/>
        </w:rPr>
        <w:t>表</w:t>
      </w:r>
      <w:r>
        <w:t xml:space="preserve">4.1 </w:t>
      </w:r>
      <w:r>
        <w:rPr>
          <w:rFonts w:hint="eastAsia"/>
        </w:rPr>
        <w:t>关系标签列表</w:t>
      </w:r>
      <w:bookmarkEnd w:id="369"/>
      <w:bookmarkEnd w:id="370"/>
      <w:bookmarkEnd w:id="371"/>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spacing w:before="0" w:beforeAutospacing="0" w:after="0" w:afterAutospacing="0"/>
              <w:rPr>
                <w:rFonts w:ascii="Arial" w:hAnsi="Arial" w:cs="Arial"/>
              </w:rPr>
            </w:pPr>
            <w:r>
              <w:rPr>
                <w:rFonts w:ascii="Arial" w:hAnsi="Arial" w:cs="Arial"/>
              </w:rPr>
              <w:t>unknown 0</w:t>
            </w:r>
          </w:p>
          <w:p>
            <w:pPr>
              <w:pStyle w:val="18"/>
              <w:spacing w:before="0" w:beforeAutospacing="0" w:after="0" w:afterAutospacing="0"/>
              <w:rPr>
                <w:rFonts w:ascii="Arial" w:hAnsi="Arial" w:cs="Arial"/>
              </w:rPr>
            </w:pPr>
            <w:r>
              <w:rPr>
                <w:rFonts w:hint="eastAsia" w:ascii="Arial" w:hAnsi="Arial" w:cs="Arial"/>
              </w:rPr>
              <w:t>实际控制人</w:t>
            </w:r>
            <w:r>
              <w:rPr>
                <w:rFonts w:ascii="Arial" w:hAnsi="Arial" w:cs="Arial"/>
              </w:rPr>
              <w:t xml:space="preserve"> 1</w:t>
            </w:r>
          </w:p>
          <w:p>
            <w:pPr>
              <w:pStyle w:val="18"/>
              <w:spacing w:before="0" w:beforeAutospacing="0" w:after="0" w:afterAutospacing="0"/>
              <w:rPr>
                <w:rFonts w:ascii="Arial" w:hAnsi="Arial" w:cs="Arial"/>
              </w:rPr>
            </w:pPr>
            <w:r>
              <w:rPr>
                <w:rFonts w:hint="eastAsia" w:ascii="Arial" w:hAnsi="Arial" w:cs="Arial"/>
              </w:rPr>
              <w:t>主营业务</w:t>
            </w:r>
            <w:r>
              <w:rPr>
                <w:rFonts w:ascii="Arial" w:hAnsi="Arial" w:cs="Arial"/>
              </w:rPr>
              <w:t xml:space="preserve"> 2</w:t>
            </w:r>
          </w:p>
          <w:p>
            <w:pPr>
              <w:pStyle w:val="18"/>
              <w:spacing w:before="0" w:beforeAutospacing="0" w:after="0" w:afterAutospacing="0"/>
              <w:rPr>
                <w:rFonts w:ascii="Arial" w:hAnsi="Arial" w:cs="Arial"/>
              </w:rPr>
            </w:pPr>
            <w:r>
              <w:rPr>
                <w:rFonts w:hint="eastAsia" w:ascii="Arial" w:hAnsi="Arial" w:cs="Arial"/>
              </w:rPr>
              <w:t>子公司</w:t>
            </w:r>
            <w:r>
              <w:rPr>
                <w:rFonts w:ascii="Arial" w:hAnsi="Arial" w:cs="Arial"/>
              </w:rPr>
              <w:t xml:space="preserve"> 3</w:t>
            </w:r>
          </w:p>
          <w:p>
            <w:pPr>
              <w:pStyle w:val="18"/>
              <w:spacing w:before="0" w:beforeAutospacing="0" w:after="0" w:afterAutospacing="0"/>
              <w:rPr>
                <w:rFonts w:ascii="Arial" w:hAnsi="Arial" w:cs="Arial"/>
              </w:rPr>
            </w:pPr>
            <w:r>
              <w:rPr>
                <w:rFonts w:hint="eastAsia" w:ascii="Arial" w:hAnsi="Arial" w:cs="Arial"/>
              </w:rPr>
              <w:t>合作伙伴</w:t>
            </w:r>
            <w:r>
              <w:rPr>
                <w:rFonts w:ascii="Arial" w:hAnsi="Arial" w:cs="Arial"/>
              </w:rPr>
              <w:t xml:space="preserve"> 4</w:t>
            </w:r>
          </w:p>
          <w:p>
            <w:pPr>
              <w:pStyle w:val="18"/>
              <w:spacing w:before="0" w:beforeAutospacing="0" w:after="0" w:afterAutospacing="0"/>
              <w:rPr>
                <w:rFonts w:ascii="Arial" w:hAnsi="Arial" w:cs="Arial"/>
              </w:rPr>
            </w:pPr>
            <w:r>
              <w:rPr>
                <w:rFonts w:hint="eastAsia" w:ascii="Arial" w:hAnsi="Arial" w:cs="Arial"/>
              </w:rPr>
              <w:t>一致行动人</w:t>
            </w:r>
            <w:r>
              <w:rPr>
                <w:rFonts w:ascii="Arial" w:hAnsi="Arial" w:cs="Arial"/>
              </w:rPr>
              <w:t xml:space="preserve"> 5</w:t>
            </w:r>
          </w:p>
          <w:p>
            <w:pPr>
              <w:pStyle w:val="18"/>
              <w:spacing w:before="0" w:beforeAutospacing="0" w:after="0" w:afterAutospacing="0"/>
              <w:rPr>
                <w:rFonts w:ascii="Arial" w:hAnsi="Arial" w:cs="Arial"/>
              </w:rPr>
            </w:pPr>
            <w:r>
              <w:rPr>
                <w:rFonts w:hint="eastAsia" w:ascii="Arial" w:hAnsi="Arial" w:cs="Arial"/>
              </w:rPr>
              <w:t>收购</w:t>
            </w:r>
            <w:r>
              <w:rPr>
                <w:rFonts w:ascii="Arial" w:hAnsi="Arial" w:cs="Arial"/>
              </w:rPr>
              <w:t xml:space="preserve"> 6</w:t>
            </w:r>
          </w:p>
          <w:p>
            <w:pPr>
              <w:pStyle w:val="18"/>
              <w:spacing w:before="0" w:beforeAutospacing="0" w:after="0" w:afterAutospacing="0"/>
              <w:rPr>
                <w:rFonts w:ascii="Arial" w:hAnsi="Arial" w:cs="Arial"/>
              </w:rPr>
            </w:pPr>
            <w:r>
              <w:rPr>
                <w:rFonts w:hint="eastAsia" w:ascii="Arial" w:hAnsi="Arial" w:cs="Arial"/>
              </w:rPr>
              <w:t>调查</w:t>
            </w:r>
            <w:r>
              <w:rPr>
                <w:rFonts w:ascii="Arial" w:hAnsi="Arial" w:cs="Arial"/>
              </w:rPr>
              <w:t xml:space="preserve"> 7</w:t>
            </w:r>
          </w:p>
          <w:p>
            <w:pPr>
              <w:pStyle w:val="18"/>
              <w:spacing w:before="0" w:beforeAutospacing="0" w:after="0" w:afterAutospacing="0"/>
              <w:rPr>
                <w:rFonts w:ascii="Arial" w:hAnsi="Arial" w:cs="Arial"/>
              </w:rPr>
            </w:pPr>
            <w:r>
              <w:rPr>
                <w:rFonts w:hint="eastAsia" w:ascii="Arial" w:hAnsi="Arial" w:cs="Arial"/>
              </w:rPr>
              <w:t>处罚</w:t>
            </w:r>
            <w:r>
              <w:rPr>
                <w:rFonts w:ascii="Arial" w:hAnsi="Arial" w:cs="Arial"/>
              </w:rPr>
              <w:t xml:space="preserve"> 8</w:t>
            </w:r>
          </w:p>
          <w:p>
            <w:pPr>
              <w:pStyle w:val="18"/>
              <w:spacing w:before="0" w:beforeAutospacing="0" w:after="0" w:afterAutospacing="0"/>
              <w:rPr>
                <w:rFonts w:ascii="Arial" w:hAnsi="Arial" w:cs="Arial"/>
              </w:rPr>
            </w:pPr>
            <w:r>
              <w:rPr>
                <w:rFonts w:hint="eastAsia" w:ascii="Arial" w:hAnsi="Arial" w:cs="Arial"/>
              </w:rPr>
              <w:t>法人</w:t>
            </w:r>
            <w:r>
              <w:rPr>
                <w:rFonts w:ascii="Arial" w:hAnsi="Arial" w:cs="Arial"/>
              </w:rPr>
              <w:t xml:space="preserve"> 9</w:t>
            </w:r>
          </w:p>
          <w:p>
            <w:pPr>
              <w:pStyle w:val="18"/>
              <w:spacing w:before="0" w:beforeAutospacing="0" w:after="0" w:afterAutospacing="0"/>
              <w:rPr>
                <w:rFonts w:ascii="Arial" w:hAnsi="Arial" w:cs="Arial"/>
              </w:rPr>
            </w:pPr>
            <w:r>
              <w:rPr>
                <w:rFonts w:hint="eastAsia" w:ascii="Arial" w:hAnsi="Arial" w:cs="Arial"/>
              </w:rPr>
              <w:t>行业</w:t>
            </w:r>
            <w:r>
              <w:rPr>
                <w:rFonts w:ascii="Arial" w:hAnsi="Arial" w:cs="Arial"/>
              </w:rPr>
              <w:t xml:space="preserve"> 10</w:t>
            </w:r>
          </w:p>
          <w:p>
            <w:pPr>
              <w:pStyle w:val="18"/>
              <w:spacing w:before="0" w:beforeAutospacing="0" w:after="0" w:afterAutospacing="0"/>
              <w:rPr>
                <w:rFonts w:ascii="Arial" w:hAnsi="Arial" w:cs="Arial"/>
              </w:rPr>
            </w:pPr>
            <w:r>
              <w:rPr>
                <w:rFonts w:hint="eastAsia" w:ascii="Arial" w:hAnsi="Arial" w:cs="Arial"/>
              </w:rPr>
              <w:t>关联关系</w:t>
            </w:r>
            <w:r>
              <w:rPr>
                <w:rFonts w:ascii="Arial" w:hAnsi="Arial" w:cs="Arial"/>
              </w:rPr>
              <w:t xml:space="preserve"> 11</w:t>
            </w:r>
          </w:p>
          <w:p>
            <w:pPr>
              <w:pStyle w:val="18"/>
              <w:spacing w:before="0" w:beforeAutospacing="0" w:after="0" w:afterAutospacing="0"/>
              <w:rPr>
                <w:rFonts w:ascii="Arial" w:hAnsi="Arial" w:cs="Arial"/>
              </w:rPr>
            </w:pPr>
            <w:r>
              <w:rPr>
                <w:rFonts w:hint="eastAsia" w:ascii="Arial" w:hAnsi="Arial" w:cs="Arial"/>
              </w:rPr>
              <w:t>高管</w:t>
            </w:r>
            <w:r>
              <w:rPr>
                <w:rFonts w:ascii="Arial" w:hAnsi="Arial" w:cs="Arial"/>
              </w:rPr>
              <w:t xml:space="preserve"> 12</w:t>
            </w:r>
          </w:p>
          <w:p>
            <w:pPr>
              <w:pStyle w:val="18"/>
              <w:spacing w:before="0" w:beforeAutospacing="0" w:after="0" w:afterAutospacing="0"/>
              <w:rPr>
                <w:rFonts w:ascii="Arial" w:hAnsi="Arial" w:cs="Arial"/>
              </w:rPr>
            </w:pPr>
            <w:r>
              <w:rPr>
                <w:rFonts w:hint="eastAsia" w:ascii="Arial" w:hAnsi="Arial" w:cs="Arial"/>
              </w:rPr>
              <w:t>供应商</w:t>
            </w:r>
            <w:r>
              <w:rPr>
                <w:rFonts w:ascii="Arial" w:hAnsi="Arial" w:cs="Arial"/>
              </w:rPr>
              <w:t xml:space="preserve"> 13</w:t>
            </w:r>
          </w:p>
          <w:p>
            <w:pPr>
              <w:pStyle w:val="18"/>
              <w:spacing w:before="0" w:beforeAutospacing="0" w:after="0" w:afterAutospacing="0"/>
              <w:rPr>
                <w:rFonts w:ascii="Arial" w:hAnsi="Arial" w:cs="Arial"/>
              </w:rPr>
            </w:pPr>
            <w:r>
              <w:rPr>
                <w:rFonts w:hint="eastAsia" w:ascii="Arial" w:hAnsi="Arial" w:cs="Arial"/>
              </w:rPr>
              <w:t>监事</w:t>
            </w:r>
            <w:r>
              <w:rPr>
                <w:rFonts w:ascii="Arial" w:hAnsi="Arial" w:cs="Arial"/>
              </w:rPr>
              <w:t xml:space="preserve"> 14</w:t>
            </w:r>
          </w:p>
          <w:p>
            <w:pPr>
              <w:pStyle w:val="18"/>
              <w:spacing w:before="0" w:beforeAutospacing="0" w:after="0" w:afterAutospacing="0"/>
              <w:rPr>
                <w:rFonts w:ascii="Arial" w:hAnsi="Arial" w:cs="Arial"/>
              </w:rPr>
            </w:pPr>
            <w:r>
              <w:rPr>
                <w:rFonts w:hint="eastAsia" w:ascii="Arial" w:hAnsi="Arial" w:cs="Arial"/>
              </w:rPr>
              <w:t>总统</w:t>
            </w:r>
            <w:r>
              <w:rPr>
                <w:rFonts w:ascii="Arial" w:hAnsi="Arial" w:cs="Arial"/>
              </w:rPr>
              <w:t xml:space="preserve"> 15</w:t>
            </w:r>
          </w:p>
          <w:p>
            <w:pPr>
              <w:pStyle w:val="18"/>
              <w:spacing w:before="0" w:beforeAutospacing="0" w:after="0" w:afterAutospacing="0"/>
              <w:rPr>
                <w:rFonts w:ascii="Arial" w:hAnsi="Arial" w:cs="Arial"/>
              </w:rPr>
            </w:pPr>
            <w:r>
              <w:rPr>
                <w:rFonts w:hint="eastAsia" w:ascii="Arial" w:hAnsi="Arial" w:cs="Arial"/>
              </w:rPr>
              <w:t>重组</w:t>
            </w:r>
            <w:r>
              <w:rPr>
                <w:rFonts w:ascii="Arial" w:hAnsi="Arial" w:cs="Arial"/>
              </w:rPr>
              <w:t xml:space="preserve"> 16</w:t>
            </w:r>
          </w:p>
          <w:p>
            <w:pPr>
              <w:pStyle w:val="18"/>
              <w:spacing w:before="0" w:beforeAutospacing="0" w:after="0" w:afterAutospacing="0"/>
              <w:rPr>
                <w:rFonts w:ascii="Arial" w:hAnsi="Arial" w:cs="Arial"/>
              </w:rPr>
            </w:pPr>
            <w:r>
              <w:rPr>
                <w:rFonts w:hint="eastAsia" w:ascii="Arial" w:hAnsi="Arial" w:cs="Arial"/>
              </w:rPr>
              <w:t>下属公司</w:t>
            </w:r>
            <w:r>
              <w:rPr>
                <w:rFonts w:ascii="Arial" w:hAnsi="Arial" w:cs="Arial"/>
              </w:rPr>
              <w:t xml:space="preserve"> 17</w:t>
            </w:r>
          </w:p>
          <w:p>
            <w:pPr>
              <w:pStyle w:val="18"/>
              <w:spacing w:before="0" w:beforeAutospacing="0" w:after="0" w:afterAutospacing="0"/>
              <w:rPr>
                <w:rFonts w:ascii="Arial" w:hAnsi="Arial" w:cs="Arial"/>
              </w:rPr>
            </w:pPr>
            <w:r>
              <w:rPr>
                <w:rFonts w:hint="eastAsia" w:ascii="Arial" w:hAnsi="Arial" w:cs="Arial"/>
              </w:rPr>
              <w:t>附属公司</w:t>
            </w:r>
            <w:r>
              <w:rPr>
                <w:rFonts w:ascii="Arial" w:hAnsi="Arial" w:cs="Arial"/>
              </w:rPr>
              <w:t xml:space="preserve"> 18</w:t>
            </w:r>
          </w:p>
          <w:p>
            <w:pPr>
              <w:pStyle w:val="18"/>
              <w:spacing w:before="0" w:beforeAutospacing="0" w:after="0" w:afterAutospacing="0"/>
              <w:rPr>
                <w:rFonts w:ascii="Arial" w:hAnsi="Arial" w:cs="Arial"/>
              </w:rPr>
            </w:pPr>
            <w:r>
              <w:rPr>
                <w:rFonts w:hint="eastAsia" w:ascii="Arial" w:hAnsi="Arial" w:cs="Arial"/>
              </w:rPr>
              <w:t>夫妻</w:t>
            </w:r>
            <w:r>
              <w:rPr>
                <w:rFonts w:ascii="Arial" w:hAnsi="Arial" w:cs="Arial"/>
              </w:rPr>
              <w:t xml:space="preserve"> 19</w:t>
            </w:r>
          </w:p>
          <w:p>
            <w:pPr>
              <w:pStyle w:val="18"/>
              <w:spacing w:before="0" w:beforeAutospacing="0" w:after="0" w:afterAutospacing="0"/>
              <w:rPr>
                <w:rFonts w:ascii="Arial" w:hAnsi="Arial" w:cs="Arial"/>
              </w:rPr>
            </w:pPr>
            <w:r>
              <w:rPr>
                <w:rFonts w:hint="eastAsia" w:ascii="Arial" w:hAnsi="Arial" w:cs="Arial"/>
              </w:rPr>
              <w:t>执行事务合伙人</w:t>
            </w:r>
            <w:r>
              <w:rPr>
                <w:rFonts w:ascii="Arial" w:hAnsi="Arial" w:cs="Arial"/>
              </w:rPr>
              <w:t xml:space="preserve"> 20</w:t>
            </w:r>
          </w:p>
          <w:p>
            <w:pPr>
              <w:pStyle w:val="18"/>
              <w:spacing w:before="0" w:beforeAutospacing="0" w:after="0" w:afterAutospacing="0"/>
              <w:rPr>
                <w:rFonts w:ascii="Arial" w:hAnsi="Arial" w:cs="Arial"/>
              </w:rPr>
            </w:pPr>
            <w:r>
              <w:rPr>
                <w:rFonts w:hint="eastAsia" w:ascii="Arial" w:hAnsi="Arial" w:cs="Arial"/>
              </w:rPr>
              <w:t>股东</w:t>
            </w:r>
            <w:r>
              <w:rPr>
                <w:rFonts w:ascii="Arial" w:hAnsi="Arial" w:cs="Arial"/>
              </w:rPr>
              <w:t xml:space="preserve"> 21</w:t>
            </w:r>
          </w:p>
          <w:p>
            <w:pPr>
              <w:pStyle w:val="18"/>
              <w:spacing w:before="0" w:beforeAutospacing="0" w:after="0" w:afterAutospacing="0"/>
              <w:rPr>
                <w:rFonts w:ascii="Arial" w:hAnsi="Arial" w:cs="Arial"/>
              </w:rPr>
            </w:pPr>
            <w:r>
              <w:rPr>
                <w:rFonts w:hint="eastAsia" w:ascii="Arial" w:hAnsi="Arial" w:cs="Arial"/>
              </w:rPr>
              <w:t>股权转让</w:t>
            </w:r>
            <w:r>
              <w:rPr>
                <w:rFonts w:ascii="Arial" w:hAnsi="Arial" w:cs="Arial"/>
              </w:rPr>
              <w:t xml:space="preserve"> 22</w:t>
            </w:r>
          </w:p>
          <w:p>
            <w:pPr>
              <w:pStyle w:val="18"/>
              <w:spacing w:before="0" w:beforeAutospacing="0" w:after="0" w:afterAutospacing="0"/>
              <w:rPr>
                <w:rFonts w:ascii="Arial" w:hAnsi="Arial" w:cs="Arial"/>
              </w:rPr>
            </w:pPr>
            <w:r>
              <w:rPr>
                <w:rFonts w:hint="eastAsia" w:ascii="Arial" w:hAnsi="Arial" w:cs="Arial"/>
              </w:rPr>
              <w:t>质押</w:t>
            </w:r>
            <w:r>
              <w:rPr>
                <w:rFonts w:ascii="Arial" w:hAnsi="Arial" w:cs="Arial"/>
              </w:rPr>
              <w:t xml:space="preserve"> 23</w:t>
            </w:r>
          </w:p>
          <w:p>
            <w:pPr>
              <w:pStyle w:val="18"/>
              <w:spacing w:before="0" w:beforeAutospacing="0" w:after="0" w:afterAutospacing="0"/>
              <w:rPr>
                <w:rFonts w:ascii="Arial" w:hAnsi="Arial" w:cs="Arial"/>
              </w:rPr>
            </w:pPr>
            <w:r>
              <w:rPr>
                <w:rFonts w:hint="eastAsia" w:ascii="Arial" w:hAnsi="Arial" w:cs="Arial"/>
              </w:rPr>
              <w:t>设立</w:t>
            </w:r>
            <w:r>
              <w:rPr>
                <w:rFonts w:ascii="Arial" w:hAnsi="Arial" w:cs="Arial"/>
              </w:rPr>
              <w:t xml:space="preserve"> 24</w:t>
            </w:r>
          </w:p>
          <w:p>
            <w:pPr>
              <w:pStyle w:val="18"/>
              <w:spacing w:before="0" w:beforeAutospacing="0" w:after="0" w:afterAutospacing="0"/>
              <w:rPr>
                <w:rFonts w:ascii="Arial" w:hAnsi="Arial" w:cs="Arial"/>
              </w:rPr>
            </w:pPr>
            <w:r>
              <w:rPr>
                <w:rFonts w:hint="eastAsia" w:ascii="Arial" w:hAnsi="Arial" w:cs="Arial"/>
              </w:rPr>
              <w:t>创始人</w:t>
            </w:r>
            <w:r>
              <w:rPr>
                <w:rFonts w:ascii="Arial" w:hAnsi="Arial" w:cs="Arial"/>
              </w:rPr>
              <w:t xml:space="preserve"> 25</w:t>
            </w:r>
          </w:p>
          <w:p>
            <w:pPr>
              <w:pStyle w:val="18"/>
              <w:spacing w:before="0" w:beforeAutospacing="0" w:after="0" w:afterAutospacing="0"/>
              <w:rPr>
                <w:rFonts w:ascii="Arial" w:hAnsi="Arial" w:cs="Arial"/>
              </w:rPr>
            </w:pPr>
            <w:r>
              <w:rPr>
                <w:rFonts w:hint="eastAsia" w:ascii="Arial" w:hAnsi="Arial" w:cs="Arial"/>
              </w:rPr>
              <w:t>董事</w:t>
            </w:r>
            <w:r>
              <w:rPr>
                <w:rFonts w:ascii="Arial" w:hAnsi="Arial" w:cs="Arial"/>
              </w:rPr>
              <w:t xml:space="preserve"> 26</w:t>
            </w:r>
          </w:p>
          <w:p>
            <w:pPr>
              <w:pStyle w:val="18"/>
              <w:spacing w:before="0" w:beforeAutospacing="0" w:after="0" w:afterAutospacing="0"/>
              <w:rPr>
                <w:rFonts w:ascii="Arial" w:hAnsi="Arial" w:cs="Arial"/>
              </w:rPr>
            </w:pPr>
            <w:r>
              <w:rPr>
                <w:rFonts w:hint="eastAsia" w:ascii="Arial" w:hAnsi="Arial" w:cs="Arial"/>
              </w:rPr>
              <w:t>成立</w:t>
            </w:r>
            <w:r>
              <w:rPr>
                <w:rFonts w:ascii="Arial" w:hAnsi="Arial" w:cs="Arial"/>
              </w:rPr>
              <w:t xml:space="preserve"> 27</w:t>
            </w:r>
          </w:p>
          <w:p>
            <w:pPr>
              <w:pStyle w:val="18"/>
              <w:spacing w:before="0" w:beforeAutospacing="0" w:after="0" w:afterAutospacing="0"/>
              <w:rPr>
                <w:rFonts w:ascii="Arial" w:hAnsi="Arial" w:cs="Arial"/>
              </w:rPr>
            </w:pPr>
            <w:r>
              <w:rPr>
                <w:rFonts w:hint="eastAsia" w:ascii="Arial" w:hAnsi="Arial" w:cs="Arial"/>
              </w:rPr>
              <w:t>地址</w:t>
            </w:r>
            <w:r>
              <w:rPr>
                <w:rFonts w:ascii="Arial" w:hAnsi="Arial" w:cs="Arial"/>
              </w:rPr>
              <w:t xml:space="preserve"> 28</w:t>
            </w:r>
          </w:p>
          <w:p>
            <w:pPr>
              <w:pStyle w:val="18"/>
              <w:spacing w:before="0" w:beforeAutospacing="0" w:after="0" w:afterAutospacing="0"/>
              <w:rPr>
                <w:rFonts w:ascii="Arial" w:hAnsi="Arial" w:cs="Arial"/>
              </w:rPr>
            </w:pPr>
            <w:r>
              <w:rPr>
                <w:rFonts w:hint="eastAsia" w:ascii="Arial" w:hAnsi="Arial" w:cs="Arial"/>
              </w:rPr>
              <w:t>曾用名</w:t>
            </w:r>
            <w:r>
              <w:rPr>
                <w:rFonts w:ascii="Arial" w:hAnsi="Arial" w:cs="Arial"/>
              </w:rPr>
              <w:t xml:space="preserve"> 29</w:t>
            </w:r>
          </w:p>
          <w:p>
            <w:pPr>
              <w:pStyle w:val="18"/>
              <w:spacing w:before="0" w:beforeAutospacing="0" w:after="0" w:afterAutospacing="0"/>
              <w:rPr>
                <w:rFonts w:ascii="Arial" w:hAnsi="Arial" w:cs="Arial"/>
              </w:rPr>
            </w:pPr>
            <w:r>
              <w:rPr>
                <w:rFonts w:ascii="Arial" w:hAnsi="Arial" w:cs="Arial"/>
              </w:rPr>
              <w:t>CEO 30</w:t>
            </w:r>
          </w:p>
          <w:p>
            <w:pPr>
              <w:pStyle w:val="18"/>
              <w:spacing w:before="0" w:beforeAutospacing="0" w:after="0" w:afterAutospacing="0"/>
              <w:rPr>
                <w:rFonts w:ascii="Arial" w:hAnsi="Arial" w:cs="Arial"/>
              </w:rPr>
            </w:pPr>
            <w:r>
              <w:rPr>
                <w:rFonts w:hint="eastAsia" w:ascii="Arial" w:hAnsi="Arial" w:cs="Arial"/>
              </w:rPr>
              <w:t>职工</w:t>
            </w:r>
            <w:r>
              <w:rPr>
                <w:rFonts w:ascii="Arial" w:hAnsi="Arial" w:cs="Arial"/>
              </w:rPr>
              <w:t xml:space="preserve"> 31</w:t>
            </w:r>
          </w:p>
          <w:p>
            <w:pPr>
              <w:pStyle w:val="18"/>
              <w:spacing w:before="0" w:beforeAutospacing="0" w:after="0" w:afterAutospacing="0"/>
              <w:rPr>
                <w:rFonts w:ascii="Arial" w:hAnsi="Arial" w:cs="Arial"/>
              </w:rPr>
            </w:pPr>
            <w:r>
              <w:rPr>
                <w:rFonts w:hint="eastAsia" w:ascii="Arial" w:hAnsi="Arial" w:cs="Arial"/>
              </w:rPr>
              <w:t>亲属</w:t>
            </w:r>
            <w:r>
              <w:rPr>
                <w:rFonts w:ascii="Arial" w:hAnsi="Arial" w:cs="Arial"/>
              </w:rPr>
              <w:t xml:space="preserve"> 32</w:t>
            </w:r>
          </w:p>
          <w:p>
            <w:pPr>
              <w:pStyle w:val="18"/>
              <w:spacing w:before="0" w:beforeAutospacing="0" w:after="0" w:afterAutospacing="0"/>
              <w:rPr>
                <w:rFonts w:ascii="Arial" w:hAnsi="Arial" w:cs="Arial"/>
              </w:rPr>
            </w:pPr>
            <w:r>
              <w:rPr>
                <w:rFonts w:hint="eastAsia" w:ascii="Arial" w:hAnsi="Arial" w:cs="Arial"/>
              </w:rPr>
              <w:t>并购</w:t>
            </w:r>
            <w:r>
              <w:rPr>
                <w:rFonts w:ascii="Arial" w:hAnsi="Arial" w:cs="Arial"/>
              </w:rPr>
              <w:t xml:space="preserve"> 33</w:t>
            </w:r>
          </w:p>
        </w:tc>
      </w:tr>
    </w:tbl>
    <w:p>
      <w:pPr>
        <w:pStyle w:val="3"/>
        <w:rPr>
          <w:rFonts w:cs="Arial"/>
        </w:rPr>
      </w:pPr>
      <w:bookmarkStart w:id="372" w:name="_Toc20460_WPSOffice_Level3"/>
      <w:bookmarkStart w:id="373" w:name="_Toc3596_WPSOffice_Level3"/>
      <w:r>
        <w:rPr>
          <w:rFonts w:cs="Arial"/>
        </w:rPr>
        <w:t xml:space="preserve">4.1.2 </w:t>
      </w:r>
      <w:bookmarkEnd w:id="372"/>
      <w:r>
        <w:rPr>
          <w:rFonts w:hint="eastAsia" w:cs="Arial"/>
        </w:rPr>
        <w:t>数据预处理</w:t>
      </w:r>
      <w:bookmarkEnd w:id="373"/>
    </w:p>
    <w:p>
      <w:pPr>
        <w:spacing w:line="360" w:lineRule="auto"/>
        <w:ind w:firstLine="480" w:firstLineChars="200"/>
        <w:rPr>
          <w:rFonts w:ascii="Arial" w:hAnsi="Arial" w:cs="Arial"/>
          <w:sz w:val="24"/>
        </w:rPr>
      </w:pPr>
      <w:r>
        <w:rPr>
          <w:rFonts w:hint="eastAsia" w:ascii="Arial" w:hAnsi="Arial" w:cs="Arial"/>
          <w:sz w:val="24"/>
        </w:rPr>
        <w:t>在数据预处理模块，需要对输入的文本数据进行不可用信息过滤包括各种符号、空格、回车符等，中文的繁体字转简体字，将数据处理成训练模型所需的数据结构。中文的繁简体转换可以通过</w:t>
      </w:r>
      <w:r>
        <w:rPr>
          <w:rFonts w:ascii="Arial" w:hAnsi="Arial" w:cs="Arial"/>
          <w:sz w:val="24"/>
        </w:rPr>
        <w:t>OpenCC</w:t>
      </w:r>
      <w:r>
        <w:rPr>
          <w:rFonts w:hint="eastAsia" w:ascii="Arial" w:hAnsi="Arial" w:cs="Arial"/>
          <w:sz w:val="24"/>
        </w:rPr>
        <w:t>工具，在命令行对数据执行</w:t>
      </w:r>
      <w:r>
        <w:rPr>
          <w:rFonts w:ascii="Arial" w:hAnsi="Arial" w:cs="Arial"/>
          <w:sz w:val="24"/>
        </w:rPr>
        <w:t>opencc</w:t>
      </w:r>
      <w:r>
        <w:rPr>
          <w:rFonts w:hint="eastAsia" w:ascii="Arial" w:hAnsi="Arial" w:cs="Arial"/>
          <w:sz w:val="24"/>
        </w:rPr>
        <w:t>命令即可，如图</w:t>
      </w:r>
      <w:r>
        <w:rPr>
          <w:rFonts w:ascii="Arial" w:hAnsi="Arial" w:cs="Arial"/>
          <w:sz w:val="24"/>
        </w:rPr>
        <w:t>4.3</w:t>
      </w:r>
      <w:r>
        <w:rPr>
          <w:rFonts w:hint="eastAsia" w:ascii="Arial" w:hAnsi="Arial" w:cs="Arial"/>
          <w:sz w:val="24"/>
        </w:rPr>
        <w:t>所示。</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ascii="Arial" w:hAnsi="Arial" w:cs="Arial"/>
                <w:sz w:val="24"/>
              </w:rPr>
              <w:t>opencc -i input.txt -o output.txt -c zht2zhs.ini</w:t>
            </w:r>
          </w:p>
        </w:tc>
      </w:tr>
    </w:tbl>
    <w:p>
      <w:pPr>
        <w:pStyle w:val="36"/>
        <w:rPr>
          <w:rFonts w:cs="Arial"/>
          <w:color w:val="FF0000"/>
        </w:rPr>
      </w:pPr>
      <w:bookmarkStart w:id="374" w:name="_Toc12479"/>
      <w:bookmarkStart w:id="375" w:name="_Toc20893"/>
      <w:bookmarkStart w:id="376" w:name="_Toc19517"/>
      <w:r>
        <w:rPr>
          <w:rFonts w:hint="eastAsia"/>
        </w:rPr>
        <w:t>图</w:t>
      </w:r>
      <w:r>
        <w:t xml:space="preserve">4.3 </w:t>
      </w:r>
      <w:r>
        <w:rPr>
          <w:rFonts w:hint="eastAsia"/>
        </w:rPr>
        <w:t>中文繁简体转换命令</w:t>
      </w:r>
      <w:bookmarkEnd w:id="374"/>
      <w:bookmarkEnd w:id="375"/>
      <w:bookmarkEnd w:id="376"/>
    </w:p>
    <w:p>
      <w:pPr>
        <w:spacing w:line="360" w:lineRule="auto"/>
        <w:ind w:firstLine="480" w:firstLineChars="200"/>
        <w:rPr>
          <w:rFonts w:ascii="Arial" w:hAnsi="Arial" w:cs="Arial"/>
          <w:sz w:val="24"/>
        </w:rPr>
      </w:pPr>
      <w:r>
        <w:rPr>
          <w:rFonts w:hint="eastAsia" w:ascii="Arial" w:hAnsi="Arial" w:cs="Arial"/>
          <w:sz w:val="24"/>
        </w:rPr>
        <w:t>在将输入出具处理成训练模型所需的数据结构时，同时把数据按</w:t>
      </w:r>
      <w:r>
        <w:rPr>
          <w:rFonts w:ascii="Arial" w:hAnsi="Arial" w:cs="Arial"/>
          <w:sz w:val="24"/>
        </w:rPr>
        <w:t>batch_size</w:t>
      </w:r>
      <w:r>
        <w:rPr>
          <w:rFonts w:hint="eastAsia" w:ascii="Arial" w:hAnsi="Arial" w:cs="Arial"/>
          <w:sz w:val="24"/>
        </w:rPr>
        <w:t>的大小进行切分，这里自定义了一个</w:t>
      </w:r>
      <w:r>
        <w:rPr>
          <w:rFonts w:ascii="Arial" w:hAnsi="Arial" w:cs="Arial"/>
          <w:sz w:val="24"/>
        </w:rPr>
        <w:t>DataManager</w:t>
      </w:r>
      <w:r>
        <w:rPr>
          <w:rFonts w:hint="eastAsia" w:ascii="Arial" w:hAnsi="Arial" w:cs="Arial"/>
          <w:sz w:val="24"/>
        </w:rPr>
        <w:t>类，如图</w:t>
      </w:r>
      <w:r>
        <w:rPr>
          <w:rFonts w:ascii="Arial" w:hAnsi="Arial" w:cs="Arial"/>
          <w:sz w:val="24"/>
        </w:rPr>
        <w:t>4.4</w:t>
      </w:r>
      <w:r>
        <w:rPr>
          <w:rFonts w:hint="eastAsia" w:ascii="Arial" w:hAnsi="Arial" w:cs="Arial"/>
          <w:sz w:val="24"/>
        </w:rPr>
        <w:t>所示。</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spacing w:before="0" w:beforeAutospacing="0" w:after="0" w:afterAutospacing="0"/>
              <w:rPr>
                <w:rFonts w:ascii="Arial" w:hAnsi="Arial" w:eastAsia="Times New Roman" w:cs="Arial"/>
              </w:rPr>
            </w:pPr>
            <w:r>
              <w:rPr>
                <w:rFonts w:ascii="Arial" w:hAnsi="Arial" w:eastAsia="Times New Roman" w:cs="Arial"/>
              </w:rPr>
              <w:t>class BatchManager(object):</w:t>
            </w:r>
          </w:p>
          <w:p>
            <w:pPr>
              <w:pStyle w:val="18"/>
              <w:spacing w:before="0" w:beforeAutospacing="0" w:after="0" w:afterAutospacing="0"/>
              <w:rPr>
                <w:rFonts w:ascii="Arial" w:hAnsi="Arial" w:cs="Arial"/>
              </w:rPr>
            </w:pPr>
            <w:r>
              <w:rPr>
                <w:rFonts w:ascii="Arial" w:hAnsi="Arial" w:eastAsia="Times New Roman" w:cs="Arial"/>
              </w:rPr>
              <w:t>    def __init__(self, data,  batch_size):</w:t>
            </w:r>
          </w:p>
          <w:p>
            <w:pPr>
              <w:pStyle w:val="18"/>
              <w:spacing w:before="0" w:beforeAutospacing="0" w:after="0" w:afterAutospacing="0"/>
              <w:rPr>
                <w:rFonts w:ascii="Arial" w:hAnsi="Arial" w:cs="Arial"/>
              </w:rPr>
            </w:pPr>
            <w:r>
              <w:rPr>
                <w:rFonts w:ascii="Arial" w:hAnsi="Arial" w:eastAsia="Times New Roman" w:cs="Arial"/>
              </w:rPr>
              <w:t>        self.batch_data = self.sort_and_pad(data, batch_size)</w:t>
            </w:r>
          </w:p>
          <w:p>
            <w:pPr>
              <w:pStyle w:val="18"/>
              <w:spacing w:before="0" w:beforeAutospacing="0" w:after="0" w:afterAutospacing="0"/>
              <w:rPr>
                <w:rFonts w:ascii="Arial" w:hAnsi="Arial" w:cs="Arial"/>
              </w:rPr>
            </w:pPr>
            <w:r>
              <w:rPr>
                <w:rFonts w:ascii="Arial" w:hAnsi="Arial" w:eastAsia="Times New Roman" w:cs="Arial"/>
              </w:rPr>
              <w:t>        self.len_data = len(self.batch_data)</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def sort_and_pad(self, data, batch_size):</w:t>
            </w:r>
          </w:p>
          <w:p>
            <w:pPr>
              <w:pStyle w:val="18"/>
              <w:spacing w:before="0" w:beforeAutospacing="0" w:after="0" w:afterAutospacing="0"/>
              <w:rPr>
                <w:rFonts w:ascii="Arial" w:hAnsi="Arial" w:cs="Arial"/>
              </w:rPr>
            </w:pPr>
            <w:r>
              <w:rPr>
                <w:rFonts w:ascii="Arial" w:hAnsi="Arial" w:eastAsia="Times New Roman" w:cs="Arial"/>
              </w:rPr>
              <w:t>        num_batch = int(math.ceil(len(data) / batch_size))</w:t>
            </w:r>
          </w:p>
          <w:p>
            <w:pPr>
              <w:pStyle w:val="18"/>
              <w:spacing w:before="0" w:beforeAutospacing="0" w:after="0" w:afterAutospacing="0"/>
              <w:rPr>
                <w:rFonts w:ascii="Arial" w:hAnsi="Arial" w:cs="Arial"/>
              </w:rPr>
            </w:pPr>
            <w:r>
              <w:rPr>
                <w:rFonts w:ascii="Arial" w:hAnsi="Arial" w:eastAsia="Times New Roman" w:cs="Arial"/>
              </w:rPr>
              <w:t>        sorted_data = sorted(data, key=lambda x: len(x[0]))</w:t>
            </w:r>
          </w:p>
          <w:p>
            <w:pPr>
              <w:pStyle w:val="18"/>
              <w:spacing w:before="0" w:beforeAutospacing="0" w:after="0" w:afterAutospacing="0"/>
              <w:rPr>
                <w:rFonts w:ascii="Arial" w:hAnsi="Arial" w:cs="Arial"/>
              </w:rPr>
            </w:pPr>
            <w:r>
              <w:rPr>
                <w:rFonts w:ascii="Arial" w:hAnsi="Arial" w:eastAsia="Times New Roman" w:cs="Arial"/>
              </w:rPr>
              <w:t>        batch_data = []</w:t>
            </w:r>
          </w:p>
          <w:p>
            <w:pPr>
              <w:pStyle w:val="18"/>
              <w:spacing w:before="0" w:beforeAutospacing="0" w:after="0" w:afterAutospacing="0"/>
              <w:rPr>
                <w:rFonts w:ascii="Arial" w:hAnsi="Arial" w:cs="Arial"/>
              </w:rPr>
            </w:pPr>
            <w:r>
              <w:rPr>
                <w:rFonts w:ascii="Arial" w:hAnsi="Arial" w:eastAsia="Times New Roman" w:cs="Arial"/>
              </w:rPr>
              <w:t>        for i in range(num_batch):</w:t>
            </w:r>
          </w:p>
          <w:p>
            <w:pPr>
              <w:pStyle w:val="18"/>
              <w:spacing w:before="0" w:beforeAutospacing="0" w:after="0" w:afterAutospacing="0"/>
              <w:rPr>
                <w:rFonts w:ascii="Arial" w:hAnsi="Arial" w:cs="Arial"/>
              </w:rPr>
            </w:pPr>
            <w:r>
              <w:rPr>
                <w:rFonts w:ascii="Arial" w:hAnsi="Arial" w:eastAsia="Times New Roman" w:cs="Arial"/>
              </w:rPr>
              <w:t>            a = int(i*batch_size)</w:t>
            </w:r>
          </w:p>
          <w:p>
            <w:pPr>
              <w:pStyle w:val="18"/>
              <w:spacing w:before="0" w:beforeAutospacing="0" w:after="0" w:afterAutospacing="0"/>
              <w:rPr>
                <w:rFonts w:ascii="Arial" w:hAnsi="Arial" w:cs="Arial"/>
              </w:rPr>
            </w:pPr>
            <w:r>
              <w:rPr>
                <w:rFonts w:ascii="Arial" w:hAnsi="Arial" w:eastAsia="Times New Roman" w:cs="Arial"/>
              </w:rPr>
              <w:t>            b = int((i+1)*batch_size)</w:t>
            </w:r>
          </w:p>
          <w:p>
            <w:pPr>
              <w:pStyle w:val="18"/>
              <w:spacing w:before="0" w:beforeAutospacing="0" w:after="0" w:afterAutospacing="0"/>
              <w:rPr>
                <w:rFonts w:ascii="Arial" w:hAnsi="Arial" w:cs="Arial"/>
              </w:rPr>
            </w:pPr>
            <w:r>
              <w:rPr>
                <w:rFonts w:ascii="Arial" w:hAnsi="Arial" w:eastAsia="Times New Roman" w:cs="Arial"/>
              </w:rPr>
              <w:t>            batch_data.append(self.pad_data(sorted_data[a:b]))</w:t>
            </w:r>
          </w:p>
          <w:p>
            <w:pPr>
              <w:pStyle w:val="18"/>
              <w:spacing w:before="0" w:beforeAutospacing="0" w:after="0" w:afterAutospacing="0"/>
              <w:rPr>
                <w:rFonts w:ascii="Arial" w:hAnsi="Arial" w:eastAsia="Times New Roman" w:cs="Arial"/>
              </w:rPr>
            </w:pPr>
            <w:r>
              <w:rPr>
                <w:rFonts w:ascii="Arial" w:hAnsi="Arial" w:eastAsia="Times New Roman" w:cs="Arial"/>
              </w:rPr>
              <w:t>        return batch_data</w:t>
            </w:r>
          </w:p>
          <w:p>
            <w:pPr>
              <w:pStyle w:val="18"/>
              <w:spacing w:before="0" w:beforeAutospacing="0" w:after="0" w:afterAutospacing="0"/>
              <w:rPr>
                <w:rFonts w:ascii="Arial" w:hAnsi="Arial" w:eastAsia="Times New Roman" w:cs="Arial"/>
              </w:rPr>
            </w:pPr>
          </w:p>
          <w:p>
            <w:pPr>
              <w:pStyle w:val="18"/>
              <w:spacing w:before="0" w:beforeAutospacing="0" w:after="0" w:afterAutospacing="0"/>
              <w:rPr>
                <w:rFonts w:ascii="Arial" w:hAnsi="Arial" w:cs="Arial"/>
              </w:rPr>
            </w:pPr>
            <w:r>
              <w:rPr>
                <w:rFonts w:ascii="Arial" w:hAnsi="Arial" w:eastAsia="Times New Roman" w:cs="Arial"/>
              </w:rPr>
              <w:t>    def pad_data(data):</w:t>
            </w:r>
          </w:p>
          <w:p>
            <w:pPr>
              <w:pStyle w:val="18"/>
              <w:spacing w:before="0" w:beforeAutospacing="0" w:after="0" w:afterAutospacing="0"/>
              <w:rPr>
                <w:rFonts w:ascii="Arial" w:hAnsi="Arial" w:cs="Arial"/>
              </w:rPr>
            </w:pPr>
            <w:r>
              <w:rPr>
                <w:rFonts w:ascii="Arial" w:hAnsi="Arial" w:eastAsia="Times New Roman" w:cs="Arial"/>
              </w:rPr>
              <w:t>        strings = []</w:t>
            </w:r>
          </w:p>
          <w:p>
            <w:pPr>
              <w:pStyle w:val="18"/>
              <w:spacing w:before="0" w:beforeAutospacing="0" w:after="0" w:afterAutospacing="0"/>
              <w:rPr>
                <w:rFonts w:ascii="Arial" w:hAnsi="Arial" w:cs="Arial"/>
              </w:rPr>
            </w:pPr>
            <w:r>
              <w:rPr>
                <w:rFonts w:ascii="Arial" w:hAnsi="Arial" w:eastAsia="Times New Roman" w:cs="Arial"/>
              </w:rPr>
              <w:t>        chars = []</w:t>
            </w:r>
          </w:p>
          <w:p>
            <w:pPr>
              <w:pStyle w:val="18"/>
              <w:spacing w:before="0" w:beforeAutospacing="0" w:after="0" w:afterAutospacing="0"/>
              <w:rPr>
                <w:rFonts w:ascii="Arial" w:hAnsi="Arial" w:cs="Arial"/>
              </w:rPr>
            </w:pPr>
            <w:r>
              <w:rPr>
                <w:rFonts w:ascii="Arial" w:hAnsi="Arial" w:eastAsia="Times New Roman" w:cs="Arial"/>
              </w:rPr>
              <w:t>        segs = []</w:t>
            </w:r>
          </w:p>
          <w:p>
            <w:pPr>
              <w:pStyle w:val="18"/>
              <w:spacing w:before="0" w:beforeAutospacing="0" w:after="0" w:afterAutospacing="0"/>
              <w:rPr>
                <w:rFonts w:ascii="Arial" w:hAnsi="Arial" w:cs="Arial"/>
              </w:rPr>
            </w:pPr>
            <w:r>
              <w:rPr>
                <w:rFonts w:ascii="Arial" w:hAnsi="Arial" w:eastAsia="Times New Roman" w:cs="Arial"/>
              </w:rPr>
              <w:t>        targets = []</w:t>
            </w:r>
          </w:p>
          <w:p>
            <w:pPr>
              <w:pStyle w:val="18"/>
              <w:spacing w:before="0" w:beforeAutospacing="0" w:after="0" w:afterAutospacing="0"/>
              <w:rPr>
                <w:rFonts w:ascii="Arial" w:hAnsi="Arial" w:cs="Arial"/>
              </w:rPr>
            </w:pPr>
            <w:r>
              <w:rPr>
                <w:rFonts w:ascii="Arial" w:hAnsi="Arial" w:eastAsia="Times New Roman" w:cs="Arial"/>
              </w:rPr>
              <w:t>        max_length = max([len(sentence[0]) for sentence in data])</w:t>
            </w:r>
          </w:p>
          <w:p>
            <w:pPr>
              <w:pStyle w:val="18"/>
              <w:spacing w:before="0" w:beforeAutospacing="0" w:after="0" w:afterAutospacing="0"/>
              <w:rPr>
                <w:rFonts w:ascii="Arial" w:hAnsi="Arial" w:cs="Arial"/>
              </w:rPr>
            </w:pPr>
            <w:r>
              <w:rPr>
                <w:rFonts w:ascii="Arial" w:hAnsi="Arial" w:eastAsia="Times New Roman" w:cs="Arial"/>
              </w:rPr>
              <w:t>        for line in data:</w:t>
            </w:r>
          </w:p>
          <w:p>
            <w:pPr>
              <w:pStyle w:val="18"/>
              <w:spacing w:before="0" w:beforeAutospacing="0" w:after="0" w:afterAutospacing="0"/>
              <w:rPr>
                <w:rFonts w:ascii="Arial" w:hAnsi="Arial" w:cs="Arial"/>
              </w:rPr>
            </w:pPr>
            <w:r>
              <w:rPr>
                <w:rFonts w:ascii="Arial" w:hAnsi="Arial" w:eastAsia="Times New Roman" w:cs="Arial"/>
              </w:rPr>
              <w:t>            string, char, seg, target = line</w:t>
            </w:r>
          </w:p>
          <w:p>
            <w:pPr>
              <w:pStyle w:val="18"/>
              <w:spacing w:before="0" w:beforeAutospacing="0" w:after="0" w:afterAutospacing="0"/>
              <w:rPr>
                <w:rFonts w:ascii="Arial" w:hAnsi="Arial" w:cs="Arial"/>
              </w:rPr>
            </w:pPr>
            <w:r>
              <w:rPr>
                <w:rFonts w:ascii="Arial" w:hAnsi="Arial" w:eastAsia="Times New Roman" w:cs="Arial"/>
              </w:rPr>
              <w:t>            padding = [0] * (max_length - len(string))</w:t>
            </w:r>
          </w:p>
          <w:p>
            <w:pPr>
              <w:pStyle w:val="18"/>
              <w:spacing w:before="0" w:beforeAutospacing="0" w:after="0" w:afterAutospacing="0"/>
              <w:rPr>
                <w:rFonts w:ascii="Arial" w:hAnsi="Arial" w:cs="Arial"/>
              </w:rPr>
            </w:pPr>
            <w:r>
              <w:rPr>
                <w:rFonts w:ascii="Arial" w:hAnsi="Arial" w:eastAsia="Times New Roman" w:cs="Arial"/>
              </w:rPr>
              <w:t>            strings.append(string + padding)</w:t>
            </w:r>
          </w:p>
          <w:p>
            <w:pPr>
              <w:pStyle w:val="18"/>
              <w:spacing w:before="0" w:beforeAutospacing="0" w:after="0" w:afterAutospacing="0"/>
              <w:rPr>
                <w:rFonts w:ascii="Arial" w:hAnsi="Arial" w:cs="Arial"/>
              </w:rPr>
            </w:pPr>
            <w:r>
              <w:rPr>
                <w:rFonts w:ascii="Arial" w:hAnsi="Arial" w:eastAsia="Times New Roman" w:cs="Arial"/>
              </w:rPr>
              <w:t>            chars.append(char + padding)</w:t>
            </w:r>
          </w:p>
          <w:p>
            <w:pPr>
              <w:pStyle w:val="18"/>
              <w:spacing w:before="0" w:beforeAutospacing="0" w:after="0" w:afterAutospacing="0"/>
              <w:rPr>
                <w:rFonts w:ascii="Arial" w:hAnsi="Arial" w:cs="Arial"/>
              </w:rPr>
            </w:pPr>
            <w:r>
              <w:rPr>
                <w:rFonts w:ascii="Arial" w:hAnsi="Arial" w:eastAsia="Times New Roman" w:cs="Arial"/>
              </w:rPr>
              <w:t>            segs.append(seg + padding)</w:t>
            </w:r>
          </w:p>
          <w:p>
            <w:pPr>
              <w:pStyle w:val="18"/>
              <w:spacing w:before="0" w:beforeAutospacing="0" w:after="0" w:afterAutospacing="0"/>
              <w:rPr>
                <w:rFonts w:ascii="Arial" w:hAnsi="Arial" w:cs="Arial"/>
              </w:rPr>
            </w:pPr>
            <w:r>
              <w:rPr>
                <w:rFonts w:ascii="Arial" w:hAnsi="Arial" w:eastAsia="Times New Roman" w:cs="Arial"/>
              </w:rPr>
              <w:t>            targets.append(target + padding)</w:t>
            </w:r>
          </w:p>
          <w:p>
            <w:pPr>
              <w:pStyle w:val="18"/>
              <w:spacing w:before="0" w:beforeAutospacing="0" w:after="0" w:afterAutospacing="0"/>
              <w:rPr>
                <w:rFonts w:ascii="Arial" w:hAnsi="Arial" w:cs="Arial"/>
              </w:rPr>
            </w:pPr>
            <w:r>
              <w:rPr>
                <w:rFonts w:ascii="Arial" w:hAnsi="Arial" w:eastAsia="Times New Roman" w:cs="Arial"/>
              </w:rPr>
              <w:t>        return [strings, chars, segs, targets]</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def iter_batch(self, shuffle=False):</w:t>
            </w:r>
          </w:p>
          <w:p>
            <w:pPr>
              <w:pStyle w:val="18"/>
              <w:spacing w:before="0" w:beforeAutospacing="0" w:after="0" w:afterAutospacing="0"/>
              <w:rPr>
                <w:rFonts w:ascii="Arial" w:hAnsi="Arial" w:cs="Arial"/>
              </w:rPr>
            </w:pPr>
            <w:r>
              <w:rPr>
                <w:rFonts w:ascii="Arial" w:hAnsi="Arial" w:eastAsia="Times New Roman" w:cs="Arial"/>
              </w:rPr>
              <w:t>        if shuffle:</w:t>
            </w:r>
          </w:p>
          <w:p>
            <w:pPr>
              <w:pStyle w:val="18"/>
              <w:spacing w:before="0" w:beforeAutospacing="0" w:after="0" w:afterAutospacing="0"/>
              <w:rPr>
                <w:rFonts w:ascii="Arial" w:hAnsi="Arial" w:cs="Arial"/>
              </w:rPr>
            </w:pPr>
            <w:r>
              <w:rPr>
                <w:rFonts w:ascii="Arial" w:hAnsi="Arial" w:eastAsia="Times New Roman" w:cs="Arial"/>
              </w:rPr>
              <w:t>            random.shuffle(self.batch_data)</w:t>
            </w:r>
          </w:p>
          <w:p>
            <w:pPr>
              <w:pStyle w:val="18"/>
              <w:spacing w:before="0" w:beforeAutospacing="0" w:after="0" w:afterAutospacing="0"/>
              <w:rPr>
                <w:rFonts w:ascii="Arial" w:hAnsi="Arial" w:cs="Arial"/>
              </w:rPr>
            </w:pPr>
            <w:r>
              <w:rPr>
                <w:rFonts w:ascii="Arial" w:hAnsi="Arial" w:eastAsia="Times New Roman" w:cs="Arial"/>
              </w:rPr>
              <w:t>        for idx in range(self.len_data):</w:t>
            </w:r>
          </w:p>
          <w:p>
            <w:pPr>
              <w:pStyle w:val="18"/>
              <w:spacing w:before="0" w:beforeAutospacing="0" w:after="0" w:afterAutospacing="0"/>
              <w:rPr>
                <w:rFonts w:ascii="Arial" w:hAnsi="Arial" w:cs="Arial"/>
              </w:rPr>
            </w:pPr>
            <w:r>
              <w:rPr>
                <w:rFonts w:ascii="Arial" w:hAnsi="Arial" w:eastAsia="Times New Roman" w:cs="Arial"/>
              </w:rPr>
              <w:t>            yield self.batch_data[idx]</w:t>
            </w:r>
          </w:p>
        </w:tc>
      </w:tr>
    </w:tbl>
    <w:p>
      <w:pPr>
        <w:pStyle w:val="36"/>
      </w:pPr>
      <w:bookmarkStart w:id="377" w:name="_Toc8006"/>
      <w:bookmarkStart w:id="378" w:name="_Toc809"/>
      <w:bookmarkStart w:id="379" w:name="_Toc21681"/>
      <w:r>
        <w:rPr>
          <w:rFonts w:hint="eastAsia"/>
        </w:rPr>
        <w:t>图</w:t>
      </w:r>
      <w:r>
        <w:t>4.4 BatchManager</w:t>
      </w:r>
      <w:r>
        <w:rPr>
          <w:rFonts w:hint="eastAsia"/>
        </w:rPr>
        <w:t>类实现</w:t>
      </w:r>
      <w:bookmarkEnd w:id="377"/>
      <w:bookmarkEnd w:id="378"/>
      <w:bookmarkEnd w:id="379"/>
    </w:p>
    <w:p>
      <w:pPr>
        <w:pStyle w:val="3"/>
        <w:rPr>
          <w:rFonts w:cs="Arial"/>
        </w:rPr>
      </w:pPr>
      <w:bookmarkStart w:id="380" w:name="_Toc3863_WPSOffice_Level3"/>
      <w:r>
        <w:rPr>
          <w:rFonts w:cs="Arial"/>
        </w:rPr>
        <w:t xml:space="preserve">4.1.3 </w:t>
      </w:r>
      <w:r>
        <w:rPr>
          <w:rFonts w:hint="eastAsia" w:cs="Arial"/>
        </w:rPr>
        <w:t>词向量的训练</w:t>
      </w:r>
      <w:bookmarkEnd w:id="380"/>
    </w:p>
    <w:p>
      <w:pPr>
        <w:spacing w:line="360" w:lineRule="auto"/>
        <w:ind w:firstLine="480" w:firstLineChars="200"/>
        <w:rPr>
          <w:rFonts w:ascii="Arial" w:hAnsi="Arial" w:cs="Arial"/>
          <w:sz w:val="24"/>
        </w:rPr>
      </w:pPr>
      <w:r>
        <w:rPr>
          <w:rFonts w:hint="eastAsia" w:ascii="Arial" w:hAnsi="Arial" w:cs="Arial"/>
          <w:sz w:val="24"/>
        </w:rPr>
        <w:t>在数据处理完成后，需要先预训练词向量。本文使用的词向量有两种：第一种是调用</w:t>
      </w:r>
      <w:r>
        <w:rPr>
          <w:rFonts w:ascii="Arial" w:hAnsi="Arial" w:cs="Arial"/>
          <w:sz w:val="24"/>
        </w:rPr>
        <w:t>Gensim</w:t>
      </w:r>
      <w:r>
        <w:rPr>
          <w:rFonts w:hint="eastAsia" w:ascii="Arial" w:hAnsi="Arial" w:cs="Arial"/>
          <w:sz w:val="24"/>
        </w:rPr>
        <w:t>库中的</w:t>
      </w:r>
      <w:r>
        <w:rPr>
          <w:rFonts w:ascii="Arial" w:hAnsi="Arial" w:cs="Arial"/>
          <w:sz w:val="24"/>
        </w:rPr>
        <w:t>Word2vec</w:t>
      </w:r>
      <w:r>
        <w:rPr>
          <w:rFonts w:hint="eastAsia" w:ascii="Arial" w:hAnsi="Arial" w:cs="Arial"/>
          <w:sz w:val="24"/>
        </w:rPr>
        <w:t>方法，利用爬取的金融领域相关语料进行训练得到的</w:t>
      </w:r>
      <w:r>
        <w:rPr>
          <w:rFonts w:ascii="Arial" w:hAnsi="Arial" w:cs="Arial"/>
          <w:sz w:val="24"/>
        </w:rPr>
        <w:t>word2vec</w:t>
      </w:r>
      <w:r>
        <w:rPr>
          <w:rFonts w:hint="eastAsia" w:ascii="Arial" w:hAnsi="Arial" w:cs="Arial"/>
          <w:sz w:val="24"/>
        </w:rPr>
        <w:t>词向量；第二种是</w:t>
      </w:r>
      <w:r>
        <w:rPr>
          <w:rFonts w:ascii="Arial" w:hAnsi="Arial" w:cs="Arial"/>
          <w:sz w:val="24"/>
        </w:rPr>
        <w:t>Google</w:t>
      </w:r>
      <w:r>
        <w:rPr>
          <w:rFonts w:hint="eastAsia" w:ascii="Arial" w:hAnsi="Arial" w:cs="Arial"/>
          <w:sz w:val="24"/>
        </w:rPr>
        <w:t>开源的，利用维基百科中的中文百科数据进行预训练的</w:t>
      </w:r>
      <w:r>
        <w:rPr>
          <w:rFonts w:ascii="Arial" w:hAnsi="Arial" w:cs="Arial"/>
          <w:sz w:val="24"/>
        </w:rPr>
        <w:t>BERT</w:t>
      </w:r>
      <w:r>
        <w:rPr>
          <w:rFonts w:hint="eastAsia" w:ascii="Arial" w:hAnsi="Arial" w:cs="Arial"/>
          <w:sz w:val="24"/>
        </w:rPr>
        <w:t>模型。由于</w:t>
      </w:r>
      <w:r>
        <w:rPr>
          <w:rFonts w:ascii="Arial" w:hAnsi="Arial" w:cs="Arial"/>
          <w:sz w:val="24"/>
        </w:rPr>
        <w:t>BERT</w:t>
      </w:r>
      <w:r>
        <w:rPr>
          <w:rFonts w:hint="eastAsia" w:ascii="Arial" w:hAnsi="Arial" w:cs="Arial"/>
          <w:sz w:val="24"/>
        </w:rPr>
        <w:t>模型是已经训练好的，所以本文实现的词向量训练是基于</w:t>
      </w:r>
      <w:r>
        <w:rPr>
          <w:rFonts w:ascii="Arial" w:hAnsi="Arial" w:cs="Arial"/>
          <w:sz w:val="24"/>
        </w:rPr>
        <w:t>Gensim</w:t>
      </w:r>
      <w:r>
        <w:rPr>
          <w:rFonts w:hint="eastAsia" w:ascii="Arial" w:hAnsi="Arial" w:cs="Arial"/>
          <w:sz w:val="24"/>
        </w:rPr>
        <w:t>库的</w:t>
      </w:r>
      <w:r>
        <w:rPr>
          <w:rFonts w:ascii="Arial" w:hAnsi="Arial" w:cs="Arial"/>
          <w:sz w:val="24"/>
        </w:rPr>
        <w:t>word2vec</w:t>
      </w:r>
      <w:r>
        <w:rPr>
          <w:rFonts w:hint="eastAsia" w:ascii="Arial" w:hAnsi="Arial" w:cs="Arial"/>
          <w:sz w:val="24"/>
        </w:rPr>
        <w:t>词向量训练，具体实现方法如图</w:t>
      </w:r>
      <w:r>
        <w:rPr>
          <w:rFonts w:ascii="Arial" w:hAnsi="Arial" w:cs="Arial"/>
          <w:sz w:val="24"/>
        </w:rPr>
        <w:t>4.5</w:t>
      </w:r>
      <w:r>
        <w:rPr>
          <w:rFonts w:hint="eastAsia" w:ascii="Arial" w:hAnsi="Arial" w:cs="Arial"/>
          <w:sz w:val="24"/>
        </w:rPr>
        <w:t>，其中参数</w:t>
      </w:r>
      <w:r>
        <w:rPr>
          <w:rFonts w:ascii="Arial" w:hAnsi="Arial" w:cs="Arial"/>
          <w:sz w:val="24"/>
        </w:rPr>
        <w:t>sentence</w:t>
      </w:r>
      <w:r>
        <w:rPr>
          <w:rFonts w:hint="eastAsia" w:ascii="Arial" w:hAnsi="Arial" w:cs="Arial"/>
          <w:sz w:val="24"/>
        </w:rPr>
        <w:t>为数据预处理后的语料，</w:t>
      </w:r>
      <w:r>
        <w:rPr>
          <w:rFonts w:ascii="Arial" w:hAnsi="Arial" w:cs="Arial"/>
          <w:sz w:val="24"/>
        </w:rPr>
        <w:t>size</w:t>
      </w:r>
      <w:r>
        <w:rPr>
          <w:rFonts w:hint="eastAsia" w:ascii="Arial" w:hAnsi="Arial" w:cs="Arial"/>
          <w:sz w:val="24"/>
        </w:rPr>
        <w:t>为词向量的维度大小，</w:t>
      </w:r>
      <w:r>
        <w:rPr>
          <w:rFonts w:ascii="Arial" w:hAnsi="Arial" w:cs="Arial"/>
          <w:sz w:val="24"/>
        </w:rPr>
        <w:t>window</w:t>
      </w:r>
      <w:r>
        <w:rPr>
          <w:rFonts w:hint="eastAsia" w:ascii="Arial" w:hAnsi="Arial" w:cs="Arial"/>
          <w:sz w:val="24"/>
        </w:rPr>
        <w:t>定义了当前词与预测词的最大距离，</w:t>
      </w:r>
      <w:r>
        <w:rPr>
          <w:rFonts w:ascii="Arial" w:hAnsi="Arial" w:cs="Arial"/>
          <w:sz w:val="24"/>
        </w:rPr>
        <w:t>min_count</w:t>
      </w:r>
      <w:r>
        <w:rPr>
          <w:rFonts w:hint="eastAsia" w:ascii="Arial" w:hAnsi="Arial" w:cs="Arial"/>
          <w:sz w:val="24"/>
        </w:rPr>
        <w:t>为一个词最低出现次数，如果小于这个数，则被舍弃。</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ascii="Arial" w:hAnsi="Arial" w:cs="Arial"/>
                <w:sz w:val="24"/>
              </w:rPr>
              <w:t>from gensim.models import word2vec</w:t>
            </w:r>
          </w:p>
          <w:p>
            <w:pPr>
              <w:spacing w:line="360" w:lineRule="auto"/>
              <w:rPr>
                <w:rFonts w:ascii="Arial" w:hAnsi="Arial" w:cs="Arial"/>
                <w:sz w:val="24"/>
              </w:rPr>
            </w:pPr>
            <w:r>
              <w:rPr>
                <w:rFonts w:ascii="Arial" w:hAnsi="Arial" w:cs="Arial"/>
                <w:sz w:val="24"/>
              </w:rPr>
              <w:t>sentence = word2vec.Text8Corpus(‘./data/output.txt’)</w:t>
            </w:r>
          </w:p>
          <w:p>
            <w:pPr>
              <w:spacing w:line="360" w:lineRule="auto"/>
              <w:rPr>
                <w:rFonts w:ascii="Arial" w:hAnsi="Arial" w:cs="Arial"/>
                <w:sz w:val="24"/>
              </w:rPr>
            </w:pPr>
            <w:r>
              <w:rPr>
                <w:rFonts w:ascii="Arial" w:hAnsi="Arial" w:cs="Arial"/>
                <w:sz w:val="24"/>
              </w:rPr>
              <w:t>model = word2vec.Word2vec(sentence, size=100, window=5, min_count=5)</w:t>
            </w:r>
          </w:p>
          <w:p>
            <w:pPr>
              <w:spacing w:line="360" w:lineRule="auto"/>
              <w:rPr>
                <w:rFonts w:ascii="Arial" w:hAnsi="Arial" w:cs="Arial"/>
                <w:sz w:val="24"/>
              </w:rPr>
            </w:pPr>
            <w:r>
              <w:rPr>
                <w:rFonts w:ascii="Arial" w:hAnsi="Arial" w:cs="Arial"/>
                <w:sz w:val="24"/>
              </w:rPr>
              <w:t>model.save(‘./data/w2v’)</w:t>
            </w:r>
          </w:p>
        </w:tc>
      </w:tr>
    </w:tbl>
    <w:p>
      <w:pPr>
        <w:pStyle w:val="36"/>
        <w:rPr>
          <w:rFonts w:cs="Arial"/>
        </w:rPr>
      </w:pPr>
      <w:bookmarkStart w:id="381" w:name="_Toc16589"/>
      <w:bookmarkStart w:id="382" w:name="_Toc7533"/>
      <w:bookmarkStart w:id="383" w:name="_Toc15432"/>
      <w:r>
        <w:rPr>
          <w:rFonts w:hint="eastAsia"/>
        </w:rPr>
        <w:t>图</w:t>
      </w:r>
      <w:r>
        <w:t>4.5 word2vec</w:t>
      </w:r>
      <w:r>
        <w:rPr>
          <w:rFonts w:hint="eastAsia"/>
        </w:rPr>
        <w:t>词向量实现</w:t>
      </w:r>
      <w:bookmarkEnd w:id="381"/>
      <w:bookmarkEnd w:id="382"/>
      <w:bookmarkEnd w:id="383"/>
    </w:p>
    <w:p>
      <w:pPr>
        <w:pStyle w:val="3"/>
        <w:rPr>
          <w:rFonts w:cs="Arial"/>
        </w:rPr>
      </w:pPr>
      <w:bookmarkStart w:id="384" w:name="_Toc16453_WPSOffice_Level3"/>
      <w:bookmarkStart w:id="385" w:name="_Toc20245_WPSOffice_Level2"/>
      <w:r>
        <w:rPr>
          <w:rFonts w:cs="Arial"/>
        </w:rPr>
        <w:t xml:space="preserve">4.2 </w:t>
      </w:r>
      <w:bookmarkEnd w:id="384"/>
      <w:r>
        <w:rPr>
          <w:rFonts w:hint="eastAsia" w:cs="Arial"/>
        </w:rPr>
        <w:t>基于</w:t>
      </w:r>
      <w:r>
        <w:rPr>
          <w:rFonts w:cs="Arial"/>
        </w:rPr>
        <w:t>word2vec</w:t>
      </w:r>
      <w:r>
        <w:rPr>
          <w:rFonts w:hint="eastAsia" w:cs="Arial"/>
        </w:rPr>
        <w:t>的命名实体识别模型的实现</w:t>
      </w:r>
      <w:bookmarkEnd w:id="385"/>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的命名实体识别模型的主要超参数设置如表</w:t>
      </w:r>
      <w:r>
        <w:rPr>
          <w:rFonts w:ascii="Arial" w:hAnsi="Arial" w:cs="Arial"/>
          <w:sz w:val="24"/>
        </w:rPr>
        <w:t>4.2</w:t>
      </w:r>
      <w:r>
        <w:rPr>
          <w:rFonts w:hint="eastAsia" w:ascii="Arial" w:hAnsi="Arial" w:cs="Arial"/>
          <w:sz w:val="24"/>
        </w:rPr>
        <w:t>所示。其中词向量维度为训练词向量时设置的</w:t>
      </w:r>
      <w:r>
        <w:rPr>
          <w:rFonts w:ascii="Arial" w:hAnsi="Arial" w:cs="Arial"/>
          <w:sz w:val="24"/>
        </w:rPr>
        <w:t>size</w:t>
      </w:r>
      <w:r>
        <w:rPr>
          <w:rFonts w:hint="eastAsia" w:ascii="Arial" w:hAnsi="Arial" w:cs="Arial"/>
          <w:sz w:val="24"/>
        </w:rPr>
        <w:t>大小；词汇特征维度表示词汇特征向量的</w:t>
      </w:r>
      <w:r>
        <w:rPr>
          <w:rFonts w:ascii="Arial" w:hAnsi="Arial" w:cs="Arial"/>
          <w:sz w:val="24"/>
        </w:rPr>
        <w:t>size</w:t>
      </w:r>
      <w:r>
        <w:rPr>
          <w:rFonts w:hint="eastAsia" w:ascii="Arial" w:hAnsi="Arial" w:cs="Arial"/>
          <w:sz w:val="24"/>
        </w:rPr>
        <w:t>大小；</w:t>
      </w:r>
      <w:r>
        <w:rPr>
          <w:rFonts w:ascii="Arial" w:hAnsi="Arial" w:cs="Arial"/>
          <w:sz w:val="24"/>
        </w:rPr>
        <w:t>LSTM</w:t>
      </w:r>
      <w:r>
        <w:rPr>
          <w:rFonts w:hint="eastAsia" w:ascii="Arial" w:hAnsi="Arial" w:cs="Arial"/>
          <w:sz w:val="24"/>
        </w:rPr>
        <w:t>隐藏层大小为</w:t>
      </w:r>
      <w:r>
        <w:rPr>
          <w:rFonts w:ascii="Arial" w:hAnsi="Arial" w:cs="Arial"/>
          <w:sz w:val="24"/>
        </w:rPr>
        <w:t>LSTM</w:t>
      </w:r>
      <w:r>
        <w:rPr>
          <w:rFonts w:hint="eastAsia" w:ascii="Arial" w:hAnsi="Arial" w:cs="Arial"/>
          <w:sz w:val="24"/>
        </w:rPr>
        <w:t>中隐藏节点的数量；</w:t>
      </w:r>
      <w:r>
        <w:rPr>
          <w:rFonts w:ascii="Arial" w:hAnsi="Arial" w:cs="Arial"/>
          <w:sz w:val="24"/>
        </w:rPr>
        <w:t>batch_size</w:t>
      </w:r>
      <w:r>
        <w:rPr>
          <w:rFonts w:hint="eastAsia" w:ascii="Arial" w:hAnsi="Arial" w:cs="Arial"/>
          <w:sz w:val="24"/>
        </w:rPr>
        <w:t>为训练时单次训练用到的数据量；学习率为优化器的学习速度；</w:t>
      </w:r>
      <w:r>
        <w:rPr>
          <w:rFonts w:ascii="Arial" w:hAnsi="Arial" w:cs="Arial"/>
          <w:sz w:val="24"/>
        </w:rPr>
        <w:t>Dropout</w:t>
      </w:r>
      <w:r>
        <w:rPr>
          <w:rFonts w:hint="eastAsia" w:ascii="Arial" w:hAnsi="Arial" w:cs="Arial"/>
          <w:sz w:val="24"/>
        </w:rPr>
        <w:t>比例为</w:t>
      </w:r>
      <w:r>
        <w:rPr>
          <w:rFonts w:ascii="Arial" w:hAnsi="Arial" w:cs="Arial"/>
          <w:sz w:val="24"/>
        </w:rPr>
        <w:t>Dropout</w:t>
      </w:r>
      <w:r>
        <w:rPr>
          <w:rFonts w:hint="eastAsia" w:ascii="Arial" w:hAnsi="Arial" w:cs="Arial"/>
          <w:sz w:val="24"/>
        </w:rPr>
        <w:t>层在选择丢弃时丢弃的比例；优化函数为模型选择的优化器种类；</w:t>
      </w:r>
      <w:r>
        <w:rPr>
          <w:rFonts w:ascii="Arial" w:hAnsi="Arial" w:cs="Arial"/>
          <w:sz w:val="24"/>
        </w:rPr>
        <w:t>clip</w:t>
      </w:r>
      <w:r>
        <w:rPr>
          <w:rFonts w:hint="eastAsia" w:ascii="Arial" w:hAnsi="Arial" w:cs="Arial"/>
          <w:sz w:val="24"/>
        </w:rPr>
        <w:t>的值用来限制梯度的范围。</w:t>
      </w:r>
    </w:p>
    <w:p>
      <w:pPr>
        <w:pStyle w:val="37"/>
      </w:pPr>
      <w:bookmarkStart w:id="386" w:name="_Toc17845"/>
      <w:bookmarkStart w:id="387" w:name="_Toc27211"/>
      <w:bookmarkStart w:id="388" w:name="_Toc4844"/>
      <w:bookmarkStart w:id="389" w:name="_Toc17044_WPSOffice_Level3"/>
      <w:bookmarkStart w:id="390" w:name="_Toc17821_WPSOffice_Level3"/>
      <w:r>
        <w:rPr>
          <w:rFonts w:hint="eastAsia"/>
        </w:rPr>
        <w:t>表</w:t>
      </w:r>
      <w:r>
        <w:t xml:space="preserve">4.2 </w:t>
      </w:r>
      <w:r>
        <w:rPr>
          <w:rFonts w:hint="eastAsia"/>
        </w:rPr>
        <w:t>基于</w:t>
      </w:r>
      <w:r>
        <w:t>word2vec</w:t>
      </w:r>
      <w:r>
        <w:rPr>
          <w:rFonts w:hint="eastAsia"/>
        </w:rPr>
        <w:t>的命名实体识别模型超参数列表</w:t>
      </w:r>
      <w:bookmarkEnd w:id="386"/>
      <w:bookmarkEnd w:id="387"/>
      <w:bookmarkEnd w:id="388"/>
      <w:bookmarkEnd w:id="389"/>
      <w:bookmarkEnd w:id="390"/>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center"/>
              <w:rPr>
                <w:rFonts w:ascii="Arial" w:hAnsi="Arial" w:cs="Arial"/>
                <w:sz w:val="24"/>
              </w:rPr>
            </w:pPr>
            <w:r>
              <w:rPr>
                <w:rFonts w:hint="eastAsia" w:ascii="Arial" w:hAnsi="Arial" w:cs="Arial"/>
                <w:sz w:val="24"/>
              </w:rPr>
              <w:t>参数名称</w:t>
            </w:r>
          </w:p>
        </w:tc>
        <w:tc>
          <w:tcPr>
            <w:tcW w:w="4261" w:type="dxa"/>
          </w:tcPr>
          <w:p>
            <w:pPr>
              <w:spacing w:line="360" w:lineRule="auto"/>
              <w:jc w:val="center"/>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center"/>
              <w:rPr>
                <w:rFonts w:ascii="Arial" w:hAnsi="Arial" w:cs="Arial"/>
                <w:sz w:val="24"/>
              </w:rPr>
            </w:pPr>
            <w:r>
              <w:rPr>
                <w:rFonts w:hint="eastAsia" w:ascii="Arial" w:hAnsi="Arial" w:cs="Arial"/>
                <w:sz w:val="24"/>
              </w:rPr>
              <w:t>词向量维度</w:t>
            </w:r>
          </w:p>
        </w:tc>
        <w:tc>
          <w:tcPr>
            <w:tcW w:w="4261"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center"/>
              <w:rPr>
                <w:rFonts w:ascii="Arial" w:hAnsi="Arial" w:cs="Arial"/>
                <w:sz w:val="24"/>
              </w:rPr>
            </w:pPr>
            <w:r>
              <w:rPr>
                <w:rFonts w:hint="eastAsia" w:ascii="Arial" w:hAnsi="Arial" w:cs="Arial"/>
                <w:sz w:val="24"/>
              </w:rPr>
              <w:t>词汇特征维度</w:t>
            </w:r>
          </w:p>
        </w:tc>
        <w:tc>
          <w:tcPr>
            <w:tcW w:w="4261" w:type="dxa"/>
          </w:tcPr>
          <w:p>
            <w:pPr>
              <w:spacing w:line="360" w:lineRule="auto"/>
              <w:jc w:val="center"/>
              <w:rPr>
                <w:rFonts w:ascii="Arial" w:hAnsi="Arial" w:cs="Arial"/>
                <w:sz w:val="24"/>
              </w:rPr>
            </w:pPr>
            <w:r>
              <w:rPr>
                <w:rFonts w:ascii="Arial" w:hAnsi="Arial" w:cs="Arial"/>
                <w:sz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center"/>
              <w:rPr>
                <w:rFonts w:ascii="Arial" w:hAnsi="Arial" w:cs="Arial"/>
                <w:sz w:val="24"/>
              </w:rPr>
            </w:pPr>
            <w:r>
              <w:rPr>
                <w:rFonts w:ascii="Arial" w:hAnsi="Arial" w:cs="Arial"/>
                <w:sz w:val="24"/>
              </w:rPr>
              <w:t>LSTM</w:t>
            </w:r>
            <w:r>
              <w:rPr>
                <w:rFonts w:hint="eastAsia" w:ascii="Arial" w:hAnsi="Arial" w:cs="Arial"/>
                <w:sz w:val="24"/>
              </w:rPr>
              <w:t>隐藏层大小</w:t>
            </w:r>
          </w:p>
        </w:tc>
        <w:tc>
          <w:tcPr>
            <w:tcW w:w="4261"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center"/>
              <w:rPr>
                <w:rFonts w:ascii="Arial" w:hAnsi="Arial" w:cs="Arial"/>
                <w:sz w:val="24"/>
              </w:rPr>
            </w:pPr>
            <w:r>
              <w:rPr>
                <w:rFonts w:ascii="Arial" w:hAnsi="Arial" w:cs="Arial"/>
                <w:sz w:val="24"/>
              </w:rPr>
              <w:t>batch_size</w:t>
            </w:r>
            <w:r>
              <w:rPr>
                <w:rFonts w:hint="eastAsia" w:ascii="Arial" w:hAnsi="Arial" w:cs="Arial"/>
                <w:sz w:val="24"/>
              </w:rPr>
              <w:t>大小</w:t>
            </w:r>
          </w:p>
        </w:tc>
        <w:tc>
          <w:tcPr>
            <w:tcW w:w="4261" w:type="dxa"/>
          </w:tcPr>
          <w:p>
            <w:pPr>
              <w:spacing w:line="360" w:lineRule="auto"/>
              <w:jc w:val="center"/>
              <w:rPr>
                <w:rFonts w:ascii="Arial" w:hAnsi="Arial" w:cs="Arial"/>
                <w:sz w:val="24"/>
              </w:rPr>
            </w:pPr>
            <w:r>
              <w:rPr>
                <w:rFonts w:ascii="Arial" w:hAnsi="Arial" w:cs="Arial"/>
                <w:sz w:val="24"/>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center"/>
              <w:rPr>
                <w:rFonts w:ascii="Arial" w:hAnsi="Arial" w:cs="Arial"/>
                <w:sz w:val="24"/>
              </w:rPr>
            </w:pPr>
            <w:r>
              <w:rPr>
                <w:rFonts w:hint="eastAsia" w:ascii="Arial" w:hAnsi="Arial" w:cs="Arial"/>
                <w:sz w:val="24"/>
              </w:rPr>
              <w:t>学习率</w:t>
            </w:r>
          </w:p>
        </w:tc>
        <w:tc>
          <w:tcPr>
            <w:tcW w:w="4261" w:type="dxa"/>
          </w:tcPr>
          <w:p>
            <w:pPr>
              <w:spacing w:line="360" w:lineRule="auto"/>
              <w:jc w:val="center"/>
              <w:rPr>
                <w:rFonts w:ascii="Arial" w:hAnsi="Arial" w:cs="Arial"/>
                <w:sz w:val="24"/>
              </w:rPr>
            </w:pPr>
            <w:r>
              <w:rPr>
                <w:rFonts w:ascii="Arial" w:hAnsi="Arial" w:cs="Arial"/>
                <w:sz w:val="24"/>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center"/>
              <w:rPr>
                <w:rFonts w:ascii="Arial" w:hAnsi="Arial" w:cs="Arial"/>
                <w:sz w:val="24"/>
              </w:rPr>
            </w:pPr>
            <w:r>
              <w:rPr>
                <w:rFonts w:ascii="Arial" w:hAnsi="Arial" w:cs="Arial"/>
                <w:sz w:val="24"/>
              </w:rPr>
              <w:t>Dropout</w:t>
            </w:r>
            <w:r>
              <w:rPr>
                <w:rFonts w:hint="eastAsia" w:ascii="Arial" w:hAnsi="Arial" w:cs="Arial"/>
                <w:sz w:val="24"/>
              </w:rPr>
              <w:t>比例</w:t>
            </w:r>
          </w:p>
        </w:tc>
        <w:tc>
          <w:tcPr>
            <w:tcW w:w="4261" w:type="dxa"/>
          </w:tcPr>
          <w:p>
            <w:pPr>
              <w:spacing w:line="360" w:lineRule="auto"/>
              <w:jc w:val="center"/>
              <w:rPr>
                <w:rFonts w:ascii="Arial" w:hAnsi="Arial" w:cs="Arial"/>
                <w:sz w:val="24"/>
              </w:rPr>
            </w:pPr>
            <w:r>
              <w:rPr>
                <w:rFonts w:ascii="Arial" w:hAnsi="Arial" w:cs="Arial"/>
                <w:sz w:val="24"/>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center"/>
              <w:rPr>
                <w:rFonts w:ascii="Arial" w:hAnsi="Arial" w:cs="Arial"/>
                <w:sz w:val="24"/>
              </w:rPr>
            </w:pPr>
            <w:r>
              <w:rPr>
                <w:rFonts w:hint="eastAsia" w:ascii="Arial" w:hAnsi="Arial" w:cs="Arial"/>
                <w:sz w:val="24"/>
              </w:rPr>
              <w:t>优化函数</w:t>
            </w:r>
          </w:p>
        </w:tc>
        <w:tc>
          <w:tcPr>
            <w:tcW w:w="4261" w:type="dxa"/>
          </w:tcPr>
          <w:p>
            <w:pPr>
              <w:spacing w:line="360" w:lineRule="auto"/>
              <w:jc w:val="center"/>
              <w:rPr>
                <w:rFonts w:ascii="Arial" w:hAnsi="Arial" w:cs="Arial"/>
                <w:sz w:val="24"/>
              </w:rPr>
            </w:pPr>
            <w:r>
              <w:rPr>
                <w:rFonts w:ascii="Arial" w:hAnsi="Arial" w:cs="Arial"/>
                <w:sz w:val="24"/>
              </w:rP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center"/>
              <w:rPr>
                <w:rFonts w:ascii="Arial" w:hAnsi="Arial" w:cs="Arial"/>
                <w:sz w:val="24"/>
              </w:rPr>
            </w:pPr>
            <w:r>
              <w:rPr>
                <w:rFonts w:ascii="Arial" w:hAnsi="Arial" w:cs="Arial"/>
                <w:sz w:val="24"/>
              </w:rPr>
              <w:t>clip</w:t>
            </w:r>
            <w:r>
              <w:rPr>
                <w:rFonts w:hint="eastAsia" w:ascii="Arial" w:hAnsi="Arial" w:cs="Arial"/>
                <w:sz w:val="24"/>
              </w:rPr>
              <w:t>大小</w:t>
            </w:r>
          </w:p>
        </w:tc>
        <w:tc>
          <w:tcPr>
            <w:tcW w:w="4261" w:type="dxa"/>
          </w:tcPr>
          <w:p>
            <w:pPr>
              <w:spacing w:line="360" w:lineRule="auto"/>
              <w:jc w:val="center"/>
              <w:rPr>
                <w:rFonts w:ascii="Arial" w:hAnsi="Arial" w:cs="Arial"/>
                <w:sz w:val="24"/>
              </w:rPr>
            </w:pPr>
            <w:r>
              <w:rPr>
                <w:rFonts w:ascii="Arial" w:hAnsi="Arial" w:cs="Arial"/>
                <w:sz w:val="24"/>
              </w:rPr>
              <w:t>5</w:t>
            </w:r>
          </w:p>
        </w:tc>
      </w:tr>
    </w:tbl>
    <w:p>
      <w:pPr>
        <w:spacing w:line="360" w:lineRule="auto"/>
        <w:ind w:firstLine="480" w:firstLineChars="200"/>
        <w:rPr>
          <w:rFonts w:ascii="Arial" w:hAnsi="Arial" w:cs="Arial"/>
          <w:sz w:val="24"/>
        </w:rPr>
      </w:pPr>
      <w:r>
        <w:rPr>
          <w:rFonts w:hint="eastAsia" w:ascii="Arial" w:hAnsi="Arial" w:cs="Arial"/>
          <w:sz w:val="24"/>
        </w:rPr>
        <w:t>模型在得到预训练的词向量后，将输入文本转化为词表和标签列表并存入</w:t>
      </w:r>
      <w:r>
        <w:rPr>
          <w:rFonts w:ascii="Arial" w:hAnsi="Arial" w:cs="Arial"/>
          <w:sz w:val="24"/>
        </w:rPr>
        <w:t>maps.pkl</w:t>
      </w:r>
      <w:r>
        <w:rPr>
          <w:rFonts w:hint="eastAsia" w:ascii="Arial" w:hAnsi="Arial" w:cs="Arial"/>
          <w:sz w:val="24"/>
        </w:rPr>
        <w:t>中供模型训练时读取，实现代码如图</w:t>
      </w:r>
      <w:r>
        <w:rPr>
          <w:rFonts w:ascii="Arial" w:hAnsi="Arial" w:cs="Arial"/>
          <w:sz w:val="24"/>
        </w:rPr>
        <w:t>4.6</w:t>
      </w:r>
      <w:r>
        <w:rPr>
          <w:rFonts w:hint="eastAsia" w:ascii="Arial" w:hAnsi="Arial" w:cs="Arial"/>
          <w:sz w:val="24"/>
        </w:rPr>
        <w:t>所示。</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spacing w:before="0" w:beforeAutospacing="0" w:after="0" w:afterAutospacing="0"/>
              <w:rPr>
                <w:rFonts w:ascii="Arial" w:hAnsi="Arial" w:cs="Arial"/>
              </w:rPr>
            </w:pPr>
            <w:r>
              <w:rPr>
                <w:rFonts w:ascii="Arial" w:hAnsi="Arial" w:eastAsia="Times New Roman" w:cs="Arial"/>
              </w:rPr>
              <w:t>if not os.path.isfile(FLAGS.map_file):</w:t>
            </w:r>
          </w:p>
          <w:p>
            <w:pPr>
              <w:pStyle w:val="18"/>
              <w:spacing w:before="0" w:beforeAutospacing="0" w:after="0" w:afterAutospacing="0"/>
              <w:rPr>
                <w:rFonts w:ascii="Arial" w:hAnsi="Arial" w:cs="Arial"/>
              </w:rPr>
            </w:pPr>
            <w:r>
              <w:rPr>
                <w:rFonts w:ascii="Arial" w:hAnsi="Arial" w:eastAsia="Times New Roman" w:cs="Arial"/>
              </w:rPr>
              <w:t>    # create dictionary for word</w:t>
            </w:r>
          </w:p>
          <w:p>
            <w:pPr>
              <w:pStyle w:val="18"/>
              <w:spacing w:before="0" w:beforeAutospacing="0" w:after="0" w:afterAutospacing="0"/>
              <w:rPr>
                <w:rFonts w:ascii="Arial" w:hAnsi="Arial" w:cs="Arial"/>
              </w:rPr>
            </w:pPr>
            <w:r>
              <w:rPr>
                <w:rFonts w:ascii="Arial" w:hAnsi="Arial" w:eastAsia="Times New Roman" w:cs="Arial"/>
              </w:rPr>
              <w:t>    if FLAGS.pre_emb:</w:t>
            </w:r>
          </w:p>
          <w:p>
            <w:pPr>
              <w:pStyle w:val="18"/>
              <w:spacing w:before="0" w:beforeAutospacing="0" w:after="0" w:afterAutospacing="0"/>
              <w:rPr>
                <w:rFonts w:ascii="Arial" w:hAnsi="Arial" w:cs="Arial"/>
              </w:rPr>
            </w:pPr>
            <w:r>
              <w:rPr>
                <w:rFonts w:ascii="Arial" w:hAnsi="Arial" w:eastAsia="Times New Roman" w:cs="Arial"/>
              </w:rPr>
              <w:t>        dico_chars_train = char_mapping(train_sentences, FLAGS.lower)[0]</w:t>
            </w:r>
          </w:p>
          <w:p>
            <w:pPr>
              <w:pStyle w:val="18"/>
              <w:spacing w:before="0" w:beforeAutospacing="0" w:after="0" w:afterAutospacing="0"/>
              <w:rPr>
                <w:rFonts w:ascii="Arial" w:hAnsi="Arial" w:cs="Arial"/>
              </w:rPr>
            </w:pPr>
            <w:r>
              <w:rPr>
                <w:rFonts w:ascii="Arial" w:hAnsi="Arial" w:eastAsia="Times New Roman" w:cs="Arial"/>
              </w:rPr>
              <w:t>        dico_chars, char_to_id, id_to_char = augment_with_pretrained(</w:t>
            </w:r>
          </w:p>
          <w:p>
            <w:pPr>
              <w:pStyle w:val="18"/>
              <w:spacing w:before="0" w:beforeAutospacing="0" w:after="0" w:afterAutospacing="0"/>
              <w:rPr>
                <w:rFonts w:ascii="Arial" w:hAnsi="Arial" w:cs="Arial"/>
              </w:rPr>
            </w:pPr>
            <w:r>
              <w:rPr>
                <w:rFonts w:ascii="Arial" w:hAnsi="Arial" w:eastAsia="Times New Roman" w:cs="Arial"/>
              </w:rPr>
              <w:t>            dico_chars_train.copy(),</w:t>
            </w:r>
          </w:p>
          <w:p>
            <w:pPr>
              <w:pStyle w:val="18"/>
              <w:spacing w:before="0" w:beforeAutospacing="0" w:after="0" w:afterAutospacing="0"/>
              <w:rPr>
                <w:rFonts w:ascii="Arial" w:hAnsi="Arial" w:cs="Arial"/>
              </w:rPr>
            </w:pPr>
            <w:r>
              <w:rPr>
                <w:rFonts w:ascii="Arial" w:hAnsi="Arial" w:eastAsia="Times New Roman" w:cs="Arial"/>
              </w:rPr>
              <w:t>            FLAGS.emb_file,</w:t>
            </w:r>
          </w:p>
          <w:p>
            <w:pPr>
              <w:pStyle w:val="18"/>
              <w:spacing w:before="0" w:beforeAutospacing="0" w:after="0" w:afterAutospacing="0"/>
              <w:rPr>
                <w:rFonts w:ascii="Arial" w:hAnsi="Arial" w:cs="Arial"/>
              </w:rPr>
            </w:pPr>
            <w:r>
              <w:rPr>
                <w:rFonts w:ascii="Arial" w:hAnsi="Arial" w:eastAsia="Times New Roman" w:cs="Arial"/>
              </w:rPr>
              <w:t>            list(itertools.chain.from_iterable(</w:t>
            </w:r>
          </w:p>
          <w:p>
            <w:pPr>
              <w:pStyle w:val="18"/>
              <w:spacing w:before="0" w:beforeAutospacing="0" w:after="0" w:afterAutospacing="0"/>
              <w:rPr>
                <w:rFonts w:ascii="Arial" w:hAnsi="Arial" w:cs="Arial"/>
              </w:rPr>
            </w:pPr>
            <w:r>
              <w:rPr>
                <w:rFonts w:ascii="Arial" w:hAnsi="Arial" w:eastAsia="Times New Roman" w:cs="Arial"/>
              </w:rPr>
              <w:t>                [[w[0] for w in s] for s in test_sentences])</w:t>
            </w:r>
          </w:p>
          <w:p>
            <w:pPr>
              <w:pStyle w:val="18"/>
              <w:spacing w:before="0" w:beforeAutospacing="0" w:after="0" w:afterAutospacing="0"/>
              <w:rPr>
                <w:rFonts w:ascii="Arial" w:hAnsi="Arial" w:cs="Arial"/>
              </w:rPr>
            </w:pPr>
            <w:r>
              <w:rPr>
                <w:rFonts w:ascii="Arial" w:hAnsi="Arial" w:eastAsia="Times New Roman" w:cs="Arial"/>
              </w:rPr>
              <w:t>            )</w:t>
            </w:r>
          </w:p>
          <w:p>
            <w:pPr>
              <w:pStyle w:val="18"/>
              <w:spacing w:before="0" w:beforeAutospacing="0" w:after="0" w:afterAutospacing="0"/>
              <w:rPr>
                <w:rFonts w:ascii="Arial" w:hAnsi="Arial" w:cs="Arial"/>
              </w:rPr>
            </w:pPr>
            <w:r>
              <w:rPr>
                <w:rFonts w:ascii="Arial" w:hAnsi="Arial" w:eastAsia="Times New Roman" w:cs="Arial"/>
              </w:rPr>
              <w:t>        )</w:t>
            </w:r>
          </w:p>
          <w:p>
            <w:pPr>
              <w:pStyle w:val="18"/>
              <w:spacing w:before="0" w:beforeAutospacing="0" w:after="0" w:afterAutospacing="0"/>
              <w:rPr>
                <w:rFonts w:ascii="Arial" w:hAnsi="Arial" w:cs="Arial"/>
              </w:rPr>
            </w:pPr>
            <w:r>
              <w:rPr>
                <w:rFonts w:ascii="Arial" w:hAnsi="Arial" w:eastAsia="Times New Roman" w:cs="Arial"/>
              </w:rPr>
              <w:t>    else:</w:t>
            </w:r>
          </w:p>
          <w:p>
            <w:pPr>
              <w:pStyle w:val="18"/>
              <w:spacing w:before="0" w:beforeAutospacing="0" w:after="0" w:afterAutospacing="0"/>
              <w:rPr>
                <w:rFonts w:ascii="Arial" w:hAnsi="Arial" w:cs="Arial"/>
              </w:rPr>
            </w:pPr>
            <w:r>
              <w:rPr>
                <w:rFonts w:ascii="Arial" w:hAnsi="Arial" w:eastAsia="Times New Roman" w:cs="Arial"/>
              </w:rPr>
              <w:t>        _c, char_to_id, id_to_char = char_mapping(train_sentences, FLAGS.lower)</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 Create a dictionary and a mapping for tags</w:t>
            </w:r>
          </w:p>
          <w:p>
            <w:pPr>
              <w:pStyle w:val="18"/>
              <w:spacing w:before="0" w:beforeAutospacing="0" w:after="0" w:afterAutospacing="0"/>
              <w:rPr>
                <w:rFonts w:ascii="Arial" w:hAnsi="Arial" w:cs="Arial"/>
              </w:rPr>
            </w:pPr>
            <w:r>
              <w:rPr>
                <w:rFonts w:ascii="Arial" w:hAnsi="Arial" w:eastAsia="Times New Roman" w:cs="Arial"/>
              </w:rPr>
              <w:t>    _t, tag_to_id, id_to_tag = tag_mapping(train_sentences)</w:t>
            </w:r>
          </w:p>
          <w:p>
            <w:pPr>
              <w:pStyle w:val="18"/>
              <w:spacing w:before="0" w:beforeAutospacing="0" w:after="0" w:afterAutospacing="0"/>
              <w:rPr>
                <w:rFonts w:ascii="Arial" w:hAnsi="Arial" w:cs="Arial"/>
              </w:rPr>
            </w:pPr>
            <w:r>
              <w:rPr>
                <w:rFonts w:ascii="Arial" w:hAnsi="Arial" w:eastAsia="Times New Roman" w:cs="Arial"/>
              </w:rPr>
              <w:t>    with open(FLAGS.map_file, "wb") as f:</w:t>
            </w:r>
          </w:p>
          <w:p>
            <w:pPr>
              <w:pStyle w:val="18"/>
              <w:spacing w:before="0" w:beforeAutospacing="0" w:after="0" w:afterAutospacing="0"/>
              <w:rPr>
                <w:rFonts w:ascii="Arial" w:hAnsi="Arial" w:cs="Arial"/>
              </w:rPr>
            </w:pPr>
            <w:r>
              <w:rPr>
                <w:rFonts w:ascii="Arial" w:hAnsi="Arial" w:eastAsia="Times New Roman" w:cs="Arial"/>
              </w:rPr>
              <w:t>        pickle.dump([char_to_id, id_to_char, tag_to_id, id_to_tag], f)</w:t>
            </w:r>
          </w:p>
          <w:p>
            <w:pPr>
              <w:pStyle w:val="18"/>
              <w:spacing w:before="0" w:beforeAutospacing="0" w:after="0" w:afterAutospacing="0"/>
              <w:rPr>
                <w:rFonts w:ascii="Arial" w:hAnsi="Arial" w:cs="Arial"/>
              </w:rPr>
            </w:pPr>
            <w:r>
              <w:rPr>
                <w:rFonts w:ascii="Arial" w:hAnsi="Arial" w:eastAsia="Times New Roman" w:cs="Arial"/>
              </w:rPr>
              <w:t>else:</w:t>
            </w:r>
          </w:p>
          <w:p>
            <w:pPr>
              <w:pStyle w:val="18"/>
              <w:spacing w:before="0" w:beforeAutospacing="0" w:after="0" w:afterAutospacing="0"/>
              <w:rPr>
                <w:rFonts w:ascii="Arial" w:hAnsi="Arial" w:cs="Arial"/>
              </w:rPr>
            </w:pPr>
            <w:r>
              <w:rPr>
                <w:rFonts w:ascii="Arial" w:hAnsi="Arial" w:eastAsia="Times New Roman" w:cs="Arial"/>
              </w:rPr>
              <w:t>    with open(FLAGS.map_file, "rb") as f:</w:t>
            </w:r>
          </w:p>
          <w:p>
            <w:pPr>
              <w:pStyle w:val="18"/>
              <w:spacing w:before="0" w:beforeAutospacing="0" w:after="0" w:afterAutospacing="0"/>
              <w:rPr>
                <w:rFonts w:ascii="Arial" w:hAnsi="Arial" w:cs="Arial"/>
              </w:rPr>
            </w:pPr>
            <w:r>
              <w:rPr>
                <w:rFonts w:ascii="Arial" w:hAnsi="Arial" w:eastAsia="Times New Roman" w:cs="Arial"/>
              </w:rPr>
              <w:t>        char_to_id, id_to_char, tag_to_id, id_to_tag = pickle.load(f)</w:t>
            </w:r>
          </w:p>
        </w:tc>
      </w:tr>
    </w:tbl>
    <w:p>
      <w:pPr>
        <w:pStyle w:val="36"/>
      </w:pPr>
      <w:bookmarkStart w:id="391" w:name="_Toc4927"/>
      <w:bookmarkStart w:id="392" w:name="_Toc16216"/>
      <w:bookmarkStart w:id="393" w:name="_Toc3490_WPSOffice_Level3"/>
      <w:bookmarkStart w:id="394" w:name="_Toc31852_WPSOffice_Level3"/>
      <w:bookmarkStart w:id="395" w:name="_Toc22316"/>
      <w:r>
        <w:rPr>
          <w:rFonts w:hint="eastAsia"/>
        </w:rPr>
        <w:t>图</w:t>
      </w:r>
      <w:r>
        <w:t xml:space="preserve">4.6 </w:t>
      </w:r>
      <w:r>
        <w:rPr>
          <w:rFonts w:hint="eastAsia"/>
        </w:rPr>
        <w:t>词表和标签列表的存储实现</w:t>
      </w:r>
      <w:bookmarkEnd w:id="391"/>
      <w:bookmarkEnd w:id="392"/>
      <w:bookmarkEnd w:id="393"/>
      <w:bookmarkEnd w:id="394"/>
      <w:bookmarkEnd w:id="395"/>
    </w:p>
    <w:p>
      <w:pPr>
        <w:spacing w:line="360" w:lineRule="auto"/>
        <w:ind w:firstLine="480" w:firstLineChars="200"/>
        <w:rPr>
          <w:rFonts w:ascii="Arial" w:hAnsi="Arial" w:cs="Arial"/>
          <w:sz w:val="24"/>
        </w:rPr>
      </w:pPr>
      <w:r>
        <w:rPr>
          <w:rFonts w:hint="eastAsia" w:ascii="Arial" w:hAnsi="Arial" w:cs="Arial"/>
          <w:sz w:val="24"/>
        </w:rPr>
        <w:t>在构建了词表和标签列表，读取了输入数据后，就可以进行模型的训练：建立模型、设置步长、训练模型、打印日志等，具体实现如图</w:t>
      </w:r>
      <w:r>
        <w:rPr>
          <w:rFonts w:ascii="Arial" w:hAnsi="Arial" w:cs="Arial"/>
          <w:sz w:val="24"/>
        </w:rPr>
        <w:t>4.7</w:t>
      </w:r>
      <w:r>
        <w:rPr>
          <w:rFonts w:hint="eastAsia" w:ascii="Arial" w:hAnsi="Arial" w:cs="Arial"/>
          <w:sz w:val="24"/>
        </w:rPr>
        <w:t>所示。</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spacing w:before="0" w:beforeAutospacing="0" w:after="0" w:afterAutospacing="0"/>
              <w:rPr>
                <w:rFonts w:ascii="Arial" w:hAnsi="Arial" w:cs="Arial"/>
              </w:rPr>
            </w:pPr>
            <w:r>
              <w:rPr>
                <w:rFonts w:ascii="Arial" w:hAnsi="Arial" w:eastAsia="Times New Roman" w:cs="Arial"/>
              </w:rPr>
              <w:t>tf_config = tf.ConfigProto()</w:t>
            </w:r>
          </w:p>
          <w:p>
            <w:pPr>
              <w:pStyle w:val="18"/>
              <w:spacing w:before="0" w:beforeAutospacing="0" w:after="0" w:afterAutospacing="0"/>
              <w:rPr>
                <w:rFonts w:ascii="Arial" w:hAnsi="Arial" w:cs="Arial"/>
              </w:rPr>
            </w:pPr>
            <w:r>
              <w:rPr>
                <w:rFonts w:ascii="Arial" w:hAnsi="Arial" w:eastAsia="Times New Roman" w:cs="Arial"/>
              </w:rPr>
              <w:t>tf_config.gpu_options.allow_growth = True</w:t>
            </w:r>
          </w:p>
          <w:p>
            <w:pPr>
              <w:pStyle w:val="18"/>
              <w:spacing w:before="0" w:beforeAutospacing="0" w:after="0" w:afterAutospacing="0"/>
              <w:rPr>
                <w:rFonts w:ascii="Arial" w:hAnsi="Arial" w:cs="Arial"/>
              </w:rPr>
            </w:pPr>
            <w:r>
              <w:rPr>
                <w:rFonts w:ascii="Arial" w:hAnsi="Arial" w:eastAsia="Times New Roman" w:cs="Arial"/>
              </w:rPr>
              <w:t>steps_per_epoch = train_manager.len_data</w:t>
            </w:r>
          </w:p>
          <w:p>
            <w:pPr>
              <w:pStyle w:val="18"/>
              <w:spacing w:before="0" w:beforeAutospacing="0" w:after="0" w:afterAutospacing="0"/>
              <w:rPr>
                <w:rFonts w:ascii="Arial" w:hAnsi="Arial" w:cs="Arial"/>
              </w:rPr>
            </w:pPr>
            <w:r>
              <w:rPr>
                <w:rFonts w:ascii="Arial" w:hAnsi="Arial" w:eastAsia="Times New Roman" w:cs="Arial"/>
              </w:rPr>
              <w:t>with tf.Session(config=tf_config) as sess:</w:t>
            </w:r>
          </w:p>
          <w:p>
            <w:pPr>
              <w:pStyle w:val="18"/>
              <w:spacing w:before="0" w:beforeAutospacing="0" w:after="0" w:afterAutospacing="0"/>
              <w:rPr>
                <w:rFonts w:ascii="Arial" w:hAnsi="Arial" w:cs="Arial"/>
              </w:rPr>
            </w:pPr>
            <w:r>
              <w:rPr>
                <w:rFonts w:ascii="Arial" w:hAnsi="Arial" w:eastAsia="Times New Roman" w:cs="Arial"/>
              </w:rPr>
              <w:t>    model = create_model(sess, Model, FLAGS.ckpt_path, load_word2vec, config, id_to_char, logger)</w:t>
            </w:r>
          </w:p>
          <w:p>
            <w:pPr>
              <w:pStyle w:val="18"/>
              <w:spacing w:before="0" w:beforeAutospacing="0" w:after="0" w:afterAutospacing="0"/>
              <w:rPr>
                <w:rFonts w:ascii="Arial" w:hAnsi="Arial" w:cs="Arial"/>
              </w:rPr>
            </w:pPr>
            <w:r>
              <w:rPr>
                <w:rFonts w:ascii="Arial" w:hAnsi="Arial" w:eastAsia="Times New Roman" w:cs="Arial"/>
              </w:rPr>
              <w:t>    logger.info("start training")</w:t>
            </w:r>
          </w:p>
          <w:p>
            <w:pPr>
              <w:pStyle w:val="18"/>
              <w:spacing w:before="0" w:beforeAutospacing="0" w:after="0" w:afterAutospacing="0"/>
              <w:rPr>
                <w:rFonts w:ascii="Arial" w:hAnsi="Arial" w:cs="Arial"/>
              </w:rPr>
            </w:pPr>
            <w:r>
              <w:rPr>
                <w:rFonts w:ascii="Arial" w:hAnsi="Arial" w:eastAsia="Times New Roman" w:cs="Arial"/>
              </w:rPr>
              <w:t>    loss = []</w:t>
            </w:r>
          </w:p>
          <w:p>
            <w:pPr>
              <w:pStyle w:val="18"/>
              <w:spacing w:before="0" w:beforeAutospacing="0" w:after="0" w:afterAutospacing="0"/>
              <w:rPr>
                <w:rFonts w:ascii="Arial" w:hAnsi="Arial" w:cs="Arial"/>
              </w:rPr>
            </w:pPr>
            <w:r>
              <w:rPr>
                <w:rFonts w:ascii="Arial" w:hAnsi="Arial" w:eastAsia="Times New Roman" w:cs="Arial"/>
              </w:rPr>
              <w:t>    for i in range(100):</w:t>
            </w:r>
          </w:p>
          <w:p>
            <w:pPr>
              <w:pStyle w:val="18"/>
              <w:spacing w:before="0" w:beforeAutospacing="0" w:after="0" w:afterAutospacing="0"/>
              <w:rPr>
                <w:rFonts w:ascii="Arial" w:hAnsi="Arial" w:cs="Arial"/>
              </w:rPr>
            </w:pPr>
            <w:r>
              <w:rPr>
                <w:rFonts w:ascii="Arial" w:hAnsi="Arial" w:eastAsia="Times New Roman" w:cs="Arial"/>
              </w:rPr>
              <w:t>        for batch in train_manager.iter_batch(shuffle=True):</w:t>
            </w:r>
          </w:p>
          <w:p>
            <w:pPr>
              <w:pStyle w:val="18"/>
              <w:spacing w:before="0" w:beforeAutospacing="0" w:after="0" w:afterAutospacing="0"/>
              <w:rPr>
                <w:rFonts w:ascii="Arial" w:hAnsi="Arial" w:cs="Arial"/>
              </w:rPr>
            </w:pPr>
            <w:r>
              <w:rPr>
                <w:rFonts w:ascii="Arial" w:hAnsi="Arial" w:eastAsia="Times New Roman" w:cs="Arial"/>
              </w:rPr>
              <w:t>            step, batch_loss = model.run_step(sess, True, batch)</w:t>
            </w:r>
          </w:p>
          <w:p>
            <w:pPr>
              <w:pStyle w:val="18"/>
              <w:spacing w:before="0" w:beforeAutospacing="0" w:after="0" w:afterAutospacing="0"/>
              <w:rPr>
                <w:rFonts w:ascii="Arial" w:hAnsi="Arial" w:cs="Arial"/>
              </w:rPr>
            </w:pPr>
            <w:r>
              <w:rPr>
                <w:rFonts w:ascii="Arial" w:hAnsi="Arial" w:eastAsia="Times New Roman" w:cs="Arial"/>
              </w:rPr>
              <w:t>            loss.append(batch_loss)</w:t>
            </w:r>
          </w:p>
          <w:p>
            <w:pPr>
              <w:pStyle w:val="18"/>
              <w:spacing w:before="0" w:beforeAutospacing="0" w:after="0" w:afterAutospacing="0"/>
              <w:rPr>
                <w:rFonts w:ascii="Arial" w:hAnsi="Arial" w:cs="Arial"/>
              </w:rPr>
            </w:pPr>
            <w:r>
              <w:rPr>
                <w:rFonts w:ascii="Arial" w:hAnsi="Arial" w:eastAsia="Times New Roman" w:cs="Arial"/>
              </w:rPr>
              <w:t>            if step % FLAGS.steps_check == 0:</w:t>
            </w:r>
          </w:p>
          <w:p>
            <w:pPr>
              <w:pStyle w:val="18"/>
              <w:spacing w:before="0" w:beforeAutospacing="0" w:after="0" w:afterAutospacing="0"/>
              <w:rPr>
                <w:rFonts w:ascii="Arial" w:hAnsi="Arial" w:cs="Arial"/>
              </w:rPr>
            </w:pPr>
            <w:r>
              <w:rPr>
                <w:rFonts w:ascii="Arial" w:hAnsi="Arial" w:eastAsia="Times New Roman" w:cs="Arial"/>
              </w:rPr>
              <w:t>                iteration = step // steps_per_epoch + 1</w:t>
            </w:r>
          </w:p>
          <w:p>
            <w:pPr>
              <w:pStyle w:val="18"/>
              <w:spacing w:before="0" w:beforeAutospacing="0" w:after="0" w:afterAutospacing="0"/>
              <w:rPr>
                <w:rFonts w:ascii="Arial" w:hAnsi="Arial" w:cs="Arial"/>
              </w:rPr>
            </w:pPr>
            <w:r>
              <w:rPr>
                <w:rFonts w:ascii="Arial" w:hAnsi="Arial" w:eastAsia="Times New Roman" w:cs="Arial"/>
              </w:rPr>
              <w:t>                logger.info("iteration:{} step:{}/{}, "</w:t>
            </w:r>
          </w:p>
          <w:p>
            <w:pPr>
              <w:pStyle w:val="18"/>
              <w:spacing w:before="0" w:beforeAutospacing="0" w:after="0" w:afterAutospacing="0"/>
              <w:rPr>
                <w:rFonts w:ascii="Arial" w:hAnsi="Arial" w:cs="Arial"/>
              </w:rPr>
            </w:pPr>
            <w:r>
              <w:rPr>
                <w:rFonts w:ascii="Arial" w:hAnsi="Arial" w:eastAsia="Times New Roman" w:cs="Arial"/>
              </w:rPr>
              <w:t>                            "NER loss:{:&gt;9.6f}".format(</w:t>
            </w:r>
          </w:p>
          <w:p>
            <w:pPr>
              <w:pStyle w:val="18"/>
              <w:spacing w:before="0" w:beforeAutospacing="0" w:after="0" w:afterAutospacing="0"/>
              <w:rPr>
                <w:rFonts w:ascii="Arial" w:hAnsi="Arial" w:cs="Arial"/>
              </w:rPr>
            </w:pPr>
            <w:r>
              <w:rPr>
                <w:rFonts w:ascii="Arial" w:hAnsi="Arial" w:eastAsia="Times New Roman" w:cs="Arial"/>
              </w:rPr>
              <w:t>                    iteration, step%steps_per_epoch, steps_per_epoch, np.mean(loss)))</w:t>
            </w:r>
          </w:p>
          <w:p>
            <w:pPr>
              <w:pStyle w:val="18"/>
              <w:spacing w:before="0" w:beforeAutospacing="0" w:after="0" w:afterAutospacing="0"/>
              <w:rPr>
                <w:rFonts w:ascii="Arial" w:hAnsi="Arial" w:cs="Arial"/>
              </w:rPr>
            </w:pPr>
            <w:r>
              <w:rPr>
                <w:rFonts w:ascii="Arial" w:hAnsi="Arial" w:eastAsia="Times New Roman" w:cs="Arial"/>
              </w:rPr>
              <w:t>                loss = []</w:t>
            </w:r>
          </w:p>
          <w:p>
            <w:pPr>
              <w:pStyle w:val="18"/>
              <w:spacing w:before="0" w:beforeAutospacing="0" w:after="0" w:afterAutospacing="0"/>
              <w:rPr>
                <w:rFonts w:ascii="Arial" w:hAnsi="Arial" w:cs="Arial"/>
              </w:rPr>
            </w:pPr>
            <w:r>
              <w:rPr>
                <w:rFonts w:ascii="Arial" w:hAnsi="Arial" w:eastAsia="Times New Roman" w:cs="Arial"/>
              </w:rPr>
              <w:t>        best = evaluate(sess, model, "dev", dev_manager, id_to_tag, logger)</w:t>
            </w:r>
          </w:p>
          <w:p>
            <w:pPr>
              <w:pStyle w:val="18"/>
              <w:spacing w:before="0" w:beforeAutospacing="0" w:after="0" w:afterAutospacing="0"/>
              <w:rPr>
                <w:rFonts w:ascii="Arial" w:hAnsi="Arial" w:cs="Arial"/>
              </w:rPr>
            </w:pPr>
            <w:r>
              <w:rPr>
                <w:rFonts w:ascii="Arial" w:hAnsi="Arial" w:eastAsia="Times New Roman" w:cs="Arial"/>
              </w:rPr>
              <w:t>        if best:</w:t>
            </w:r>
          </w:p>
          <w:p>
            <w:pPr>
              <w:pStyle w:val="18"/>
              <w:spacing w:before="0" w:beforeAutospacing="0" w:after="0" w:afterAutospacing="0"/>
              <w:rPr>
                <w:rFonts w:ascii="Arial" w:hAnsi="Arial" w:cs="Arial"/>
              </w:rPr>
            </w:pPr>
            <w:r>
              <w:rPr>
                <w:rFonts w:ascii="Arial" w:hAnsi="Arial" w:eastAsia="Times New Roman" w:cs="Arial"/>
              </w:rPr>
              <w:t>            save_model(sess, model, FLAGS.ckpt_path, logger)</w:t>
            </w:r>
          </w:p>
          <w:p>
            <w:pPr>
              <w:pStyle w:val="18"/>
              <w:spacing w:before="0" w:beforeAutospacing="0" w:after="0" w:afterAutospacing="0"/>
              <w:rPr>
                <w:rFonts w:ascii="Arial" w:hAnsi="Arial" w:eastAsia="Times New Roman" w:cs="Arial"/>
              </w:rPr>
            </w:pPr>
            <w:r>
              <w:rPr>
                <w:rFonts w:ascii="Arial" w:hAnsi="Arial" w:eastAsia="Times New Roman" w:cs="Arial"/>
              </w:rPr>
              <w:t>        evaluate(sess, model, "test", test_manager, id_to_tag, logger)</w:t>
            </w:r>
          </w:p>
        </w:tc>
      </w:tr>
    </w:tbl>
    <w:p>
      <w:pPr>
        <w:pStyle w:val="36"/>
      </w:pPr>
      <w:bookmarkStart w:id="396" w:name="_Toc28081"/>
      <w:bookmarkStart w:id="397" w:name="_Toc1560_WPSOffice_Level3"/>
      <w:bookmarkStart w:id="398" w:name="_Toc10600_WPSOffice_Level3"/>
      <w:bookmarkStart w:id="399" w:name="_Toc16704"/>
      <w:bookmarkStart w:id="400" w:name="_Toc12263"/>
      <w:r>
        <w:rPr>
          <w:rFonts w:hint="eastAsia"/>
        </w:rPr>
        <w:t>图</w:t>
      </w:r>
      <w:r>
        <w:t xml:space="preserve">4.7 </w:t>
      </w:r>
      <w:r>
        <w:rPr>
          <w:rFonts w:hint="eastAsia"/>
        </w:rPr>
        <w:t>基于</w:t>
      </w:r>
      <w:r>
        <w:t>word2vec</w:t>
      </w:r>
      <w:r>
        <w:rPr>
          <w:rFonts w:hint="eastAsia"/>
        </w:rPr>
        <w:t>的命名实体识别模型训练代码</w:t>
      </w:r>
      <w:bookmarkEnd w:id="396"/>
      <w:bookmarkEnd w:id="397"/>
      <w:bookmarkEnd w:id="398"/>
      <w:bookmarkEnd w:id="399"/>
      <w:bookmarkEnd w:id="400"/>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create_model()</w:t>
      </w:r>
      <w:r>
        <w:rPr>
          <w:rFonts w:hint="eastAsia" w:ascii="Arial" w:hAnsi="Arial" w:cs="Arial"/>
          <w:sz w:val="24"/>
        </w:rPr>
        <w:t>方法构建了整个网络模型，模型结构的具体实现如图</w:t>
      </w:r>
      <w:r>
        <w:rPr>
          <w:rFonts w:ascii="Arial" w:hAnsi="Arial" w:cs="Arial"/>
          <w:sz w:val="24"/>
        </w:rPr>
        <w:t>4.8</w:t>
      </w:r>
      <w:r>
        <w:rPr>
          <w:rFonts w:hint="eastAsia" w:ascii="Arial" w:hAnsi="Arial" w:cs="Arial"/>
          <w:sz w:val="24"/>
        </w:rPr>
        <w:t>所示。</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spacing w:before="0" w:beforeAutospacing="0" w:after="0" w:afterAutospacing="0"/>
              <w:rPr>
                <w:rFonts w:ascii="Arial" w:hAnsi="Arial" w:cs="Arial"/>
              </w:rPr>
            </w:pPr>
            <w:r>
              <w:rPr>
                <w:rFonts w:ascii="Arial" w:hAnsi="Arial" w:eastAsia="Times New Roman" w:cs="Arial"/>
              </w:rPr>
              <w:t># embeddings for chinese character and segmentation representation</w:t>
            </w:r>
          </w:p>
          <w:p>
            <w:pPr>
              <w:pStyle w:val="18"/>
              <w:spacing w:before="0" w:beforeAutospacing="0" w:after="0" w:afterAutospacing="0"/>
              <w:rPr>
                <w:rFonts w:ascii="Arial" w:hAnsi="Arial" w:cs="Arial"/>
              </w:rPr>
            </w:pPr>
            <w:r>
              <w:rPr>
                <w:rFonts w:ascii="Arial" w:hAnsi="Arial" w:eastAsia="Times New Roman" w:cs="Arial"/>
              </w:rPr>
              <w:t>embedding = self.embedding_layer(self.char_inputs, self.seg_inputs, config)</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apply dropout before feed to lstm layer</w:t>
            </w:r>
          </w:p>
          <w:p>
            <w:pPr>
              <w:pStyle w:val="18"/>
              <w:spacing w:before="0" w:beforeAutospacing="0" w:after="0" w:afterAutospacing="0"/>
              <w:rPr>
                <w:rFonts w:ascii="Arial" w:hAnsi="Arial" w:cs="Arial"/>
              </w:rPr>
            </w:pPr>
            <w:r>
              <w:rPr>
                <w:rFonts w:ascii="Arial" w:hAnsi="Arial" w:eastAsia="Times New Roman" w:cs="Arial"/>
              </w:rPr>
              <w:t>lstm_inputs = tf.nn.dropout(embedding, self.dropout)</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bi-directional lstm layer</w:t>
            </w:r>
          </w:p>
          <w:p>
            <w:pPr>
              <w:pStyle w:val="18"/>
              <w:spacing w:before="0" w:beforeAutospacing="0" w:after="0" w:afterAutospacing="0"/>
              <w:rPr>
                <w:rFonts w:ascii="Arial" w:hAnsi="Arial" w:cs="Arial"/>
              </w:rPr>
            </w:pPr>
            <w:r>
              <w:rPr>
                <w:rFonts w:ascii="Arial" w:hAnsi="Arial" w:eastAsia="Times New Roman" w:cs="Arial"/>
              </w:rPr>
              <w:t>lstm_outputs = self.biLSTM_layer(lstm_inputs, self.lstm_dim, self.lengths)</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logits for tags</w:t>
            </w:r>
          </w:p>
          <w:p>
            <w:pPr>
              <w:pStyle w:val="18"/>
              <w:spacing w:before="0" w:beforeAutospacing="0" w:after="0" w:afterAutospacing="0"/>
              <w:rPr>
                <w:rFonts w:ascii="Arial" w:hAnsi="Arial" w:cs="Arial"/>
              </w:rPr>
            </w:pPr>
            <w:r>
              <w:rPr>
                <w:rFonts w:ascii="Arial" w:hAnsi="Arial" w:eastAsia="Times New Roman" w:cs="Arial"/>
              </w:rPr>
              <w:t>self.logits = self.project_layer(lstm_outputs)</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loss of the model</w:t>
            </w:r>
          </w:p>
          <w:p>
            <w:pPr>
              <w:pStyle w:val="18"/>
              <w:spacing w:before="0" w:beforeAutospacing="0" w:after="0" w:afterAutospacing="0"/>
              <w:rPr>
                <w:rFonts w:ascii="Arial" w:hAnsi="Arial" w:cs="Arial"/>
              </w:rPr>
            </w:pPr>
            <w:r>
              <w:rPr>
                <w:rFonts w:ascii="Arial" w:hAnsi="Arial" w:eastAsia="Times New Roman" w:cs="Arial"/>
              </w:rPr>
              <w:t>self.loss = self.loss_layer(self.logits, self.lengths)</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with tf.variable_scope("optimizer"):</w:t>
            </w:r>
          </w:p>
          <w:p>
            <w:pPr>
              <w:pStyle w:val="18"/>
              <w:spacing w:before="0" w:beforeAutospacing="0" w:after="0" w:afterAutospacing="0"/>
              <w:rPr>
                <w:rFonts w:ascii="Arial" w:hAnsi="Arial" w:cs="Arial"/>
              </w:rPr>
            </w:pPr>
            <w:r>
              <w:rPr>
                <w:rFonts w:ascii="Arial" w:hAnsi="Arial" w:eastAsia="Times New Roman" w:cs="Arial"/>
              </w:rPr>
              <w:t>    self.opt = tf.train.AdamOptimizer(self.lr)</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 apply grad clip to avoid gradient explosion</w:t>
            </w:r>
          </w:p>
          <w:p>
            <w:pPr>
              <w:pStyle w:val="18"/>
              <w:spacing w:before="0" w:beforeAutospacing="0" w:after="0" w:afterAutospacing="0"/>
              <w:rPr>
                <w:rFonts w:ascii="Arial" w:hAnsi="Arial" w:cs="Arial"/>
              </w:rPr>
            </w:pPr>
            <w:r>
              <w:rPr>
                <w:rFonts w:ascii="Arial" w:hAnsi="Arial" w:eastAsia="Times New Roman" w:cs="Arial"/>
              </w:rPr>
              <w:t>    grads_vars = self.opt.compute_gradients(self.loss)</w:t>
            </w:r>
          </w:p>
          <w:p>
            <w:pPr>
              <w:pStyle w:val="18"/>
              <w:spacing w:before="0" w:beforeAutospacing="0" w:after="0" w:afterAutospacing="0"/>
              <w:ind w:left="31680" w:hanging="2880" w:hangingChars="1200"/>
              <w:rPr>
                <w:rFonts w:ascii="Arial" w:hAnsi="Arial" w:cs="Arial"/>
              </w:rPr>
            </w:pPr>
            <w:r>
              <w:rPr>
                <w:rFonts w:ascii="Arial" w:hAnsi="Arial" w:eastAsia="Times New Roman" w:cs="Arial"/>
              </w:rPr>
              <w:t>    capped_grads_vars = [[tf.clip_by_value(g, -self.config["clip"], self.config["clip"]), v]  for g, v in grads_vars]</w:t>
            </w:r>
          </w:p>
          <w:p>
            <w:pPr>
              <w:pStyle w:val="18"/>
              <w:spacing w:before="0" w:beforeAutospacing="0" w:after="0" w:afterAutospacing="0"/>
              <w:ind w:left="31680" w:hanging="4560" w:hangingChars="1900"/>
              <w:rPr>
                <w:rFonts w:ascii="Arial" w:hAnsi="Arial" w:cs="Arial"/>
              </w:rPr>
            </w:pPr>
            <w:r>
              <w:rPr>
                <w:rFonts w:ascii="Arial" w:hAnsi="Arial" w:eastAsia="Times New Roman" w:cs="Arial"/>
              </w:rPr>
              <w:t>    self.train_op = self.opt.apply_gradients(capped_grads_vars, self.global_step)</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saver of the model</w:t>
            </w:r>
          </w:p>
          <w:p>
            <w:pPr>
              <w:pStyle w:val="18"/>
              <w:spacing w:before="0" w:beforeAutospacing="0" w:after="0" w:afterAutospacing="0"/>
              <w:rPr>
                <w:rFonts w:ascii="Arial" w:hAnsi="Arial" w:cs="Arial"/>
              </w:rPr>
            </w:pPr>
            <w:r>
              <w:rPr>
                <w:rFonts w:ascii="Arial" w:hAnsi="Arial" w:eastAsia="Times New Roman" w:cs="Arial"/>
              </w:rPr>
              <w:t>self.saver = tf.train.Saver(tf.global_variables(), max_to_keep=5)</w:t>
            </w:r>
          </w:p>
        </w:tc>
      </w:tr>
    </w:tbl>
    <w:p>
      <w:pPr>
        <w:pStyle w:val="36"/>
      </w:pPr>
      <w:bookmarkStart w:id="401" w:name="_Toc26576_WPSOffice_Level3"/>
      <w:bookmarkStart w:id="402" w:name="_Toc21764"/>
      <w:bookmarkStart w:id="403" w:name="_Toc5921"/>
      <w:bookmarkStart w:id="404" w:name="_Toc32194"/>
      <w:bookmarkStart w:id="405" w:name="_Toc19612_WPSOffice_Level3"/>
      <w:r>
        <w:rPr>
          <w:rFonts w:hint="eastAsia"/>
        </w:rPr>
        <w:t>图</w:t>
      </w:r>
      <w:r>
        <w:t xml:space="preserve">4.8 </w:t>
      </w:r>
      <w:r>
        <w:rPr>
          <w:rFonts w:hint="eastAsia"/>
        </w:rPr>
        <w:t>基于</w:t>
      </w:r>
      <w:r>
        <w:t>word2vec</w:t>
      </w:r>
      <w:r>
        <w:rPr>
          <w:rFonts w:hint="eastAsia"/>
        </w:rPr>
        <w:t>的命名实体识别模型结构实现</w:t>
      </w:r>
      <w:bookmarkEnd w:id="401"/>
      <w:bookmarkEnd w:id="402"/>
      <w:bookmarkEnd w:id="403"/>
      <w:bookmarkEnd w:id="404"/>
      <w:bookmarkEnd w:id="405"/>
    </w:p>
    <w:p>
      <w:pPr>
        <w:spacing w:line="360" w:lineRule="auto"/>
        <w:ind w:firstLine="480" w:firstLineChars="200"/>
        <w:rPr>
          <w:rFonts w:ascii="Arial" w:hAnsi="Arial" w:cs="Arial"/>
          <w:sz w:val="24"/>
        </w:rPr>
      </w:pPr>
      <w:r>
        <w:rPr>
          <w:rFonts w:hint="eastAsia" w:ascii="Arial" w:hAnsi="Arial" w:cs="Arial"/>
          <w:sz w:val="24"/>
        </w:rPr>
        <w:t>输入层将输入单词序列和文本的额外特征做嵌入操作，得到输入文本的特征矩阵表示。在输入层到网络层中间使用</w:t>
      </w:r>
      <w:r>
        <w:rPr>
          <w:rFonts w:ascii="Arial" w:hAnsi="Arial" w:cs="Arial"/>
          <w:sz w:val="24"/>
        </w:rPr>
        <w:t>tf.nn.dropout()</w:t>
      </w:r>
      <w:r>
        <w:rPr>
          <w:rFonts w:hint="eastAsia" w:ascii="Arial" w:hAnsi="Arial" w:cs="Arial"/>
          <w:sz w:val="24"/>
        </w:rPr>
        <w:t>添加</w:t>
      </w:r>
      <w:r>
        <w:rPr>
          <w:rFonts w:ascii="Arial" w:hAnsi="Arial" w:cs="Arial"/>
          <w:sz w:val="24"/>
        </w:rPr>
        <w:t>Dropout</w:t>
      </w:r>
      <w:r>
        <w:rPr>
          <w:rFonts w:hint="eastAsia" w:ascii="Arial" w:hAnsi="Arial" w:cs="Arial"/>
          <w:sz w:val="24"/>
        </w:rPr>
        <w:t>层来缓解过拟合。在网络层中定义了分别定义了前向和后向相连的</w:t>
      </w:r>
      <w:r>
        <w:rPr>
          <w:rFonts w:ascii="Arial" w:hAnsi="Arial" w:cs="Arial"/>
          <w:sz w:val="24"/>
        </w:rPr>
        <w:t>LSTM</w:t>
      </w:r>
      <w:r>
        <w:rPr>
          <w:rFonts w:hint="eastAsia" w:ascii="Arial" w:hAnsi="Arial" w:cs="Arial"/>
          <w:sz w:val="24"/>
        </w:rPr>
        <w:t>网络，也就是</w:t>
      </w:r>
      <w:r>
        <w:rPr>
          <w:rFonts w:ascii="Arial" w:hAnsi="Arial" w:cs="Arial"/>
          <w:sz w:val="24"/>
        </w:rPr>
        <w:t>BiLSTM</w:t>
      </w:r>
      <w:r>
        <w:rPr>
          <w:rFonts w:hint="eastAsia" w:ascii="Arial" w:hAnsi="Arial" w:cs="Arial"/>
          <w:sz w:val="24"/>
        </w:rPr>
        <w:t>，对输入的上下文信息进行编码。输出层中的全连接层和</w:t>
      </w:r>
      <w:r>
        <w:rPr>
          <w:rFonts w:ascii="Arial" w:hAnsi="Arial" w:cs="Arial"/>
          <w:sz w:val="24"/>
        </w:rPr>
        <w:t>CRF</w:t>
      </w:r>
      <w:r>
        <w:rPr>
          <w:rFonts w:hint="eastAsia" w:ascii="Arial" w:hAnsi="Arial" w:cs="Arial"/>
          <w:sz w:val="24"/>
        </w:rPr>
        <w:t>层在分别调用</w:t>
      </w:r>
      <w:r>
        <w:rPr>
          <w:rFonts w:ascii="Arial" w:hAnsi="Arial" w:cs="Arial"/>
          <w:sz w:val="24"/>
        </w:rPr>
        <w:t>tf.nn.xw_plus_b()</w:t>
      </w:r>
      <w:r>
        <w:rPr>
          <w:rFonts w:hint="eastAsia" w:ascii="Arial" w:hAnsi="Arial" w:cs="Arial"/>
          <w:sz w:val="24"/>
        </w:rPr>
        <w:t>进行矩阵乘法以及偏置项的加法和</w:t>
      </w:r>
      <w:r>
        <w:rPr>
          <w:rFonts w:ascii="Arial" w:hAnsi="Arial" w:cs="Arial"/>
          <w:sz w:val="24"/>
        </w:rPr>
        <w:t>crf_log_likelihood()</w:t>
      </w:r>
      <w:r>
        <w:rPr>
          <w:rFonts w:hint="eastAsia" w:ascii="Arial" w:hAnsi="Arial" w:cs="Arial"/>
          <w:sz w:val="24"/>
        </w:rPr>
        <w:t>计算损失后，选用</w:t>
      </w:r>
      <w:r>
        <w:rPr>
          <w:rFonts w:ascii="Arial" w:hAnsi="Arial" w:cs="Arial"/>
          <w:sz w:val="24"/>
        </w:rPr>
        <w:t>Adam</w:t>
      </w:r>
      <w:r>
        <w:rPr>
          <w:rFonts w:hint="eastAsia" w:ascii="Arial" w:hAnsi="Arial" w:cs="Arial"/>
          <w:sz w:val="24"/>
        </w:rPr>
        <w:t>优化函数并设置</w:t>
      </w:r>
      <w:r>
        <w:rPr>
          <w:rFonts w:ascii="Arial" w:hAnsi="Arial" w:cs="Arial"/>
          <w:sz w:val="24"/>
        </w:rPr>
        <w:t>clip</w:t>
      </w:r>
      <w:r>
        <w:rPr>
          <w:rFonts w:hint="eastAsia" w:ascii="Arial" w:hAnsi="Arial" w:cs="Arial"/>
          <w:sz w:val="24"/>
        </w:rPr>
        <w:t>来限制梯度大小，最后再利用</w:t>
      </w:r>
      <w:r>
        <w:rPr>
          <w:rFonts w:ascii="Arial" w:hAnsi="Arial" w:cs="Arial"/>
          <w:sz w:val="24"/>
        </w:rPr>
        <w:t>tf.train.Saver()</w:t>
      </w:r>
      <w:r>
        <w:rPr>
          <w:rFonts w:hint="eastAsia" w:ascii="Arial" w:hAnsi="Arial" w:cs="Arial"/>
          <w:sz w:val="24"/>
        </w:rPr>
        <w:t>进行模型保存。</w:t>
      </w:r>
    </w:p>
    <w:p>
      <w:pPr>
        <w:pStyle w:val="3"/>
        <w:rPr>
          <w:rFonts w:cs="Arial"/>
        </w:rPr>
      </w:pPr>
      <w:bookmarkStart w:id="406" w:name="_Toc27465_WPSOffice_Level3"/>
      <w:bookmarkStart w:id="407" w:name="_Toc12486_WPSOffice_Level2"/>
      <w:r>
        <w:rPr>
          <w:rFonts w:cs="Arial"/>
        </w:rPr>
        <w:t xml:space="preserve">4.3 </w:t>
      </w:r>
      <w:bookmarkEnd w:id="406"/>
      <w:r>
        <w:rPr>
          <w:rFonts w:hint="eastAsia" w:cs="Arial"/>
        </w:rPr>
        <w:t>基于</w:t>
      </w:r>
      <w:r>
        <w:rPr>
          <w:rFonts w:cs="Arial"/>
        </w:rPr>
        <w:t>BERT</w:t>
      </w:r>
      <w:r>
        <w:rPr>
          <w:rFonts w:hint="eastAsia" w:cs="Arial"/>
        </w:rPr>
        <w:t>的命名实体识别模型的实现</w:t>
      </w:r>
      <w:bookmarkEnd w:id="407"/>
    </w:p>
    <w:p>
      <w:pPr>
        <w:spacing w:line="360" w:lineRule="auto"/>
        <w:ind w:firstLine="480" w:firstLineChars="200"/>
        <w:jc w:val="left"/>
        <w:rPr>
          <w:rFonts w:ascii="Arial" w:hAnsi="Arial" w:cs="Arial"/>
          <w:sz w:val="24"/>
        </w:rPr>
      </w:pPr>
      <w:r>
        <w:rPr>
          <w:rFonts w:hint="eastAsia" w:ascii="Arial" w:hAnsi="Arial" w:cs="Arial"/>
          <w:sz w:val="24"/>
        </w:rPr>
        <w:t>基于</w:t>
      </w:r>
      <w:r>
        <w:rPr>
          <w:rFonts w:ascii="Arial" w:hAnsi="Arial" w:cs="Arial"/>
          <w:sz w:val="24"/>
        </w:rPr>
        <w:t>BERT</w:t>
      </w:r>
      <w:r>
        <w:rPr>
          <w:rFonts w:hint="eastAsia" w:ascii="Arial" w:hAnsi="Arial" w:cs="Arial"/>
          <w:sz w:val="24"/>
        </w:rPr>
        <w:t>的命名实体识别模型的主要超参数设置如表</w:t>
      </w:r>
      <w:r>
        <w:rPr>
          <w:rFonts w:ascii="Arial" w:hAnsi="Arial" w:cs="Arial"/>
          <w:sz w:val="24"/>
        </w:rPr>
        <w:t>4.3</w:t>
      </w:r>
      <w:r>
        <w:rPr>
          <w:rFonts w:hint="eastAsia" w:ascii="Arial" w:hAnsi="Arial" w:cs="Arial"/>
          <w:sz w:val="24"/>
        </w:rPr>
        <w:t>所示。其中隐藏层大小为</w:t>
      </w:r>
      <w:r>
        <w:rPr>
          <w:rFonts w:ascii="Arial" w:hAnsi="Arial" w:cs="Arial"/>
          <w:sz w:val="24"/>
        </w:rPr>
        <w:t>BERT</w:t>
      </w:r>
      <w:r>
        <w:rPr>
          <w:rFonts w:hint="eastAsia" w:ascii="Arial" w:hAnsi="Arial" w:cs="Arial"/>
          <w:sz w:val="24"/>
        </w:rPr>
        <w:t>预训练模型的网络层数；</w:t>
      </w:r>
      <w:r>
        <w:rPr>
          <w:rFonts w:ascii="Arial" w:hAnsi="Arial" w:cs="Arial"/>
          <w:sz w:val="24"/>
        </w:rPr>
        <w:t>Dropout</w:t>
      </w:r>
      <w:r>
        <w:rPr>
          <w:rFonts w:hint="eastAsia" w:ascii="Arial" w:hAnsi="Arial" w:cs="Arial"/>
          <w:sz w:val="24"/>
        </w:rPr>
        <w:t>比例为</w:t>
      </w:r>
      <w:r>
        <w:rPr>
          <w:rFonts w:ascii="Arial" w:hAnsi="Arial" w:cs="Arial"/>
          <w:sz w:val="24"/>
        </w:rPr>
        <w:t>Dropout</w:t>
      </w:r>
      <w:r>
        <w:rPr>
          <w:rFonts w:hint="eastAsia" w:ascii="Arial" w:hAnsi="Arial" w:cs="Arial"/>
          <w:sz w:val="24"/>
        </w:rPr>
        <w:t>层选择丢弃时的丢弃比例；最大输入长度为输入文本的最大长度，如果超过这个长度，超过的部分将被截去并忽略；自注意力头个数为</w:t>
      </w:r>
      <w:r>
        <w:rPr>
          <w:rFonts w:ascii="Arial" w:hAnsi="Arial" w:cs="Arial"/>
          <w:sz w:val="24"/>
        </w:rPr>
        <w:t>BERT</w:t>
      </w:r>
      <w:r>
        <w:rPr>
          <w:rFonts w:hint="eastAsia" w:ascii="Arial" w:hAnsi="Arial" w:cs="Arial"/>
          <w:sz w:val="24"/>
        </w:rPr>
        <w:t>模型中</w:t>
      </w:r>
      <w:r>
        <w:rPr>
          <w:rFonts w:ascii="Arial" w:hAnsi="Arial" w:cs="Arial"/>
          <w:sz w:val="24"/>
        </w:rPr>
        <w:t>self-attention head</w:t>
      </w:r>
      <w:r>
        <w:rPr>
          <w:rFonts w:hint="eastAsia" w:ascii="Arial" w:hAnsi="Arial" w:cs="Arial"/>
          <w:sz w:val="24"/>
        </w:rPr>
        <w:t>的数量；</w:t>
      </w:r>
      <w:r>
        <w:rPr>
          <w:rFonts w:ascii="Arial" w:hAnsi="Arial" w:cs="Arial"/>
          <w:sz w:val="24"/>
        </w:rPr>
        <w:t>LSTM</w:t>
      </w:r>
      <w:r>
        <w:rPr>
          <w:rFonts w:hint="eastAsia" w:ascii="Arial" w:hAnsi="Arial" w:cs="Arial"/>
          <w:sz w:val="24"/>
        </w:rPr>
        <w:t>隐藏节点数量是在网络层中</w:t>
      </w:r>
      <w:r>
        <w:rPr>
          <w:rFonts w:ascii="Arial" w:hAnsi="Arial" w:cs="Arial"/>
          <w:sz w:val="24"/>
        </w:rPr>
        <w:t>LSTM</w:t>
      </w:r>
      <w:r>
        <w:rPr>
          <w:rFonts w:hint="eastAsia" w:ascii="Arial" w:hAnsi="Arial" w:cs="Arial"/>
          <w:sz w:val="24"/>
        </w:rPr>
        <w:t>的隐藏节点数；学习率为优化器的学习速率；</w:t>
      </w:r>
      <w:r>
        <w:rPr>
          <w:rFonts w:ascii="Arial" w:hAnsi="Arial" w:cs="Arial"/>
          <w:sz w:val="24"/>
        </w:rPr>
        <w:t>batch_size</w:t>
      </w:r>
      <w:r>
        <w:rPr>
          <w:rFonts w:hint="eastAsia" w:ascii="Arial" w:hAnsi="Arial" w:cs="Arial"/>
          <w:sz w:val="24"/>
        </w:rPr>
        <w:t>为单次训练时传入的数据量；</w:t>
      </w:r>
      <w:r>
        <w:rPr>
          <w:rFonts w:ascii="Arial" w:hAnsi="Arial" w:cs="Arial"/>
          <w:sz w:val="24"/>
        </w:rPr>
        <w:t>cilp</w:t>
      </w:r>
      <w:r>
        <w:rPr>
          <w:rFonts w:hint="eastAsia" w:ascii="Arial" w:hAnsi="Arial" w:cs="Arial"/>
          <w:sz w:val="24"/>
        </w:rPr>
        <w:t>用来将梯度限制在一个阈值内。</w:t>
      </w:r>
    </w:p>
    <w:p>
      <w:pPr>
        <w:pStyle w:val="37"/>
      </w:pPr>
      <w:bookmarkStart w:id="408" w:name="_Toc19510"/>
      <w:bookmarkStart w:id="409" w:name="_Toc30585_WPSOffice_Level3"/>
      <w:bookmarkStart w:id="410" w:name="_Toc15716"/>
      <w:bookmarkStart w:id="411" w:name="_Toc23658"/>
      <w:bookmarkStart w:id="412" w:name="_Toc27469_WPSOffice_Level3"/>
      <w:r>
        <w:t>·</w:t>
      </w:r>
      <w:r>
        <w:rPr>
          <w:rFonts w:hint="eastAsia"/>
        </w:rPr>
        <w:t>表</w:t>
      </w:r>
      <w:r>
        <w:t xml:space="preserve">4.3 </w:t>
      </w:r>
      <w:r>
        <w:rPr>
          <w:rFonts w:hint="eastAsia"/>
        </w:rPr>
        <w:t>基于</w:t>
      </w:r>
      <w:r>
        <w:t>BERT</w:t>
      </w:r>
      <w:r>
        <w:rPr>
          <w:rFonts w:hint="eastAsia"/>
        </w:rPr>
        <w:t>的命名实体识别模型超参数列表</w:t>
      </w:r>
      <w:bookmarkEnd w:id="408"/>
      <w:bookmarkEnd w:id="409"/>
      <w:bookmarkEnd w:id="410"/>
      <w:bookmarkEnd w:id="411"/>
      <w:bookmarkEnd w:id="412"/>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left"/>
              <w:rPr>
                <w:rFonts w:ascii="Arial" w:hAnsi="Arial" w:cs="Arial"/>
                <w:sz w:val="24"/>
              </w:rPr>
            </w:pPr>
            <w:r>
              <w:rPr>
                <w:rFonts w:hint="eastAsia" w:ascii="Arial" w:hAnsi="Arial" w:cs="Arial"/>
                <w:sz w:val="24"/>
              </w:rPr>
              <w:t>参数名称</w:t>
            </w:r>
          </w:p>
        </w:tc>
        <w:tc>
          <w:tcPr>
            <w:tcW w:w="4261" w:type="dxa"/>
          </w:tcPr>
          <w:p>
            <w:pPr>
              <w:spacing w:line="360" w:lineRule="auto"/>
              <w:jc w:val="left"/>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left"/>
              <w:rPr>
                <w:rFonts w:ascii="Arial" w:hAnsi="Arial" w:cs="Arial"/>
                <w:sz w:val="24"/>
              </w:rPr>
            </w:pPr>
            <w:r>
              <w:rPr>
                <w:rFonts w:hint="eastAsia" w:ascii="Arial" w:hAnsi="Arial" w:cs="Arial"/>
                <w:sz w:val="24"/>
              </w:rPr>
              <w:t>隐藏层大小</w:t>
            </w:r>
          </w:p>
        </w:tc>
        <w:tc>
          <w:tcPr>
            <w:tcW w:w="4261" w:type="dxa"/>
          </w:tcPr>
          <w:p>
            <w:pPr>
              <w:spacing w:line="360" w:lineRule="auto"/>
              <w:jc w:val="left"/>
              <w:rPr>
                <w:rFonts w:ascii="Arial" w:hAnsi="Arial" w:cs="Arial"/>
                <w:sz w:val="24"/>
              </w:rPr>
            </w:pPr>
            <w:r>
              <w:rPr>
                <w:rFonts w:ascii="Arial" w:hAnsi="Arial" w:cs="Arial"/>
                <w:sz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left"/>
              <w:rPr>
                <w:rFonts w:ascii="Arial" w:hAnsi="Arial" w:cs="Arial"/>
                <w:sz w:val="24"/>
              </w:rPr>
            </w:pPr>
            <w:r>
              <w:rPr>
                <w:rFonts w:ascii="Arial" w:hAnsi="Arial" w:cs="Arial"/>
                <w:sz w:val="24"/>
              </w:rPr>
              <w:t>Dropout</w:t>
            </w:r>
            <w:r>
              <w:rPr>
                <w:rFonts w:hint="eastAsia" w:ascii="Arial" w:hAnsi="Arial" w:cs="Arial"/>
                <w:sz w:val="24"/>
              </w:rPr>
              <w:t>比例</w:t>
            </w:r>
          </w:p>
        </w:tc>
        <w:tc>
          <w:tcPr>
            <w:tcW w:w="4261" w:type="dxa"/>
          </w:tcPr>
          <w:p>
            <w:pPr>
              <w:spacing w:line="360" w:lineRule="auto"/>
              <w:jc w:val="left"/>
              <w:rPr>
                <w:rFonts w:ascii="Arial" w:hAnsi="Arial" w:cs="Arial"/>
                <w:sz w:val="24"/>
              </w:rPr>
            </w:pPr>
            <w:r>
              <w:rPr>
                <w:rFonts w:ascii="Arial" w:hAnsi="Arial" w:cs="Arial"/>
                <w:sz w:val="24"/>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left"/>
              <w:rPr>
                <w:rFonts w:ascii="Arial" w:hAnsi="Arial" w:cs="Arial"/>
                <w:sz w:val="24"/>
              </w:rPr>
            </w:pPr>
            <w:r>
              <w:rPr>
                <w:rFonts w:hint="eastAsia" w:ascii="Arial" w:hAnsi="Arial" w:cs="Arial"/>
                <w:sz w:val="24"/>
              </w:rPr>
              <w:t>最大输入长度</w:t>
            </w:r>
          </w:p>
        </w:tc>
        <w:tc>
          <w:tcPr>
            <w:tcW w:w="4261" w:type="dxa"/>
          </w:tcPr>
          <w:p>
            <w:pPr>
              <w:spacing w:line="360" w:lineRule="auto"/>
              <w:jc w:val="left"/>
              <w:rPr>
                <w:rFonts w:ascii="Arial" w:hAnsi="Arial" w:cs="Arial"/>
                <w:sz w:val="24"/>
              </w:rPr>
            </w:pPr>
            <w:r>
              <w:rPr>
                <w:rFonts w:ascii="Arial" w:hAnsi="Arial" w:cs="Arial"/>
                <w:sz w:val="24"/>
              </w:rPr>
              <w:t>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left"/>
              <w:rPr>
                <w:rFonts w:ascii="Arial" w:hAnsi="Arial" w:cs="Arial"/>
                <w:sz w:val="24"/>
              </w:rPr>
            </w:pPr>
            <w:r>
              <w:rPr>
                <w:rFonts w:hint="eastAsia" w:ascii="Arial" w:hAnsi="Arial" w:cs="Arial"/>
                <w:sz w:val="24"/>
              </w:rPr>
              <w:t>自注意力头个数</w:t>
            </w:r>
          </w:p>
        </w:tc>
        <w:tc>
          <w:tcPr>
            <w:tcW w:w="4261" w:type="dxa"/>
          </w:tcPr>
          <w:p>
            <w:pPr>
              <w:spacing w:line="360" w:lineRule="auto"/>
              <w:jc w:val="left"/>
              <w:rPr>
                <w:rFonts w:ascii="Arial" w:hAnsi="Arial" w:cs="Arial"/>
                <w:sz w:val="24"/>
              </w:rPr>
            </w:pPr>
            <w:r>
              <w:rPr>
                <w:rFonts w:ascii="Arial" w:hAnsi="Arial" w:cs="Arial"/>
                <w:sz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left"/>
              <w:rPr>
                <w:rFonts w:ascii="Arial" w:hAnsi="Arial" w:cs="Arial"/>
                <w:sz w:val="24"/>
              </w:rPr>
            </w:pPr>
            <w:r>
              <w:rPr>
                <w:rFonts w:ascii="Arial" w:hAnsi="Arial" w:cs="Arial"/>
                <w:sz w:val="24"/>
              </w:rPr>
              <w:t>LSTM</w:t>
            </w:r>
            <w:r>
              <w:rPr>
                <w:rFonts w:hint="eastAsia" w:ascii="Arial" w:hAnsi="Arial" w:cs="Arial"/>
                <w:sz w:val="24"/>
              </w:rPr>
              <w:t>隐藏节点数量</w:t>
            </w:r>
          </w:p>
        </w:tc>
        <w:tc>
          <w:tcPr>
            <w:tcW w:w="4261" w:type="dxa"/>
          </w:tcPr>
          <w:p>
            <w:pPr>
              <w:spacing w:line="360" w:lineRule="auto"/>
              <w:jc w:val="left"/>
              <w:rPr>
                <w:rFonts w:ascii="Arial" w:hAnsi="Arial" w:cs="Arial"/>
                <w:sz w:val="24"/>
              </w:rPr>
            </w:pPr>
            <w:r>
              <w:rPr>
                <w:rFonts w:ascii="Arial" w:hAnsi="Arial" w:cs="Arial"/>
                <w:sz w:val="24"/>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left"/>
              <w:rPr>
                <w:rFonts w:ascii="Arial" w:hAnsi="Arial" w:cs="Arial"/>
                <w:sz w:val="24"/>
              </w:rPr>
            </w:pPr>
            <w:r>
              <w:rPr>
                <w:rFonts w:hint="eastAsia" w:ascii="Arial" w:hAnsi="Arial" w:cs="Arial"/>
                <w:sz w:val="24"/>
              </w:rPr>
              <w:t>学习率</w:t>
            </w:r>
          </w:p>
        </w:tc>
        <w:tc>
          <w:tcPr>
            <w:tcW w:w="4261" w:type="dxa"/>
          </w:tcPr>
          <w:p>
            <w:pPr>
              <w:spacing w:line="360" w:lineRule="auto"/>
              <w:jc w:val="left"/>
              <w:rPr>
                <w:rFonts w:ascii="Arial" w:hAnsi="Arial" w:cs="Arial"/>
                <w:sz w:val="24"/>
              </w:rPr>
            </w:pPr>
            <w:r>
              <w:rPr>
                <w:rFonts w:ascii="Arial" w:hAnsi="Arial" w:cs="Arial"/>
                <w:sz w:val="24"/>
              </w:rPr>
              <w:t>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left"/>
              <w:rPr>
                <w:rFonts w:ascii="Arial" w:hAnsi="Arial" w:cs="Arial"/>
                <w:sz w:val="24"/>
              </w:rPr>
            </w:pPr>
            <w:r>
              <w:rPr>
                <w:rFonts w:ascii="Arial" w:hAnsi="Arial" w:cs="Arial"/>
                <w:sz w:val="24"/>
              </w:rPr>
              <w:t>batch_size</w:t>
            </w:r>
          </w:p>
        </w:tc>
        <w:tc>
          <w:tcPr>
            <w:tcW w:w="4261" w:type="dxa"/>
          </w:tcPr>
          <w:p>
            <w:pPr>
              <w:spacing w:line="360" w:lineRule="auto"/>
              <w:jc w:val="left"/>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spacing w:line="360" w:lineRule="auto"/>
              <w:jc w:val="left"/>
              <w:rPr>
                <w:rFonts w:ascii="Arial" w:hAnsi="Arial" w:cs="Arial"/>
                <w:sz w:val="24"/>
              </w:rPr>
            </w:pPr>
            <w:r>
              <w:rPr>
                <w:rFonts w:ascii="Arial" w:hAnsi="Arial" w:cs="Arial"/>
                <w:sz w:val="24"/>
              </w:rPr>
              <w:t>cilp</w:t>
            </w:r>
            <w:r>
              <w:rPr>
                <w:rFonts w:hint="eastAsia" w:ascii="Arial" w:hAnsi="Arial" w:cs="Arial"/>
                <w:sz w:val="24"/>
              </w:rPr>
              <w:t>大小</w:t>
            </w:r>
          </w:p>
        </w:tc>
        <w:tc>
          <w:tcPr>
            <w:tcW w:w="4261" w:type="dxa"/>
          </w:tcPr>
          <w:p>
            <w:pPr>
              <w:spacing w:line="360" w:lineRule="auto"/>
              <w:jc w:val="left"/>
              <w:rPr>
                <w:rFonts w:ascii="Arial" w:hAnsi="Arial" w:cs="Arial"/>
                <w:sz w:val="24"/>
              </w:rPr>
            </w:pPr>
            <w:r>
              <w:rPr>
                <w:rFonts w:ascii="Arial" w:hAnsi="Arial" w:cs="Arial"/>
                <w:sz w:val="24"/>
              </w:rPr>
              <w:t>5</w:t>
            </w:r>
          </w:p>
        </w:tc>
      </w:tr>
    </w:tbl>
    <w:p>
      <w:pPr>
        <w:spacing w:line="360" w:lineRule="auto"/>
        <w:ind w:firstLine="480" w:firstLineChars="200"/>
        <w:jc w:val="left"/>
        <w:rPr>
          <w:rFonts w:ascii="Arial" w:hAnsi="Arial" w:cs="Arial"/>
          <w:sz w:val="24"/>
        </w:rPr>
      </w:pPr>
      <w:r>
        <w:rPr>
          <w:rFonts w:hint="eastAsia" w:ascii="Arial" w:hAnsi="Arial" w:cs="Arial"/>
          <w:sz w:val="24"/>
        </w:rPr>
        <w:t>由于本文中的基于</w:t>
      </w:r>
      <w:r>
        <w:rPr>
          <w:rFonts w:ascii="Arial" w:hAnsi="Arial" w:cs="Arial"/>
          <w:sz w:val="24"/>
        </w:rPr>
        <w:t>BERT</w:t>
      </w:r>
      <w:r>
        <w:rPr>
          <w:rFonts w:hint="eastAsia" w:ascii="Arial" w:hAnsi="Arial" w:cs="Arial"/>
          <w:sz w:val="24"/>
        </w:rPr>
        <w:t>的命名实体识别模型是指利用已经训练好的</w:t>
      </w:r>
      <w:r>
        <w:rPr>
          <w:rFonts w:ascii="Arial" w:hAnsi="Arial" w:cs="Arial"/>
          <w:sz w:val="24"/>
        </w:rPr>
        <w:t>BERT</w:t>
      </w:r>
      <w:r>
        <w:rPr>
          <w:rFonts w:hint="eastAsia" w:ascii="Arial" w:hAnsi="Arial" w:cs="Arial"/>
          <w:sz w:val="24"/>
        </w:rPr>
        <w:t>模型结合</w:t>
      </w:r>
      <w:r>
        <w:rPr>
          <w:rFonts w:ascii="Arial" w:hAnsi="Arial" w:cs="Arial"/>
          <w:sz w:val="24"/>
        </w:rPr>
        <w:t>BiLSTM+CRF</w:t>
      </w:r>
      <w:r>
        <w:rPr>
          <w:rFonts w:hint="eastAsia" w:ascii="Arial" w:hAnsi="Arial" w:cs="Arial"/>
          <w:sz w:val="24"/>
        </w:rPr>
        <w:t>在命名实体识别任务上进行微调，得到最终的实体识别分类。</w:t>
      </w:r>
      <w:r>
        <w:rPr>
          <w:rFonts w:ascii="Arial" w:hAnsi="Arial" w:cs="Arial"/>
          <w:sz w:val="24"/>
        </w:rPr>
        <w:t>BERT</w:t>
      </w:r>
      <w:r>
        <w:rPr>
          <w:rFonts w:hint="eastAsia" w:ascii="Arial" w:hAnsi="Arial" w:cs="Arial"/>
          <w:sz w:val="24"/>
        </w:rPr>
        <w:t>的任务是利用自定义的处理器（</w:t>
      </w:r>
      <w:r>
        <w:rPr>
          <w:rFonts w:ascii="Arial" w:hAnsi="Arial" w:cs="Arial"/>
          <w:sz w:val="24"/>
        </w:rPr>
        <w:t>DataProcessor</w:t>
      </w:r>
      <w:r>
        <w:rPr>
          <w:rFonts w:hint="eastAsia" w:ascii="Arial" w:hAnsi="Arial" w:cs="Arial"/>
          <w:sz w:val="24"/>
        </w:rPr>
        <w:t>）对输入文本进行处理，通过</w:t>
      </w:r>
      <w:r>
        <w:rPr>
          <w:rFonts w:ascii="Arial" w:hAnsi="Arial" w:cs="Arial"/>
          <w:sz w:val="24"/>
        </w:rPr>
        <w:t>BERT</w:t>
      </w:r>
      <w:r>
        <w:rPr>
          <w:rFonts w:hint="eastAsia" w:ascii="Arial" w:hAnsi="Arial" w:cs="Arial"/>
          <w:sz w:val="24"/>
        </w:rPr>
        <w:t>模型得到输入文本的表征，再传入至网络层进行编码，最后进行预测。其中自定义处理器以及通过</w:t>
      </w:r>
      <w:r>
        <w:rPr>
          <w:rFonts w:ascii="Arial" w:hAnsi="Arial" w:cs="Arial"/>
          <w:sz w:val="24"/>
        </w:rPr>
        <w:t>BERT</w:t>
      </w:r>
      <w:r>
        <w:rPr>
          <w:rFonts w:hint="eastAsia" w:ascii="Arial" w:hAnsi="Arial" w:cs="Arial"/>
          <w:sz w:val="24"/>
        </w:rPr>
        <w:t>得到输入文本表征的具体实现如图</w:t>
      </w:r>
      <w:r>
        <w:rPr>
          <w:rFonts w:ascii="Arial" w:hAnsi="Arial" w:cs="Arial"/>
          <w:sz w:val="24"/>
        </w:rPr>
        <w:t>4.9</w:t>
      </w:r>
      <w:r>
        <w:rPr>
          <w:rFonts w:hint="eastAsia" w:ascii="Arial" w:hAnsi="Arial" w:cs="Arial"/>
          <w:sz w:val="24"/>
        </w:rPr>
        <w:t>和图</w:t>
      </w:r>
      <w:r>
        <w:rPr>
          <w:rFonts w:ascii="Arial" w:hAnsi="Arial" w:cs="Arial"/>
          <w:sz w:val="24"/>
        </w:rPr>
        <w:t>4.10</w:t>
      </w:r>
      <w:r>
        <w:rPr>
          <w:rFonts w:hint="eastAsia" w:ascii="Arial" w:hAnsi="Arial" w:cs="Arial"/>
          <w:sz w:val="24"/>
        </w:rPr>
        <w:t>所示。</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spacing w:before="0" w:beforeAutospacing="0" w:after="0" w:afterAutospacing="0"/>
              <w:rPr>
                <w:rFonts w:ascii="Arial" w:hAnsi="Arial" w:cs="Arial"/>
              </w:rPr>
            </w:pPr>
            <w:r>
              <w:rPr>
                <w:rFonts w:ascii="Arial" w:hAnsi="Arial" w:eastAsia="Times New Roman" w:cs="Arial"/>
              </w:rPr>
              <w:t>class NerProcessor(DataProcessor):</w:t>
            </w:r>
          </w:p>
          <w:p>
            <w:pPr>
              <w:pStyle w:val="18"/>
              <w:spacing w:before="0" w:beforeAutospacing="0" w:after="0" w:afterAutospacing="0"/>
              <w:rPr>
                <w:rFonts w:ascii="Arial" w:hAnsi="Arial" w:cs="Arial"/>
              </w:rPr>
            </w:pPr>
            <w:r>
              <w:rPr>
                <w:rFonts w:ascii="Arial" w:hAnsi="Arial" w:eastAsia="Times New Roman" w:cs="Arial"/>
              </w:rPr>
              <w:t>    def get_train_examples(self, data_dir):</w:t>
            </w:r>
          </w:p>
          <w:p>
            <w:pPr>
              <w:pStyle w:val="18"/>
              <w:spacing w:before="0" w:beforeAutospacing="0" w:after="0" w:afterAutospacing="0"/>
              <w:rPr>
                <w:rFonts w:ascii="Arial" w:hAnsi="Arial" w:cs="Arial"/>
              </w:rPr>
            </w:pPr>
            <w:r>
              <w:rPr>
                <w:rFonts w:ascii="Arial" w:hAnsi="Arial" w:eastAsia="Times New Roman" w:cs="Arial"/>
              </w:rPr>
              <w:t>        return self._create_example(</w:t>
            </w:r>
          </w:p>
          <w:p>
            <w:pPr>
              <w:pStyle w:val="18"/>
              <w:spacing w:before="0" w:beforeAutospacing="0" w:after="0" w:afterAutospacing="0"/>
              <w:rPr>
                <w:rFonts w:ascii="Arial" w:hAnsi="Arial" w:cs="Arial"/>
              </w:rPr>
            </w:pPr>
            <w:r>
              <w:rPr>
                <w:rFonts w:ascii="Arial" w:hAnsi="Arial" w:eastAsia="Times New Roman" w:cs="Arial"/>
              </w:rPr>
              <w:t>            self._read_data(os.path.join(data_dir, "train.txt")), "train"</w:t>
            </w:r>
          </w:p>
          <w:p>
            <w:pPr>
              <w:pStyle w:val="18"/>
              <w:spacing w:before="0" w:beforeAutospacing="0" w:after="0" w:afterAutospacing="0"/>
              <w:rPr>
                <w:rFonts w:ascii="Arial" w:hAnsi="Arial" w:cs="Arial"/>
              </w:rPr>
            </w:pPr>
            <w:r>
              <w:rPr>
                <w:rFonts w:ascii="Arial" w:hAnsi="Arial" w:eastAsia="Times New Roman" w:cs="Arial"/>
              </w:rPr>
              <w:t>        )</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def get_dev_examples(self, data_dir):</w:t>
            </w:r>
          </w:p>
          <w:p>
            <w:pPr>
              <w:pStyle w:val="18"/>
              <w:spacing w:before="0" w:beforeAutospacing="0" w:after="0" w:afterAutospacing="0"/>
              <w:rPr>
                <w:rFonts w:ascii="Arial" w:hAnsi="Arial" w:cs="Arial"/>
              </w:rPr>
            </w:pPr>
            <w:r>
              <w:rPr>
                <w:rFonts w:ascii="Arial" w:hAnsi="Arial" w:eastAsia="Times New Roman" w:cs="Arial"/>
              </w:rPr>
              <w:t>        return self._create_example(</w:t>
            </w:r>
          </w:p>
          <w:p>
            <w:pPr>
              <w:pStyle w:val="18"/>
              <w:spacing w:before="0" w:beforeAutospacing="0" w:after="0" w:afterAutospacing="0"/>
              <w:rPr>
                <w:rFonts w:ascii="Arial" w:hAnsi="Arial" w:cs="Arial"/>
              </w:rPr>
            </w:pPr>
            <w:r>
              <w:rPr>
                <w:rFonts w:ascii="Arial" w:hAnsi="Arial" w:eastAsia="Times New Roman" w:cs="Arial"/>
              </w:rPr>
              <w:t>            self._read_data(os.path.join(data_dir, "dev.txt")), "dev"</w:t>
            </w:r>
          </w:p>
          <w:p>
            <w:pPr>
              <w:pStyle w:val="18"/>
              <w:spacing w:before="0" w:beforeAutospacing="0" w:after="0" w:afterAutospacing="0"/>
              <w:rPr>
                <w:rFonts w:ascii="Arial" w:hAnsi="Arial" w:cs="Arial"/>
              </w:rPr>
            </w:pPr>
            <w:r>
              <w:rPr>
                <w:rFonts w:ascii="Arial" w:hAnsi="Arial" w:eastAsia="Times New Roman" w:cs="Arial"/>
              </w:rPr>
              <w:t>        )</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def get_test_examples(self, data_dir):</w:t>
            </w:r>
          </w:p>
          <w:p>
            <w:pPr>
              <w:pStyle w:val="18"/>
              <w:spacing w:before="0" w:beforeAutospacing="0" w:after="0" w:afterAutospacing="0"/>
              <w:rPr>
                <w:rFonts w:ascii="Arial" w:hAnsi="Arial" w:cs="Arial"/>
              </w:rPr>
            </w:pPr>
            <w:r>
              <w:rPr>
                <w:rFonts w:ascii="Arial" w:hAnsi="Arial" w:eastAsia="Times New Roman" w:cs="Arial"/>
              </w:rPr>
              <w:t>        return self._create_example(</w:t>
            </w:r>
          </w:p>
          <w:p>
            <w:pPr>
              <w:pStyle w:val="18"/>
              <w:spacing w:before="0" w:beforeAutospacing="0" w:after="0" w:afterAutospacing="0"/>
              <w:rPr>
                <w:rFonts w:ascii="Arial" w:hAnsi="Arial" w:cs="Arial"/>
              </w:rPr>
            </w:pPr>
            <w:r>
              <w:rPr>
                <w:rFonts w:ascii="Arial" w:hAnsi="Arial" w:eastAsia="Times New Roman" w:cs="Arial"/>
              </w:rPr>
              <w:t>            self._read_data(os.path.join(data_dir, "test.txt")), "test")</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def get_labels(self):</w:t>
            </w:r>
          </w:p>
          <w:p>
            <w:pPr>
              <w:pStyle w:val="18"/>
              <w:spacing w:before="0" w:beforeAutospacing="0" w:after="0" w:afterAutospacing="0"/>
              <w:rPr>
                <w:rFonts w:ascii="Arial" w:hAnsi="Arial" w:cs="Arial"/>
              </w:rPr>
            </w:pPr>
            <w:r>
              <w:rPr>
                <w:rFonts w:ascii="Arial" w:hAnsi="Arial" w:eastAsia="Times New Roman" w:cs="Arial"/>
              </w:rPr>
              <w:t>        return ["O", "B-P", "I-P", "B-C", "I-C", "B-L", "I-L", "B-INS", "I-INS","B-IND", "I-IND","B-PRO", "I-PRO","X", "[CLS]", "[SEP]"]</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def _create_example(self, lines, set_type):</w:t>
            </w:r>
          </w:p>
          <w:p>
            <w:pPr>
              <w:pStyle w:val="18"/>
              <w:spacing w:before="0" w:beforeAutospacing="0" w:after="0" w:afterAutospacing="0"/>
              <w:rPr>
                <w:rFonts w:ascii="Arial" w:hAnsi="Arial" w:cs="Arial"/>
              </w:rPr>
            </w:pPr>
            <w:r>
              <w:rPr>
                <w:rFonts w:ascii="Arial" w:hAnsi="Arial" w:eastAsia="Times New Roman" w:cs="Arial"/>
              </w:rPr>
              <w:t>        examples = []</w:t>
            </w:r>
          </w:p>
          <w:p>
            <w:pPr>
              <w:pStyle w:val="18"/>
              <w:spacing w:before="0" w:beforeAutospacing="0" w:after="0" w:afterAutospacing="0"/>
              <w:rPr>
                <w:rFonts w:ascii="Arial" w:hAnsi="Arial" w:cs="Arial"/>
              </w:rPr>
            </w:pPr>
            <w:r>
              <w:rPr>
                <w:rFonts w:ascii="Arial" w:hAnsi="Arial" w:eastAsia="Times New Roman" w:cs="Arial"/>
              </w:rPr>
              <w:t>        for (i, line) in enumerate(lines):</w:t>
            </w:r>
          </w:p>
          <w:p>
            <w:pPr>
              <w:pStyle w:val="18"/>
              <w:spacing w:before="0" w:beforeAutospacing="0" w:after="0" w:afterAutospacing="0"/>
              <w:rPr>
                <w:rFonts w:ascii="Arial" w:hAnsi="Arial" w:cs="Arial"/>
              </w:rPr>
            </w:pPr>
            <w:r>
              <w:rPr>
                <w:rFonts w:ascii="Arial" w:hAnsi="Arial" w:eastAsia="Times New Roman" w:cs="Arial"/>
              </w:rPr>
              <w:t>            guid = "%s-%s" % (set_type, i)</w:t>
            </w:r>
          </w:p>
          <w:p>
            <w:pPr>
              <w:pStyle w:val="18"/>
              <w:spacing w:before="0" w:beforeAutospacing="0" w:after="0" w:afterAutospacing="0"/>
              <w:rPr>
                <w:rFonts w:ascii="Arial" w:hAnsi="Arial" w:cs="Arial"/>
              </w:rPr>
            </w:pPr>
            <w:r>
              <w:rPr>
                <w:rFonts w:ascii="Arial" w:hAnsi="Arial" w:eastAsia="Times New Roman" w:cs="Arial"/>
              </w:rPr>
              <w:t>            text = tokenization.convert_to_unicode(line[1])</w:t>
            </w:r>
          </w:p>
          <w:p>
            <w:pPr>
              <w:pStyle w:val="18"/>
              <w:spacing w:before="0" w:beforeAutospacing="0" w:after="0" w:afterAutospacing="0"/>
              <w:rPr>
                <w:rFonts w:ascii="Arial" w:hAnsi="Arial" w:cs="Arial"/>
              </w:rPr>
            </w:pPr>
            <w:r>
              <w:rPr>
                <w:rFonts w:ascii="Arial" w:hAnsi="Arial" w:eastAsia="Times New Roman" w:cs="Arial"/>
              </w:rPr>
              <w:t>            label = tokenization.convert_to_unicode(line[0])</w:t>
            </w:r>
          </w:p>
          <w:p>
            <w:pPr>
              <w:pStyle w:val="18"/>
              <w:spacing w:before="0" w:beforeAutospacing="0" w:after="0" w:afterAutospacing="0"/>
              <w:rPr>
                <w:rFonts w:ascii="Arial" w:hAnsi="Arial" w:cs="Arial"/>
              </w:rPr>
            </w:pPr>
            <w:r>
              <w:rPr>
                <w:rFonts w:ascii="Arial" w:hAnsi="Arial" w:eastAsia="Times New Roman" w:cs="Arial"/>
              </w:rPr>
              <w:t>            if i == 0:</w:t>
            </w:r>
          </w:p>
          <w:p>
            <w:pPr>
              <w:pStyle w:val="18"/>
              <w:spacing w:before="0" w:beforeAutospacing="0" w:after="0" w:afterAutospacing="0"/>
              <w:rPr>
                <w:rFonts w:ascii="Arial" w:hAnsi="Arial" w:cs="Arial"/>
              </w:rPr>
            </w:pPr>
            <w:r>
              <w:rPr>
                <w:rFonts w:ascii="Arial" w:hAnsi="Arial" w:eastAsia="Times New Roman" w:cs="Arial"/>
              </w:rPr>
              <w:t>                print(label)</w:t>
            </w:r>
          </w:p>
          <w:p>
            <w:pPr>
              <w:pStyle w:val="18"/>
              <w:spacing w:before="0" w:beforeAutospacing="0" w:after="0" w:afterAutospacing="0"/>
              <w:rPr>
                <w:rFonts w:ascii="Arial" w:hAnsi="Arial" w:cs="Arial"/>
              </w:rPr>
            </w:pPr>
            <w:r>
              <w:rPr>
                <w:rFonts w:ascii="Arial" w:hAnsi="Arial" w:eastAsia="Times New Roman" w:cs="Arial"/>
              </w:rPr>
              <w:t>            examples.append(InputExample(guid=guid, text=text, label=label))</w:t>
            </w:r>
          </w:p>
          <w:p>
            <w:pPr>
              <w:pStyle w:val="18"/>
              <w:spacing w:before="0" w:beforeAutospacing="0" w:after="0" w:afterAutospacing="0"/>
              <w:rPr>
                <w:rFonts w:ascii="Arial" w:hAnsi="Arial" w:cs="Arial"/>
              </w:rPr>
            </w:pPr>
            <w:r>
              <w:rPr>
                <w:rFonts w:ascii="Arial" w:hAnsi="Arial" w:eastAsia="Times New Roman" w:cs="Arial"/>
              </w:rPr>
              <w:t>        return examples</w:t>
            </w:r>
          </w:p>
          <w:p>
            <w:pPr>
              <w:spacing w:line="360" w:lineRule="auto"/>
              <w:jc w:val="left"/>
              <w:rPr>
                <w:rFonts w:ascii="Arial" w:hAnsi="Arial" w:cs="Arial"/>
                <w:sz w:val="24"/>
              </w:rPr>
            </w:pPr>
          </w:p>
        </w:tc>
      </w:tr>
    </w:tbl>
    <w:p>
      <w:pPr>
        <w:pStyle w:val="36"/>
      </w:pPr>
      <w:bookmarkStart w:id="413" w:name="_Toc16554_WPSOffice_Level3"/>
      <w:bookmarkStart w:id="414" w:name="_Toc21535"/>
      <w:bookmarkStart w:id="415" w:name="_Toc17953"/>
      <w:bookmarkStart w:id="416" w:name="_Toc2334_WPSOffice_Level3"/>
      <w:bookmarkStart w:id="417" w:name="_Toc30498"/>
      <w:r>
        <w:rPr>
          <w:rFonts w:hint="eastAsia"/>
        </w:rPr>
        <w:t>图</w:t>
      </w:r>
      <w:r>
        <w:t xml:space="preserve">4.9 </w:t>
      </w:r>
      <w:r>
        <w:rPr>
          <w:rFonts w:hint="eastAsia"/>
        </w:rPr>
        <w:t>自定义处理器</w:t>
      </w:r>
      <w:r>
        <w:t>NerProcessor</w:t>
      </w:r>
      <w:r>
        <w:rPr>
          <w:rFonts w:hint="eastAsia"/>
        </w:rPr>
        <w:t>的实现</w:t>
      </w:r>
      <w:bookmarkEnd w:id="413"/>
      <w:bookmarkEnd w:id="414"/>
      <w:bookmarkEnd w:id="415"/>
      <w:bookmarkEnd w:id="416"/>
      <w:bookmarkEnd w:id="417"/>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spacing w:before="0" w:beforeAutospacing="0" w:after="0" w:afterAutospacing="0"/>
              <w:rPr>
                <w:rFonts w:ascii="Arial" w:hAnsi="Arial" w:cs="Arial"/>
              </w:rPr>
            </w:pPr>
            <w:r>
              <w:rPr>
                <w:rFonts w:ascii="Arial" w:hAnsi="Arial" w:eastAsia="Times New Roman" w:cs="Arial"/>
              </w:rPr>
              <w:t>def create_model(bert_config, is_training, input_ids, input_mask,</w:t>
            </w:r>
          </w:p>
          <w:p>
            <w:pPr>
              <w:pStyle w:val="18"/>
              <w:spacing w:before="0" w:beforeAutospacing="0" w:after="0" w:afterAutospacing="0"/>
              <w:rPr>
                <w:rFonts w:ascii="Arial" w:hAnsi="Arial" w:cs="Arial"/>
              </w:rPr>
            </w:pPr>
            <w:r>
              <w:rPr>
                <w:rFonts w:ascii="Arial" w:hAnsi="Arial" w:eastAsia="Times New Roman" w:cs="Arial"/>
              </w:rPr>
              <w:t>                 segment_ids, labels, num_labels, use_one_hot_embeddings):</w:t>
            </w:r>
          </w:p>
          <w:p>
            <w:pPr>
              <w:pStyle w:val="18"/>
              <w:spacing w:before="0" w:beforeAutospacing="0" w:after="0" w:afterAutospacing="0"/>
              <w:rPr>
                <w:rFonts w:ascii="Arial" w:hAnsi="Arial" w:cs="Arial"/>
              </w:rPr>
            </w:pPr>
            <w:r>
              <w:rPr>
                <w:rFonts w:ascii="Arial" w:hAnsi="Arial" w:eastAsia="Times New Roman" w:cs="Arial"/>
                <w:i/>
              </w:rPr>
              <w:t xml:space="preserve">  </w:t>
            </w:r>
            <w:r>
              <w:rPr>
                <w:rFonts w:ascii="Arial" w:hAnsi="Arial" w:eastAsia="Times New Roman" w:cs="Arial"/>
              </w:rPr>
              <w:t xml:space="preserve"># </w:t>
            </w:r>
            <w:r>
              <w:rPr>
                <w:rFonts w:hint="eastAsia"/>
              </w:rPr>
              <w:t>使用数据加载</w:t>
            </w:r>
            <w:r>
              <w:rPr>
                <w:rFonts w:ascii="Arial" w:hAnsi="Arial" w:eastAsia="Times New Roman" w:cs="Arial"/>
              </w:rPr>
              <w:t>BertModel,</w:t>
            </w:r>
            <w:r>
              <w:rPr>
                <w:rFonts w:hint="eastAsia"/>
              </w:rPr>
              <w:t>获取对应的字</w:t>
            </w:r>
            <w:r>
              <w:rPr>
                <w:rFonts w:ascii="Arial" w:hAnsi="Arial" w:eastAsia="Times New Roman" w:cs="Arial"/>
              </w:rPr>
              <w:t>embedding</w:t>
            </w:r>
          </w:p>
          <w:p>
            <w:pPr>
              <w:pStyle w:val="18"/>
              <w:spacing w:before="0" w:beforeAutospacing="0" w:after="0" w:afterAutospacing="0"/>
              <w:rPr>
                <w:rFonts w:ascii="Arial" w:hAnsi="Arial" w:cs="Arial"/>
              </w:rPr>
            </w:pPr>
            <w:r>
              <w:rPr>
                <w:rFonts w:ascii="Arial" w:hAnsi="Arial" w:eastAsia="Times New Roman" w:cs="Arial"/>
              </w:rPr>
              <w:t>    model = modeling.BertModel(</w:t>
            </w:r>
          </w:p>
          <w:p>
            <w:pPr>
              <w:pStyle w:val="18"/>
              <w:spacing w:before="0" w:beforeAutospacing="0" w:after="0" w:afterAutospacing="0"/>
              <w:rPr>
                <w:rFonts w:ascii="Arial" w:hAnsi="Arial" w:cs="Arial"/>
              </w:rPr>
            </w:pPr>
            <w:r>
              <w:rPr>
                <w:rFonts w:ascii="Arial" w:hAnsi="Arial" w:eastAsia="Times New Roman" w:cs="Arial"/>
              </w:rPr>
              <w:t>        config=bert_config,</w:t>
            </w:r>
          </w:p>
          <w:p>
            <w:pPr>
              <w:pStyle w:val="18"/>
              <w:spacing w:before="0" w:beforeAutospacing="0" w:after="0" w:afterAutospacing="0"/>
              <w:rPr>
                <w:rFonts w:ascii="Arial" w:hAnsi="Arial" w:cs="Arial"/>
              </w:rPr>
            </w:pPr>
            <w:r>
              <w:rPr>
                <w:rFonts w:ascii="Arial" w:hAnsi="Arial" w:eastAsia="Times New Roman" w:cs="Arial"/>
              </w:rPr>
              <w:t>        is_training=is_training,</w:t>
            </w:r>
          </w:p>
          <w:p>
            <w:pPr>
              <w:pStyle w:val="18"/>
              <w:spacing w:before="0" w:beforeAutospacing="0" w:after="0" w:afterAutospacing="0"/>
              <w:rPr>
                <w:rFonts w:ascii="Arial" w:hAnsi="Arial" w:cs="Arial"/>
              </w:rPr>
            </w:pPr>
            <w:r>
              <w:rPr>
                <w:rFonts w:ascii="Arial" w:hAnsi="Arial" w:eastAsia="Times New Roman" w:cs="Arial"/>
              </w:rPr>
              <w:t>        input_ids=input_ids,</w:t>
            </w:r>
          </w:p>
          <w:p>
            <w:pPr>
              <w:pStyle w:val="18"/>
              <w:spacing w:before="0" w:beforeAutospacing="0" w:after="0" w:afterAutospacing="0"/>
              <w:rPr>
                <w:rFonts w:ascii="Arial" w:hAnsi="Arial" w:cs="Arial"/>
              </w:rPr>
            </w:pPr>
            <w:r>
              <w:rPr>
                <w:rFonts w:ascii="Arial" w:hAnsi="Arial" w:eastAsia="Times New Roman" w:cs="Arial"/>
              </w:rPr>
              <w:t>        input_mask=input_mask,</w:t>
            </w:r>
          </w:p>
          <w:p>
            <w:pPr>
              <w:pStyle w:val="18"/>
              <w:spacing w:before="0" w:beforeAutospacing="0" w:after="0" w:afterAutospacing="0"/>
              <w:rPr>
                <w:rFonts w:ascii="Arial" w:hAnsi="Arial" w:cs="Arial"/>
              </w:rPr>
            </w:pPr>
            <w:r>
              <w:rPr>
                <w:rFonts w:ascii="Arial" w:hAnsi="Arial" w:eastAsia="Times New Roman" w:cs="Arial"/>
              </w:rPr>
              <w:t>        token_type_ids=segment_ids,</w:t>
            </w:r>
          </w:p>
          <w:p>
            <w:pPr>
              <w:pStyle w:val="18"/>
              <w:spacing w:before="0" w:beforeAutospacing="0" w:after="0" w:afterAutospacing="0"/>
              <w:rPr>
                <w:rFonts w:ascii="Arial" w:hAnsi="Arial" w:cs="Arial"/>
              </w:rPr>
            </w:pPr>
            <w:r>
              <w:rPr>
                <w:rFonts w:ascii="Arial" w:hAnsi="Arial" w:eastAsia="Times New Roman" w:cs="Arial"/>
              </w:rPr>
              <w:t>        use_one_hot_embeddings=use_one_hot_embeddings</w:t>
            </w:r>
          </w:p>
          <w:p>
            <w:pPr>
              <w:pStyle w:val="18"/>
              <w:spacing w:before="0" w:beforeAutospacing="0" w:after="0" w:afterAutospacing="0"/>
              <w:rPr>
                <w:rFonts w:ascii="Arial" w:hAnsi="Arial" w:cs="Arial"/>
              </w:rPr>
            </w:pPr>
            <w:r>
              <w:rPr>
                <w:rFonts w:ascii="Arial" w:hAnsi="Arial" w:eastAsia="Times New Roman" w:cs="Arial"/>
              </w:rPr>
              <w:t>    )</w:t>
            </w:r>
          </w:p>
          <w:p>
            <w:pPr>
              <w:pStyle w:val="18"/>
              <w:spacing w:before="0" w:beforeAutospacing="0" w:after="0" w:afterAutospacing="0"/>
              <w:rPr>
                <w:rFonts w:ascii="Arial" w:hAnsi="Arial" w:cs="Arial"/>
              </w:rPr>
            </w:pPr>
            <w:r>
              <w:rPr>
                <w:rFonts w:ascii="Arial" w:hAnsi="Arial" w:eastAsia="Times New Roman" w:cs="Arial"/>
              </w:rPr>
              <w:t xml:space="preserve"> # </w:t>
            </w:r>
            <w:r>
              <w:rPr>
                <w:rFonts w:hint="eastAsia"/>
              </w:rPr>
              <w:t>获取对应的</w:t>
            </w:r>
            <w:r>
              <w:rPr>
                <w:rFonts w:ascii="Arial" w:hAnsi="Arial" w:eastAsia="Times New Roman" w:cs="Arial"/>
              </w:rPr>
              <w:t xml:space="preserve">embedding </w:t>
            </w:r>
            <w:r>
              <w:rPr>
                <w:rFonts w:hint="eastAsia"/>
              </w:rPr>
              <w:t>输入数据</w:t>
            </w:r>
            <w:r>
              <w:rPr>
                <w:rFonts w:ascii="Arial" w:hAnsi="Arial" w:eastAsia="Times New Roman" w:cs="Arial"/>
              </w:rPr>
              <w:t>[batch_size, seq_length, embedding_size]</w:t>
            </w:r>
          </w:p>
          <w:p>
            <w:pPr>
              <w:pStyle w:val="18"/>
              <w:spacing w:before="0" w:beforeAutospacing="0" w:after="0" w:afterAutospacing="0"/>
              <w:rPr>
                <w:rFonts w:ascii="Arial" w:hAnsi="Arial" w:cs="Arial"/>
              </w:rPr>
            </w:pPr>
            <w:r>
              <w:rPr>
                <w:rFonts w:ascii="Arial" w:hAnsi="Arial" w:eastAsia="Times New Roman" w:cs="Arial"/>
              </w:rPr>
              <w:t>    embedding = model.get_sequence_output()</w:t>
            </w:r>
          </w:p>
        </w:tc>
      </w:tr>
    </w:tbl>
    <w:p>
      <w:pPr>
        <w:pStyle w:val="36"/>
      </w:pPr>
      <w:bookmarkStart w:id="418" w:name="_Toc12846_WPSOffice_Level3"/>
      <w:bookmarkStart w:id="419" w:name="_Toc7403"/>
      <w:bookmarkStart w:id="420" w:name="_Toc24820"/>
      <w:bookmarkStart w:id="421" w:name="_Toc4164_WPSOffice_Level3"/>
      <w:bookmarkStart w:id="422" w:name="_Toc11365"/>
      <w:r>
        <w:rPr>
          <w:rFonts w:hint="eastAsia"/>
        </w:rPr>
        <w:t>图</w:t>
      </w:r>
      <w:r>
        <w:t>4.10 BERT</w:t>
      </w:r>
      <w:r>
        <w:rPr>
          <w:rFonts w:hint="eastAsia"/>
        </w:rPr>
        <w:t>模型加载和输入文本表征获取的实现</w:t>
      </w:r>
      <w:bookmarkEnd w:id="418"/>
      <w:bookmarkEnd w:id="419"/>
      <w:bookmarkEnd w:id="420"/>
      <w:bookmarkEnd w:id="421"/>
      <w:bookmarkEnd w:id="422"/>
    </w:p>
    <w:p>
      <w:pPr>
        <w:spacing w:line="360" w:lineRule="auto"/>
        <w:ind w:firstLine="480" w:firstLineChars="200"/>
        <w:rPr>
          <w:rFonts w:ascii="Arial" w:hAnsi="Arial" w:cs="Arial"/>
          <w:sz w:val="24"/>
        </w:rPr>
      </w:pPr>
      <w:r>
        <w:rPr>
          <w:rFonts w:hint="eastAsia" w:ascii="Arial" w:hAnsi="Arial" w:cs="Arial"/>
          <w:sz w:val="24"/>
        </w:rPr>
        <w:t>通过</w:t>
      </w:r>
      <w:r>
        <w:rPr>
          <w:rFonts w:ascii="Arial" w:hAnsi="Arial" w:cs="Arial"/>
          <w:sz w:val="24"/>
        </w:rPr>
        <w:t>BERT</w:t>
      </w:r>
      <w:r>
        <w:rPr>
          <w:rFonts w:hint="eastAsia" w:ascii="Arial" w:hAnsi="Arial" w:cs="Arial"/>
          <w:sz w:val="24"/>
        </w:rPr>
        <w:t>得到输入文本的表征后，将文本表征作为输入传入到</w:t>
      </w:r>
      <w:r>
        <w:rPr>
          <w:rFonts w:ascii="Arial" w:hAnsi="Arial" w:cs="Arial"/>
          <w:sz w:val="24"/>
        </w:rPr>
        <w:t>BiLSTM+CRF</w:t>
      </w:r>
      <w:r>
        <w:rPr>
          <w:rFonts w:hint="eastAsia" w:ascii="Arial" w:hAnsi="Arial" w:cs="Arial"/>
          <w:sz w:val="24"/>
        </w:rPr>
        <w:t>网络模型中进行命名实体识别，这里的模型结构与基于</w:t>
      </w:r>
      <w:r>
        <w:rPr>
          <w:rFonts w:ascii="Arial" w:hAnsi="Arial" w:cs="Arial"/>
          <w:sz w:val="24"/>
        </w:rPr>
        <w:t>word2vec</w:t>
      </w:r>
      <w:r>
        <w:rPr>
          <w:rFonts w:hint="eastAsia" w:ascii="Arial" w:hAnsi="Arial" w:cs="Arial"/>
          <w:sz w:val="24"/>
        </w:rPr>
        <w:t>的命名实体识别模型相同，只在超参数的设置上有所区别。</w:t>
      </w:r>
    </w:p>
    <w:p>
      <w:pPr>
        <w:pStyle w:val="3"/>
        <w:rPr>
          <w:rFonts w:cs="Arial"/>
        </w:rPr>
      </w:pPr>
      <w:bookmarkStart w:id="423" w:name="_Toc11139_WPSOffice_Level3"/>
      <w:bookmarkStart w:id="424" w:name="_Toc1580_WPSOffice_Level2"/>
      <w:r>
        <w:rPr>
          <w:rFonts w:cs="Arial"/>
        </w:rPr>
        <w:t xml:space="preserve">4.4 </w:t>
      </w:r>
      <w:bookmarkEnd w:id="423"/>
      <w:r>
        <w:rPr>
          <w:rFonts w:hint="eastAsia" w:cs="Arial"/>
        </w:rPr>
        <w:t>关系抽取模型的实现</w:t>
      </w:r>
      <w:bookmarkEnd w:id="424"/>
    </w:p>
    <w:p>
      <w:pPr>
        <w:spacing w:line="360" w:lineRule="auto"/>
        <w:ind w:firstLine="480" w:firstLineChars="200"/>
        <w:rPr>
          <w:rFonts w:ascii="Arial" w:hAnsi="Arial" w:cs="Arial"/>
          <w:sz w:val="24"/>
        </w:rPr>
      </w:pPr>
      <w:r>
        <w:rPr>
          <w:rFonts w:hint="eastAsia" w:ascii="Arial" w:hAnsi="Arial" w:cs="Arial"/>
          <w:sz w:val="24"/>
        </w:rPr>
        <w:t>关系抽取模型的主要超参数设置如表</w:t>
      </w:r>
      <w:r>
        <w:rPr>
          <w:rFonts w:ascii="Arial" w:hAnsi="Arial" w:cs="Arial"/>
          <w:sz w:val="24"/>
        </w:rPr>
        <w:t>4.4</w:t>
      </w:r>
      <w:r>
        <w:rPr>
          <w:rFonts w:hint="eastAsia" w:ascii="Arial" w:hAnsi="Arial" w:cs="Arial"/>
          <w:sz w:val="24"/>
        </w:rPr>
        <w:t>所示。卷积核的大小决定了在卷积操作中滑动窗口每次</w:t>
      </w:r>
      <w:r>
        <w:rPr>
          <w:rFonts w:ascii="Arial" w:hAnsi="Arial" w:cs="Arial"/>
          <w:sz w:val="24"/>
        </w:rPr>
        <w:t>“</w:t>
      </w:r>
      <w:r>
        <w:rPr>
          <w:rFonts w:hint="eastAsia" w:ascii="Arial" w:hAnsi="Arial" w:cs="Arial"/>
          <w:sz w:val="24"/>
        </w:rPr>
        <w:t>滑过</w:t>
      </w:r>
      <w:r>
        <w:rPr>
          <w:rFonts w:ascii="Arial" w:hAnsi="Arial" w:cs="Arial"/>
          <w:sz w:val="24"/>
        </w:rPr>
        <w:t>”</w:t>
      </w:r>
      <w:r>
        <w:rPr>
          <w:rFonts w:hint="eastAsia" w:ascii="Arial" w:hAnsi="Arial" w:cs="Arial"/>
          <w:sz w:val="24"/>
        </w:rPr>
        <w:t>的特征数量；字向量是用的本文所涉及的金融领域信息抽取任务的预训练字向量；过滤器数量表明可以对输入信息进行多少种特征计算；学习率表明优化器的学习速率；最大最小相对位置为相对于实体的位置；</w:t>
      </w:r>
      <w:r>
        <w:rPr>
          <w:rFonts w:ascii="Arial" w:hAnsi="Arial" w:cs="Arial"/>
          <w:sz w:val="24"/>
        </w:rPr>
        <w:t>batch_size</w:t>
      </w:r>
      <w:r>
        <w:rPr>
          <w:rFonts w:hint="eastAsia" w:ascii="Arial" w:hAnsi="Arial" w:cs="Arial"/>
          <w:sz w:val="24"/>
        </w:rPr>
        <w:t>、</w:t>
      </w:r>
      <w:r>
        <w:rPr>
          <w:rFonts w:ascii="Arial" w:hAnsi="Arial" w:cs="Arial"/>
          <w:sz w:val="24"/>
        </w:rPr>
        <w:t>Dropout</w:t>
      </w:r>
      <w:r>
        <w:rPr>
          <w:rFonts w:hint="eastAsia" w:ascii="Arial" w:hAnsi="Arial" w:cs="Arial"/>
          <w:sz w:val="24"/>
        </w:rPr>
        <w:t>比例的定义都与前文中的含义相同，不予阐述。</w:t>
      </w:r>
    </w:p>
    <w:p>
      <w:pPr>
        <w:pStyle w:val="37"/>
      </w:pPr>
      <w:bookmarkStart w:id="425" w:name="_Toc3255_WPSOffice_Level3"/>
      <w:bookmarkStart w:id="426" w:name="_Toc15209"/>
      <w:bookmarkStart w:id="427" w:name="_Toc20182"/>
      <w:bookmarkStart w:id="428" w:name="_Toc14090_WPSOffice_Level3"/>
      <w:bookmarkStart w:id="429" w:name="_Toc15811"/>
      <w:r>
        <w:rPr>
          <w:rFonts w:hint="eastAsia"/>
        </w:rPr>
        <w:t>表</w:t>
      </w:r>
      <w:r>
        <w:t xml:space="preserve">4.4  </w:t>
      </w:r>
      <w:r>
        <w:rPr>
          <w:rFonts w:hint="eastAsia"/>
        </w:rPr>
        <w:t>关系抽取模型超参数列表</w:t>
      </w:r>
      <w:bookmarkEnd w:id="425"/>
      <w:bookmarkEnd w:id="426"/>
      <w:bookmarkEnd w:id="427"/>
      <w:bookmarkEnd w:id="428"/>
      <w:bookmarkEnd w:id="429"/>
    </w:p>
    <w:tbl>
      <w:tblPr>
        <w:tblStyle w:val="25"/>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spacing w:line="360" w:lineRule="auto"/>
              <w:jc w:val="center"/>
              <w:rPr>
                <w:rFonts w:ascii="Arial" w:hAnsi="Arial" w:cs="Arial"/>
                <w:sz w:val="24"/>
              </w:rPr>
            </w:pPr>
            <w:r>
              <w:rPr>
                <w:rFonts w:hint="eastAsia" w:ascii="Arial" w:hAnsi="Arial" w:cs="Arial"/>
                <w:sz w:val="24"/>
              </w:rPr>
              <w:t>参数名称</w:t>
            </w:r>
          </w:p>
        </w:tc>
        <w:tc>
          <w:tcPr>
            <w:tcW w:w="4262" w:type="dxa"/>
          </w:tcPr>
          <w:p>
            <w:pPr>
              <w:spacing w:line="360" w:lineRule="auto"/>
              <w:jc w:val="center"/>
              <w:rPr>
                <w:rFonts w:ascii="Arial" w:hAnsi="Arial" w:cs="Arial"/>
                <w:sz w:val="24"/>
              </w:rPr>
            </w:pPr>
            <w:r>
              <w:rPr>
                <w:rFonts w:hint="eastAsia" w:ascii="Arial" w:hAnsi="Arial" w:cs="Arial"/>
                <w:sz w:val="24"/>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(filter_size)</w:t>
            </w:r>
          </w:p>
        </w:tc>
        <w:tc>
          <w:tcPr>
            <w:tcW w:w="4262" w:type="dxa"/>
          </w:tcPr>
          <w:p>
            <w:pPr>
              <w:spacing w:line="360" w:lineRule="auto"/>
              <w:jc w:val="center"/>
              <w:rPr>
                <w:rFonts w:ascii="Arial" w:hAnsi="Arial" w:cs="Arial"/>
                <w:sz w:val="24"/>
              </w:rPr>
            </w:pPr>
            <w:r>
              <w:rPr>
                <w:rFonts w:ascii="Arial" w:hAnsi="Arial" w:cs="Arial"/>
                <w:sz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spacing w:line="360" w:lineRule="auto"/>
              <w:jc w:val="center"/>
              <w:rPr>
                <w:rFonts w:ascii="Arial" w:hAnsi="Arial" w:cs="Arial"/>
                <w:sz w:val="24"/>
              </w:rPr>
            </w:pPr>
            <w:r>
              <w:rPr>
                <w:rFonts w:hint="eastAsia" w:ascii="Arial" w:hAnsi="Arial" w:cs="Arial"/>
                <w:sz w:val="24"/>
              </w:rPr>
              <w:t>字向量维度</w:t>
            </w:r>
          </w:p>
        </w:tc>
        <w:tc>
          <w:tcPr>
            <w:tcW w:w="4262" w:type="dxa"/>
          </w:tcPr>
          <w:p>
            <w:pPr>
              <w:spacing w:line="360" w:lineRule="auto"/>
              <w:jc w:val="center"/>
              <w:rPr>
                <w:rFonts w:ascii="Arial" w:hAnsi="Arial" w:cs="Arial"/>
                <w:sz w:val="24"/>
              </w:rPr>
            </w:pPr>
            <w:r>
              <w:rPr>
                <w:rFonts w:ascii="Arial" w:hAnsi="Arial" w:cs="Arial"/>
                <w:sz w:val="24"/>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spacing w:line="360" w:lineRule="auto"/>
              <w:jc w:val="center"/>
              <w:rPr>
                <w:rFonts w:ascii="Arial" w:hAnsi="Arial" w:cs="Arial"/>
                <w:sz w:val="24"/>
              </w:rPr>
            </w:pPr>
            <w:r>
              <w:rPr>
                <w:rFonts w:hint="eastAsia" w:ascii="Arial" w:hAnsi="Arial" w:cs="Arial"/>
                <w:sz w:val="24"/>
              </w:rPr>
              <w:t>相对位置向量维度</w:t>
            </w:r>
          </w:p>
        </w:tc>
        <w:tc>
          <w:tcPr>
            <w:tcW w:w="4262" w:type="dxa"/>
          </w:tcPr>
          <w:p>
            <w:pPr>
              <w:spacing w:line="360" w:lineRule="auto"/>
              <w:jc w:val="center"/>
              <w:rPr>
                <w:rFonts w:ascii="Arial" w:hAnsi="Arial" w:cs="Arial"/>
                <w:sz w:val="24"/>
              </w:rPr>
            </w:pPr>
            <w:r>
              <w:rPr>
                <w:rFonts w:ascii="Arial" w:hAnsi="Arial" w:cs="Arial"/>
                <w:sz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spacing w:line="360" w:lineRule="auto"/>
              <w:jc w:val="center"/>
              <w:rPr>
                <w:rFonts w:ascii="Arial" w:hAnsi="Arial" w:cs="Arial"/>
                <w:sz w:val="24"/>
              </w:rPr>
            </w:pPr>
            <w:r>
              <w:rPr>
                <w:rFonts w:hint="eastAsia" w:ascii="Arial" w:hAnsi="Arial" w:cs="Arial"/>
                <w:sz w:val="24"/>
              </w:rPr>
              <w:t>最大相对位置</w:t>
            </w:r>
          </w:p>
        </w:tc>
        <w:tc>
          <w:tcPr>
            <w:tcW w:w="4262" w:type="dxa"/>
          </w:tcPr>
          <w:p>
            <w:pPr>
              <w:spacing w:line="360" w:lineRule="auto"/>
              <w:jc w:val="center"/>
              <w:rPr>
                <w:rFonts w:ascii="Arial" w:hAnsi="Arial" w:cs="Arial"/>
                <w:sz w:val="24"/>
              </w:rPr>
            </w:pPr>
            <w:r>
              <w:rPr>
                <w:rFonts w:ascii="Arial" w:hAnsi="Arial" w:cs="Arial"/>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spacing w:line="360" w:lineRule="auto"/>
              <w:jc w:val="center"/>
              <w:rPr>
                <w:rFonts w:ascii="Arial" w:hAnsi="Arial" w:cs="Arial"/>
                <w:sz w:val="24"/>
              </w:rPr>
            </w:pPr>
            <w:r>
              <w:rPr>
                <w:rFonts w:hint="eastAsia" w:ascii="Arial" w:hAnsi="Arial" w:cs="Arial"/>
                <w:sz w:val="24"/>
              </w:rPr>
              <w:t>最小相对位置</w:t>
            </w:r>
          </w:p>
        </w:tc>
        <w:tc>
          <w:tcPr>
            <w:tcW w:w="4262" w:type="dxa"/>
          </w:tcPr>
          <w:p>
            <w:pPr>
              <w:spacing w:line="360" w:lineRule="auto"/>
              <w:jc w:val="center"/>
              <w:rPr>
                <w:rFonts w:ascii="Arial" w:hAnsi="Arial" w:cs="Arial"/>
                <w:sz w:val="24"/>
              </w:rPr>
            </w:pPr>
            <w:r>
              <w:rPr>
                <w:rFonts w:ascii="Arial" w:hAnsi="Arial" w:cs="Arial"/>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spacing w:line="360" w:lineRule="auto"/>
              <w:jc w:val="center"/>
              <w:rPr>
                <w:rFonts w:ascii="Arial" w:hAnsi="Arial" w:cs="Arial"/>
                <w:sz w:val="24"/>
              </w:rPr>
            </w:pPr>
            <w:r>
              <w:rPr>
                <w:rFonts w:hint="eastAsia" w:ascii="Arial" w:hAnsi="Arial" w:cs="Arial"/>
                <w:sz w:val="24"/>
              </w:rPr>
              <w:t>过滤器数量</w:t>
            </w:r>
          </w:p>
        </w:tc>
        <w:tc>
          <w:tcPr>
            <w:tcW w:w="4262" w:type="dxa"/>
          </w:tcPr>
          <w:p>
            <w:pPr>
              <w:spacing w:line="360" w:lineRule="auto"/>
              <w:jc w:val="center"/>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spacing w:line="360" w:lineRule="auto"/>
              <w:jc w:val="center"/>
              <w:rPr>
                <w:rFonts w:ascii="Arial" w:hAnsi="Arial" w:cs="Arial"/>
                <w:sz w:val="24"/>
              </w:rPr>
            </w:pPr>
            <w:r>
              <w:rPr>
                <w:rFonts w:ascii="Arial" w:hAnsi="Arial" w:cs="Arial"/>
                <w:sz w:val="24"/>
              </w:rPr>
              <w:t>batch_size</w:t>
            </w:r>
          </w:p>
        </w:tc>
        <w:tc>
          <w:tcPr>
            <w:tcW w:w="4262" w:type="dxa"/>
          </w:tcPr>
          <w:p>
            <w:pPr>
              <w:spacing w:line="360" w:lineRule="auto"/>
              <w:jc w:val="center"/>
              <w:rPr>
                <w:rFonts w:ascii="Arial" w:hAnsi="Arial" w:cs="Arial"/>
                <w:sz w:val="24"/>
              </w:rPr>
            </w:pPr>
            <w:r>
              <w:rPr>
                <w:rFonts w:ascii="Arial" w:hAnsi="Arial" w:cs="Arial"/>
                <w:sz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spacing w:line="360" w:lineRule="auto"/>
              <w:jc w:val="center"/>
              <w:rPr>
                <w:rFonts w:ascii="Arial" w:hAnsi="Arial" w:cs="Arial"/>
                <w:sz w:val="24"/>
              </w:rPr>
            </w:pPr>
            <w:r>
              <w:rPr>
                <w:rFonts w:hint="eastAsia" w:ascii="Arial" w:hAnsi="Arial" w:cs="Arial"/>
                <w:sz w:val="24"/>
              </w:rPr>
              <w:t>学习率</w:t>
            </w:r>
          </w:p>
        </w:tc>
        <w:tc>
          <w:tcPr>
            <w:tcW w:w="4262" w:type="dxa"/>
          </w:tcPr>
          <w:p>
            <w:pPr>
              <w:spacing w:line="360" w:lineRule="auto"/>
              <w:jc w:val="center"/>
              <w:rPr>
                <w:rFonts w:ascii="Arial" w:hAnsi="Arial" w:cs="Arial"/>
                <w:sz w:val="24"/>
              </w:rPr>
            </w:pPr>
            <w:r>
              <w:rPr>
                <w:rFonts w:ascii="Arial" w:hAnsi="Arial" w:cs="Arial"/>
                <w:sz w:val="24"/>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3" w:type="dxa"/>
          </w:tcPr>
          <w:p>
            <w:pPr>
              <w:spacing w:line="360" w:lineRule="auto"/>
              <w:jc w:val="center"/>
              <w:rPr>
                <w:rFonts w:ascii="Arial" w:hAnsi="Arial" w:cs="Arial"/>
                <w:sz w:val="24"/>
              </w:rPr>
            </w:pPr>
            <w:r>
              <w:rPr>
                <w:rFonts w:ascii="Arial" w:hAnsi="Arial" w:cs="Arial"/>
                <w:sz w:val="24"/>
              </w:rPr>
              <w:t>Dropout</w:t>
            </w:r>
            <w:r>
              <w:rPr>
                <w:rFonts w:hint="eastAsia" w:ascii="Arial" w:hAnsi="Arial" w:cs="Arial"/>
                <w:sz w:val="24"/>
              </w:rPr>
              <w:t>比例</w:t>
            </w:r>
          </w:p>
        </w:tc>
        <w:tc>
          <w:tcPr>
            <w:tcW w:w="4262" w:type="dxa"/>
          </w:tcPr>
          <w:p>
            <w:pPr>
              <w:spacing w:line="360" w:lineRule="auto"/>
              <w:jc w:val="center"/>
              <w:rPr>
                <w:rFonts w:ascii="Arial" w:hAnsi="Arial" w:cs="Arial"/>
                <w:sz w:val="24"/>
              </w:rPr>
            </w:pPr>
            <w:r>
              <w:rPr>
                <w:rFonts w:ascii="Arial" w:hAnsi="Arial" w:cs="Arial"/>
                <w:sz w:val="24"/>
              </w:rPr>
              <w:t>0.5</w:t>
            </w:r>
          </w:p>
        </w:tc>
      </w:tr>
    </w:tbl>
    <w:p>
      <w:pPr>
        <w:spacing w:line="360" w:lineRule="auto"/>
        <w:ind w:firstLine="480" w:firstLineChars="200"/>
        <w:rPr>
          <w:rFonts w:ascii="Arial" w:hAnsi="Arial" w:cs="Arial"/>
          <w:sz w:val="24"/>
        </w:rPr>
      </w:pPr>
      <w:r>
        <w:rPr>
          <w:rFonts w:hint="eastAsia" w:ascii="Arial" w:hAnsi="Arial" w:cs="Arial"/>
          <w:sz w:val="24"/>
        </w:rPr>
        <w:t>对于关系抽取模型，模型主要的训练流程代码如图</w:t>
      </w:r>
      <w:r>
        <w:rPr>
          <w:rFonts w:ascii="Arial" w:hAnsi="Arial" w:cs="Arial"/>
          <w:sz w:val="24"/>
        </w:rPr>
        <w:t>4.11</w:t>
      </w:r>
      <w:r>
        <w:rPr>
          <w:rFonts w:hint="eastAsia" w:ascii="Arial" w:hAnsi="Arial" w:cs="Arial"/>
          <w:sz w:val="24"/>
        </w:rPr>
        <w:t>所示。先使用</w:t>
      </w:r>
      <w:r>
        <w:rPr>
          <w:rFonts w:ascii="Arial" w:hAnsi="Arial" w:cs="Arial"/>
          <w:sz w:val="24"/>
        </w:rPr>
        <w:t>tf.ConfigProto()</w:t>
      </w:r>
      <w:r>
        <w:rPr>
          <w:rFonts w:hint="eastAsia" w:ascii="Arial" w:hAnsi="Arial" w:cs="Arial"/>
          <w:sz w:val="24"/>
        </w:rPr>
        <w:t>对</w:t>
      </w:r>
      <w:r>
        <w:rPr>
          <w:rFonts w:ascii="Arial" w:hAnsi="Arial" w:cs="Arial"/>
          <w:sz w:val="24"/>
        </w:rPr>
        <w:t>session</w:t>
      </w:r>
      <w:r>
        <w:rPr>
          <w:rFonts w:hint="eastAsia" w:ascii="Arial" w:hAnsi="Arial" w:cs="Arial"/>
          <w:sz w:val="24"/>
        </w:rPr>
        <w:t>进行参数配置，再构建</w:t>
      </w:r>
      <w:r>
        <w:rPr>
          <w:rFonts w:ascii="Arial" w:hAnsi="Arial" w:cs="Arial"/>
          <w:sz w:val="24"/>
        </w:rPr>
        <w:t>ResCnn</w:t>
      </w:r>
      <w:r>
        <w:rPr>
          <w:rFonts w:hint="eastAsia" w:ascii="Arial" w:hAnsi="Arial" w:cs="Arial"/>
          <w:sz w:val="24"/>
        </w:rPr>
        <w:t>模型，设置</w:t>
      </w:r>
      <w:r>
        <w:rPr>
          <w:rFonts w:ascii="Arial" w:hAnsi="Arial" w:cs="Arial"/>
          <w:sz w:val="24"/>
        </w:rPr>
        <w:t>Adam</w:t>
      </w:r>
      <w:r>
        <w:rPr>
          <w:rFonts w:hint="eastAsia" w:ascii="Arial" w:hAnsi="Arial" w:cs="Arial"/>
          <w:sz w:val="24"/>
        </w:rPr>
        <w:t>优化器和学习率并利用计算得到的</w:t>
      </w:r>
      <w:r>
        <w:rPr>
          <w:rFonts w:ascii="Arial" w:hAnsi="Arial" w:cs="Arial"/>
          <w:sz w:val="24"/>
        </w:rPr>
        <w:t>loss</w:t>
      </w:r>
      <w:r>
        <w:rPr>
          <w:rFonts w:hint="eastAsia" w:ascii="Arial" w:hAnsi="Arial" w:cs="Arial"/>
          <w:sz w:val="24"/>
        </w:rPr>
        <w:t>对网络中的参数进行更新。</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spacing w:before="0" w:beforeAutospacing="0" w:after="0" w:afterAutospacing="0"/>
              <w:rPr>
                <w:rFonts w:ascii="Arial" w:hAnsi="Arial" w:cs="Arial"/>
              </w:rPr>
            </w:pPr>
            <w:r>
              <w:rPr>
                <w:rFonts w:ascii="Arial" w:hAnsi="Arial" w:eastAsia="Times New Roman" w:cs="Arial"/>
              </w:rPr>
              <w:t>with tf.Graph().as_default():</w:t>
            </w:r>
          </w:p>
          <w:p>
            <w:pPr>
              <w:pStyle w:val="18"/>
              <w:spacing w:before="0" w:beforeAutospacing="0" w:after="0" w:afterAutospacing="0"/>
              <w:rPr>
                <w:rFonts w:ascii="Arial" w:hAnsi="Arial" w:cs="Arial"/>
              </w:rPr>
            </w:pPr>
            <w:r>
              <w:rPr>
                <w:rFonts w:ascii="Arial" w:hAnsi="Arial" w:eastAsia="Times New Roman" w:cs="Arial"/>
              </w:rPr>
              <w:t>    session_conf = tf.ConfigProto(</w:t>
            </w:r>
          </w:p>
          <w:p>
            <w:pPr>
              <w:pStyle w:val="18"/>
              <w:spacing w:before="0" w:beforeAutospacing="0" w:after="0" w:afterAutospacing="0"/>
              <w:rPr>
                <w:rFonts w:ascii="Arial" w:hAnsi="Arial" w:cs="Arial"/>
              </w:rPr>
            </w:pPr>
            <w:r>
              <w:rPr>
                <w:rFonts w:ascii="Arial" w:hAnsi="Arial" w:eastAsia="Times New Roman" w:cs="Arial"/>
              </w:rPr>
              <w:t>      allow_soft_placement=FLAGS.allow_soft_placement,</w:t>
            </w:r>
          </w:p>
          <w:p>
            <w:pPr>
              <w:pStyle w:val="18"/>
              <w:spacing w:before="0" w:beforeAutospacing="0" w:after="0" w:afterAutospacing="0"/>
              <w:rPr>
                <w:rFonts w:ascii="Arial" w:hAnsi="Arial" w:cs="Arial"/>
              </w:rPr>
            </w:pPr>
            <w:r>
              <w:rPr>
                <w:rFonts w:ascii="Arial" w:hAnsi="Arial" w:eastAsia="Times New Roman" w:cs="Arial"/>
              </w:rPr>
              <w:t>      log_device_placement=FLAGS.log_device_placement)</w:t>
            </w:r>
          </w:p>
          <w:p>
            <w:pPr>
              <w:pStyle w:val="18"/>
              <w:spacing w:before="0" w:beforeAutospacing="0" w:after="0" w:afterAutospacing="0"/>
              <w:rPr>
                <w:rFonts w:ascii="Arial" w:hAnsi="Arial" w:cs="Arial"/>
              </w:rPr>
            </w:pPr>
            <w:r>
              <w:rPr>
                <w:rFonts w:ascii="Arial" w:hAnsi="Arial" w:eastAsia="Times New Roman" w:cs="Arial"/>
              </w:rPr>
              <w:t>    sess = tf.Session(config=session_conf)</w:t>
            </w:r>
          </w:p>
          <w:p>
            <w:pPr>
              <w:pStyle w:val="18"/>
              <w:spacing w:before="0" w:beforeAutospacing="0" w:after="0" w:afterAutospacing="0"/>
              <w:rPr>
                <w:rFonts w:ascii="Arial" w:hAnsi="Arial" w:cs="Arial"/>
              </w:rPr>
            </w:pPr>
            <w:r>
              <w:rPr>
                <w:rFonts w:ascii="Arial" w:hAnsi="Arial" w:eastAsia="Times New Roman" w:cs="Arial"/>
              </w:rPr>
              <w:t>    with sess.as_default():</w:t>
            </w:r>
          </w:p>
          <w:p>
            <w:pPr>
              <w:pStyle w:val="18"/>
              <w:spacing w:before="0" w:beforeAutospacing="0" w:after="0" w:afterAutospacing="0"/>
              <w:rPr>
                <w:rFonts w:ascii="Arial" w:hAnsi="Arial" w:cs="Arial"/>
              </w:rPr>
            </w:pPr>
            <w:r>
              <w:rPr>
                <w:rFonts w:ascii="Arial" w:hAnsi="Arial" w:eastAsia="Times New Roman" w:cs="Arial"/>
              </w:rPr>
              <w:t>        cnn = ResCNN(</w:t>
            </w:r>
          </w:p>
          <w:p>
            <w:pPr>
              <w:pStyle w:val="18"/>
              <w:spacing w:before="0" w:beforeAutospacing="0" w:after="0" w:afterAutospacing="0"/>
              <w:rPr>
                <w:rFonts w:ascii="Arial" w:hAnsi="Arial" w:cs="Arial"/>
              </w:rPr>
            </w:pPr>
            <w:r>
              <w:rPr>
                <w:rFonts w:ascii="Arial" w:hAnsi="Arial" w:eastAsia="Times New Roman" w:cs="Arial"/>
              </w:rPr>
              <w:t>            FLAGS.sequence_length,</w:t>
            </w:r>
          </w:p>
          <w:p>
            <w:pPr>
              <w:pStyle w:val="18"/>
              <w:spacing w:before="0" w:beforeAutospacing="0" w:after="0" w:afterAutospacing="0"/>
              <w:rPr>
                <w:rFonts w:ascii="Arial" w:hAnsi="Arial" w:cs="Arial"/>
              </w:rPr>
            </w:pPr>
            <w:r>
              <w:rPr>
                <w:rFonts w:ascii="Arial" w:hAnsi="Arial" w:eastAsia="Times New Roman" w:cs="Arial"/>
              </w:rPr>
              <w:t>            len(datamanager.relations),</w:t>
            </w:r>
          </w:p>
          <w:p>
            <w:pPr>
              <w:pStyle w:val="18"/>
              <w:spacing w:before="0" w:beforeAutospacing="0" w:after="0" w:afterAutospacing="0"/>
              <w:rPr>
                <w:rFonts w:ascii="Arial" w:hAnsi="Arial" w:cs="Arial"/>
                <w:lang w:val="de-DE"/>
              </w:rPr>
            </w:pPr>
            <w:r>
              <w:rPr>
                <w:rFonts w:ascii="Arial" w:hAnsi="Arial" w:eastAsia="Times New Roman" w:cs="Arial"/>
              </w:rPr>
              <w:t xml:space="preserve">            </w:t>
            </w:r>
            <w:r>
              <w:rPr>
                <w:rFonts w:ascii="Arial" w:hAnsi="Arial" w:eastAsia="Times New Roman" w:cs="Arial"/>
                <w:lang w:val="de-DE"/>
              </w:rPr>
              <w:t>FLAGS.embedding_dim,</w:t>
            </w:r>
          </w:p>
          <w:p>
            <w:pPr>
              <w:pStyle w:val="18"/>
              <w:spacing w:before="0" w:beforeAutospacing="0" w:after="0" w:afterAutospacing="0"/>
              <w:rPr>
                <w:rFonts w:ascii="Arial" w:hAnsi="Arial" w:cs="Arial"/>
                <w:lang w:val="de-DE"/>
              </w:rPr>
            </w:pPr>
            <w:r>
              <w:rPr>
                <w:rFonts w:ascii="Arial" w:hAnsi="Arial" w:eastAsia="Times New Roman" w:cs="Arial"/>
                <w:lang w:val="de-DE"/>
              </w:rPr>
              <w:t>            5,</w:t>
            </w:r>
          </w:p>
          <w:p>
            <w:pPr>
              <w:pStyle w:val="18"/>
              <w:spacing w:before="0" w:beforeAutospacing="0" w:after="0" w:afterAutospacing="0"/>
              <w:rPr>
                <w:rFonts w:ascii="Arial" w:hAnsi="Arial" w:cs="Arial"/>
                <w:lang w:val="de-DE"/>
              </w:rPr>
            </w:pPr>
            <w:r>
              <w:rPr>
                <w:rFonts w:ascii="Arial" w:hAnsi="Arial" w:eastAsia="Times New Roman" w:cs="Arial"/>
                <w:lang w:val="de-DE"/>
              </w:rPr>
              <w:t>            list(map(int, FLAGS.filter_sizes.split(","))),</w:t>
            </w:r>
          </w:p>
          <w:p>
            <w:pPr>
              <w:pStyle w:val="18"/>
              <w:spacing w:before="0" w:beforeAutospacing="0" w:after="0" w:afterAutospacing="0"/>
              <w:rPr>
                <w:rFonts w:ascii="Arial" w:hAnsi="Arial" w:cs="Arial"/>
                <w:lang w:val="de-DE"/>
              </w:rPr>
            </w:pPr>
            <w:r>
              <w:rPr>
                <w:rFonts w:ascii="Arial" w:hAnsi="Arial" w:eastAsia="Times New Roman" w:cs="Arial"/>
                <w:lang w:val="de-DE"/>
              </w:rPr>
              <w:t>            FLAGS.num_filters,</w:t>
            </w:r>
          </w:p>
          <w:p>
            <w:pPr>
              <w:pStyle w:val="18"/>
              <w:spacing w:before="0" w:beforeAutospacing="0" w:after="0" w:afterAutospacing="0"/>
              <w:rPr>
                <w:rFonts w:ascii="Arial" w:hAnsi="Arial" w:cs="Arial"/>
              </w:rPr>
            </w:pPr>
            <w:r>
              <w:rPr>
                <w:rFonts w:ascii="Arial" w:hAnsi="Arial" w:eastAsia="Times New Roman" w:cs="Arial"/>
                <w:lang w:val="de-DE"/>
              </w:rPr>
              <w:t xml:space="preserve">            </w:t>
            </w:r>
            <w:r>
              <w:rPr>
                <w:rFonts w:ascii="Arial" w:hAnsi="Arial" w:eastAsia="Times New Roman" w:cs="Arial"/>
              </w:rPr>
              <w:t>FLAGS.l2_reg_lambda)</w:t>
            </w:r>
          </w:p>
          <w:p>
            <w:pPr>
              <w:pStyle w:val="18"/>
              <w:spacing w:before="0" w:beforeAutospacing="0" w:after="0" w:afterAutospacing="0"/>
              <w:rPr>
                <w:rFonts w:ascii="Arial" w:hAnsi="Arial" w:cs="Arial"/>
              </w:rPr>
            </w:pPr>
            <w:r>
              <w:rPr>
                <w:rFonts w:ascii="Arial" w:hAnsi="Arial" w:eastAsia="Times New Roman" w:cs="Arial"/>
              </w:rPr>
              <w:t>        # Define Training procedure</w:t>
            </w:r>
          </w:p>
          <w:p>
            <w:pPr>
              <w:pStyle w:val="18"/>
              <w:spacing w:before="0" w:beforeAutospacing="0" w:after="0" w:afterAutospacing="0"/>
              <w:rPr>
                <w:rFonts w:ascii="Arial" w:hAnsi="Arial" w:cs="Arial"/>
              </w:rPr>
            </w:pPr>
            <w:r>
              <w:rPr>
                <w:rFonts w:ascii="Arial" w:hAnsi="Arial" w:eastAsia="Times New Roman" w:cs="Arial"/>
              </w:rPr>
              <w:t>        global_step = tf.Variable(0, name="global_step", trainable=False)</w:t>
            </w:r>
          </w:p>
          <w:p>
            <w:pPr>
              <w:pStyle w:val="18"/>
              <w:spacing w:before="0" w:beforeAutospacing="0" w:after="0" w:afterAutospacing="0"/>
              <w:rPr>
                <w:rFonts w:ascii="Arial" w:hAnsi="Arial" w:cs="Arial"/>
                <w:lang w:val="de-DE"/>
              </w:rPr>
            </w:pPr>
            <w:r>
              <w:rPr>
                <w:rFonts w:ascii="Arial" w:hAnsi="Arial" w:eastAsia="Times New Roman" w:cs="Arial"/>
              </w:rPr>
              <w:t xml:space="preserve">        </w:t>
            </w:r>
            <w:r>
              <w:rPr>
                <w:rFonts w:ascii="Arial" w:hAnsi="Arial" w:eastAsia="Times New Roman" w:cs="Arial"/>
                <w:lang w:val="de-DE"/>
              </w:rPr>
              <w:t>optimizer = tf.train.AdamOptimizer(1e-3)</w:t>
            </w:r>
          </w:p>
          <w:p>
            <w:pPr>
              <w:pStyle w:val="18"/>
              <w:spacing w:before="0" w:beforeAutospacing="0" w:after="0" w:afterAutospacing="0"/>
              <w:rPr>
                <w:rFonts w:ascii="Arial" w:hAnsi="Arial" w:cs="Arial"/>
              </w:rPr>
            </w:pPr>
            <w:r>
              <w:rPr>
                <w:rFonts w:ascii="Arial" w:hAnsi="Arial" w:eastAsia="Times New Roman" w:cs="Arial"/>
                <w:lang w:val="de-DE"/>
              </w:rPr>
              <w:t xml:space="preserve">        </w:t>
            </w:r>
            <w:r>
              <w:rPr>
                <w:rFonts w:ascii="Arial" w:hAnsi="Arial" w:eastAsia="Times New Roman" w:cs="Arial"/>
              </w:rPr>
              <w:t>grads_and_vars = optimizer.compute_gradients(cnn.loss)</w:t>
            </w:r>
          </w:p>
          <w:p>
            <w:pPr>
              <w:pStyle w:val="18"/>
              <w:spacing w:before="0" w:beforeAutospacing="0" w:after="0" w:afterAutospacing="0"/>
              <w:rPr>
                <w:rFonts w:ascii="Arial" w:hAnsi="Arial" w:cs="Arial"/>
              </w:rPr>
            </w:pPr>
            <w:r>
              <w:rPr>
                <w:rFonts w:ascii="Arial" w:hAnsi="Arial" w:eastAsia="Times New Roman" w:cs="Arial"/>
              </w:rPr>
              <w:t>        train_op = optimizer.apply_gradients(grads_and_vars, global_step=global_step)</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saver = tf.train.Saver(tf.global_variables())</w:t>
            </w:r>
          </w:p>
          <w:p>
            <w:pPr>
              <w:pStyle w:val="18"/>
              <w:spacing w:before="0" w:beforeAutospacing="0" w:after="0" w:afterAutospacing="0"/>
              <w:rPr>
                <w:rFonts w:ascii="Arial" w:hAnsi="Arial" w:cs="Arial"/>
              </w:rPr>
            </w:pPr>
            <w:r>
              <w:rPr>
                <w:rFonts w:ascii="Arial" w:hAnsi="Arial" w:eastAsia="Times New Roman" w:cs="Arial"/>
              </w:rPr>
              <w:t>        sess.run(tf.global_variables_initializer())</w:t>
            </w:r>
          </w:p>
        </w:tc>
      </w:tr>
    </w:tbl>
    <w:p>
      <w:pPr>
        <w:pStyle w:val="36"/>
      </w:pPr>
      <w:bookmarkStart w:id="430" w:name="_Toc27036"/>
      <w:bookmarkStart w:id="431" w:name="_Toc1696_WPSOffice_Level3"/>
      <w:bookmarkStart w:id="432" w:name="_Toc19483"/>
      <w:bookmarkStart w:id="433" w:name="_Toc6704_WPSOffice_Level3"/>
      <w:bookmarkStart w:id="434" w:name="_Toc2"/>
      <w:r>
        <w:rPr>
          <w:rFonts w:hint="eastAsia"/>
        </w:rPr>
        <w:t>图</w:t>
      </w:r>
      <w:r>
        <w:t xml:space="preserve">4.11 </w:t>
      </w:r>
      <w:r>
        <w:rPr>
          <w:rFonts w:hint="eastAsia"/>
        </w:rPr>
        <w:t>关系抽取模型训练流程代码</w:t>
      </w:r>
      <w:bookmarkEnd w:id="430"/>
      <w:bookmarkEnd w:id="431"/>
      <w:bookmarkEnd w:id="432"/>
      <w:bookmarkEnd w:id="433"/>
      <w:bookmarkEnd w:id="434"/>
    </w:p>
    <w:p>
      <w:pPr>
        <w:spacing w:line="360" w:lineRule="auto"/>
        <w:ind w:firstLine="480" w:firstLineChars="200"/>
        <w:rPr>
          <w:rFonts w:ascii="Arial" w:hAnsi="Arial" w:cs="Arial"/>
          <w:sz w:val="24"/>
        </w:rPr>
      </w:pPr>
      <w:r>
        <w:rPr>
          <w:rFonts w:ascii="Arial" w:hAnsi="Arial" w:cs="Arial"/>
          <w:sz w:val="24"/>
        </w:rPr>
        <w:t>ResCNN</w:t>
      </w:r>
      <w:r>
        <w:rPr>
          <w:rFonts w:hint="eastAsia" w:ascii="Arial" w:hAnsi="Arial" w:cs="Arial"/>
          <w:sz w:val="24"/>
        </w:rPr>
        <w:t>的网络层代码如图</w:t>
      </w:r>
      <w:r>
        <w:rPr>
          <w:rFonts w:ascii="Arial" w:hAnsi="Arial" w:cs="Arial"/>
          <w:sz w:val="24"/>
        </w:rPr>
        <w:t>4.12</w:t>
      </w:r>
      <w:r>
        <w:rPr>
          <w:rFonts w:hint="eastAsia" w:ascii="Arial" w:hAnsi="Arial" w:cs="Arial"/>
          <w:sz w:val="24"/>
        </w:rPr>
        <w:t>所示。通过</w:t>
      </w:r>
      <w:r>
        <w:rPr>
          <w:rFonts w:ascii="Arial" w:hAnsi="Arial" w:cs="Arial"/>
          <w:sz w:val="24"/>
        </w:rPr>
        <w:t>tf.nn.conv2d()</w:t>
      </w:r>
      <w:r>
        <w:rPr>
          <w:rFonts w:hint="eastAsia" w:ascii="Arial" w:hAnsi="Arial" w:cs="Arial"/>
          <w:sz w:val="24"/>
        </w:rPr>
        <w:t>实现卷积层，其中卷积块的尺寸为</w:t>
      </w:r>
      <w:r>
        <w:rPr>
          <w:rFonts w:ascii="Arial" w:hAnsi="Arial" w:cs="Arial"/>
          <w:sz w:val="24"/>
        </w:rPr>
        <w:t>[</w:t>
      </w:r>
      <w:r>
        <w:rPr>
          <w:rFonts w:ascii="Arial" w:hAnsi="Arial" w:eastAsia="Times New Roman" w:cs="Arial"/>
          <w:kern w:val="0"/>
          <w:sz w:val="24"/>
        </w:rPr>
        <w:t>filter_size, embedding_size+2*position_size, 1, num_filters</w:t>
      </w:r>
      <w:r>
        <w:rPr>
          <w:rFonts w:ascii="Arial" w:hAnsi="Arial" w:cs="Arial"/>
          <w:sz w:val="24"/>
        </w:rPr>
        <w:t>]</w:t>
      </w:r>
      <w:r>
        <w:rPr>
          <w:rFonts w:hint="eastAsia" w:ascii="Arial" w:hAnsi="Arial" w:cs="Arial"/>
          <w:sz w:val="24"/>
        </w:rPr>
        <w:t>，分别是卷积核的大小、卷积核的维度、通道数和卷积核的数量；</w:t>
      </w:r>
      <w:r>
        <w:rPr>
          <w:rFonts w:ascii="Arial" w:hAnsi="Arial" w:cs="Arial"/>
          <w:sz w:val="24"/>
        </w:rPr>
        <w:t>strides</w:t>
      </w:r>
      <w:r>
        <w:rPr>
          <w:rFonts w:hint="eastAsia" w:ascii="Arial" w:hAnsi="Arial" w:cs="Arial"/>
          <w:sz w:val="24"/>
        </w:rPr>
        <w:t>表示在</w:t>
      </w:r>
      <w:r>
        <w:rPr>
          <w:rFonts w:ascii="Arial" w:hAnsi="Arial" w:cs="Arial"/>
          <w:sz w:val="24"/>
        </w:rPr>
        <w:t>4</w:t>
      </w:r>
      <w:r>
        <w:rPr>
          <w:rFonts w:hint="eastAsia" w:ascii="Arial" w:hAnsi="Arial" w:cs="Arial"/>
          <w:sz w:val="24"/>
        </w:rPr>
        <w:t>个维度上的卷积块的滑动步长都为</w:t>
      </w:r>
      <w:r>
        <w:rPr>
          <w:rFonts w:ascii="Arial" w:hAnsi="Arial" w:cs="Arial"/>
          <w:sz w:val="24"/>
        </w:rPr>
        <w:t>1</w:t>
      </w:r>
      <w:r>
        <w:rPr>
          <w:rFonts w:hint="eastAsia" w:ascii="Arial" w:hAnsi="Arial" w:cs="Arial"/>
          <w:sz w:val="24"/>
        </w:rPr>
        <w:t>；</w:t>
      </w:r>
      <w:r>
        <w:rPr>
          <w:rFonts w:ascii="Arial" w:hAnsi="Arial" w:cs="Arial"/>
          <w:sz w:val="24"/>
        </w:rPr>
        <w:t>padding</w:t>
      </w:r>
      <w:r>
        <w:rPr>
          <w:rFonts w:hint="eastAsia" w:ascii="Arial" w:hAnsi="Arial" w:cs="Arial"/>
          <w:sz w:val="24"/>
        </w:rPr>
        <w:t>参数设置为</w:t>
      </w:r>
      <w:r>
        <w:rPr>
          <w:rFonts w:ascii="Arial" w:hAnsi="Arial" w:cs="Arial"/>
          <w:sz w:val="24"/>
        </w:rPr>
        <w:t>“VALID”</w:t>
      </w:r>
      <w:r>
        <w:rPr>
          <w:rFonts w:hint="eastAsia" w:ascii="Arial" w:hAnsi="Arial" w:cs="Arial"/>
          <w:sz w:val="24"/>
        </w:rPr>
        <w:t>表示卷积核在滑动时不可以停留在向量的边缘。之后调用</w:t>
      </w:r>
      <w:r>
        <w:rPr>
          <w:rFonts w:ascii="Arial" w:hAnsi="Arial" w:cs="Arial"/>
          <w:sz w:val="24"/>
        </w:rPr>
        <w:t>tf.nn.relu()</w:t>
      </w:r>
      <w:r>
        <w:rPr>
          <w:rFonts w:hint="eastAsia" w:ascii="Arial" w:hAnsi="Arial" w:cs="Arial"/>
          <w:sz w:val="24"/>
        </w:rPr>
        <w:t>引入了一个</w:t>
      </w:r>
      <w:r>
        <w:rPr>
          <w:rFonts w:ascii="Arial" w:hAnsi="Arial" w:cs="Arial"/>
          <w:sz w:val="24"/>
        </w:rPr>
        <w:t>ReLU</w:t>
      </w:r>
      <w:r>
        <w:rPr>
          <w:rFonts w:hint="eastAsia" w:ascii="Arial" w:hAnsi="Arial" w:cs="Arial"/>
          <w:sz w:val="24"/>
        </w:rPr>
        <w:t>非线性激活函数来防止之后的反向传播出现梯度爆炸和梯度消失。然后将卷积层通过激活函数的</w:t>
      </w:r>
      <w:r>
        <w:rPr>
          <w:rFonts w:ascii="Arial" w:hAnsi="Arial" w:cs="Arial"/>
          <w:sz w:val="24"/>
        </w:rPr>
        <w:t>feature map</w:t>
      </w:r>
      <w:r>
        <w:rPr>
          <w:rFonts w:hint="eastAsia" w:ascii="Arial" w:hAnsi="Arial" w:cs="Arial"/>
          <w:sz w:val="24"/>
        </w:rPr>
        <w:t>和通过残差卷积块</w:t>
      </w:r>
      <w:r>
        <w:rPr>
          <w:rFonts w:ascii="Arial" w:hAnsi="Arial" w:cs="Arial"/>
          <w:sz w:val="24"/>
        </w:rPr>
        <w:t>Cnnblock</w:t>
      </w:r>
      <w:r>
        <w:rPr>
          <w:rFonts w:hint="eastAsia" w:ascii="Arial" w:hAnsi="Arial" w:cs="Arial"/>
          <w:sz w:val="24"/>
        </w:rPr>
        <w:t>得到的</w:t>
      </w:r>
      <w:r>
        <w:rPr>
          <w:rFonts w:ascii="Arial" w:hAnsi="Arial" w:cs="Arial"/>
          <w:sz w:val="24"/>
        </w:rPr>
        <w:t>feature map</w:t>
      </w:r>
      <w:r>
        <w:rPr>
          <w:rFonts w:hint="eastAsia" w:ascii="Arial" w:hAnsi="Arial" w:cs="Arial"/>
          <w:sz w:val="24"/>
        </w:rPr>
        <w:t>相加再传入到最大池化层。最大池化层调用</w:t>
      </w:r>
      <w:r>
        <w:rPr>
          <w:rFonts w:ascii="Arial" w:hAnsi="Arial" w:cs="Arial"/>
          <w:sz w:val="24"/>
        </w:rPr>
        <w:t>tf.nn.max_pool()</w:t>
      </w:r>
      <w:r>
        <w:rPr>
          <w:rFonts w:hint="eastAsia" w:ascii="Arial" w:hAnsi="Arial" w:cs="Arial"/>
          <w:sz w:val="24"/>
        </w:rPr>
        <w:t>方法实现，并将最后的结果通过</w:t>
      </w:r>
      <w:r>
        <w:rPr>
          <w:rFonts w:ascii="Arial" w:hAnsi="Arial" w:cs="Arial"/>
          <w:sz w:val="24"/>
        </w:rPr>
        <w:t>tf.concat()</w:t>
      </w:r>
      <w:r>
        <w:rPr>
          <w:rFonts w:hint="eastAsia" w:ascii="Arial" w:hAnsi="Arial" w:cs="Arial"/>
          <w:sz w:val="24"/>
        </w:rPr>
        <w:t>进行拼接，再调用</w:t>
      </w:r>
      <w:r>
        <w:rPr>
          <w:rFonts w:ascii="Arial" w:hAnsi="Arial" w:cs="Arial"/>
          <w:sz w:val="24"/>
        </w:rPr>
        <w:t>tf.reshape()</w:t>
      </w:r>
      <w:r>
        <w:rPr>
          <w:rFonts w:hint="eastAsia" w:ascii="Arial" w:hAnsi="Arial" w:cs="Arial"/>
          <w:sz w:val="24"/>
        </w:rPr>
        <w:t>将特征矩阵的维度转换成</w:t>
      </w:r>
      <w:r>
        <w:rPr>
          <w:rFonts w:ascii="Arial" w:hAnsi="Arial" w:cs="Arial"/>
          <w:sz w:val="24"/>
        </w:rPr>
        <w:t>[-1, num_filter_total]</w:t>
      </w:r>
      <w:r>
        <w:rPr>
          <w:rFonts w:hint="eastAsia" w:ascii="Arial" w:hAnsi="Arial" w:cs="Arial"/>
          <w:sz w:val="24"/>
        </w:rPr>
        <w:t>得到最终的隐藏层特征矩阵，再在后面接一层</w:t>
      </w:r>
      <w:r>
        <w:rPr>
          <w:rFonts w:ascii="Arial" w:hAnsi="Arial" w:cs="Arial"/>
          <w:sz w:val="24"/>
        </w:rPr>
        <w:t>Dropout</w:t>
      </w:r>
      <w:r>
        <w:rPr>
          <w:rFonts w:hint="eastAsia" w:ascii="Arial" w:hAnsi="Arial" w:cs="Arial"/>
          <w:sz w:val="24"/>
        </w:rPr>
        <w:t>层以防过拟合。</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spacing w:before="0" w:beforeAutospacing="0" w:after="0" w:afterAutospacing="0"/>
              <w:rPr>
                <w:rFonts w:ascii="Arial" w:hAnsi="Arial" w:cs="Arial"/>
              </w:rPr>
            </w:pPr>
            <w:r>
              <w:rPr>
                <w:rFonts w:ascii="Arial" w:hAnsi="Arial" w:eastAsia="Times New Roman" w:cs="Arial"/>
              </w:rPr>
              <w:t>pooled_outputs = []</w:t>
            </w:r>
          </w:p>
          <w:p>
            <w:pPr>
              <w:pStyle w:val="18"/>
              <w:spacing w:before="0" w:beforeAutospacing="0" w:after="0" w:afterAutospacing="0"/>
              <w:rPr>
                <w:rFonts w:ascii="Arial" w:hAnsi="Arial" w:cs="Arial"/>
              </w:rPr>
            </w:pPr>
            <w:r>
              <w:rPr>
                <w:rFonts w:ascii="Arial" w:hAnsi="Arial" w:eastAsia="Times New Roman" w:cs="Arial"/>
              </w:rPr>
              <w:t>            for i, filter_size in enumerate(filter_sizes):</w:t>
            </w:r>
          </w:p>
          <w:p>
            <w:pPr>
              <w:pStyle w:val="18"/>
              <w:spacing w:before="0" w:beforeAutospacing="0" w:after="0" w:afterAutospacing="0"/>
              <w:rPr>
                <w:rFonts w:ascii="Arial" w:hAnsi="Arial" w:cs="Arial"/>
              </w:rPr>
            </w:pPr>
            <w:r>
              <w:rPr>
                <w:rFonts w:ascii="Arial" w:hAnsi="Arial" w:eastAsia="Times New Roman" w:cs="Arial"/>
              </w:rPr>
              <w:t>                with tf.name_scope("conv-maxpool-%s" % filter_size):</w:t>
            </w:r>
          </w:p>
          <w:p>
            <w:pPr>
              <w:pStyle w:val="18"/>
              <w:spacing w:before="0" w:beforeAutospacing="0" w:after="0" w:afterAutospacing="0"/>
              <w:rPr>
                <w:rFonts w:ascii="Arial" w:hAnsi="Arial" w:cs="Arial"/>
              </w:rPr>
            </w:pPr>
            <w:r>
              <w:rPr>
                <w:rFonts w:ascii="Arial" w:hAnsi="Arial" w:eastAsia="Times New Roman" w:cs="Arial"/>
              </w:rPr>
              <w:t>                    # Convolution Layer</w:t>
            </w:r>
          </w:p>
          <w:p>
            <w:pPr>
              <w:pStyle w:val="18"/>
              <w:spacing w:before="0" w:beforeAutospacing="0" w:after="0" w:afterAutospacing="0"/>
              <w:rPr>
                <w:rFonts w:ascii="Arial" w:hAnsi="Arial" w:cs="Arial"/>
              </w:rPr>
            </w:pPr>
            <w:r>
              <w:rPr>
                <w:rFonts w:ascii="Arial" w:hAnsi="Arial" w:eastAsia="Times New Roman" w:cs="Arial"/>
              </w:rPr>
              <w:t>                    filter_shape = [filter_size, embedding_size+2*position_size, 1, num_filters]</w:t>
            </w:r>
          </w:p>
          <w:p>
            <w:pPr>
              <w:pStyle w:val="18"/>
              <w:spacing w:before="0" w:beforeAutospacing="0" w:after="0" w:afterAutospacing="0"/>
              <w:rPr>
                <w:rFonts w:ascii="Arial" w:hAnsi="Arial" w:cs="Arial"/>
              </w:rPr>
            </w:pPr>
            <w:r>
              <w:rPr>
                <w:rFonts w:ascii="Arial" w:hAnsi="Arial" w:eastAsia="Times New Roman" w:cs="Arial"/>
              </w:rPr>
              <w:t>                    W = tf.Variable(tf.truncated_normal(filter_shape, stddev=0.1), name="W")</w:t>
            </w:r>
          </w:p>
          <w:p>
            <w:pPr>
              <w:pStyle w:val="18"/>
              <w:spacing w:before="0" w:beforeAutospacing="0" w:after="0" w:afterAutospacing="0"/>
              <w:rPr>
                <w:rFonts w:ascii="Arial" w:hAnsi="Arial" w:cs="Arial"/>
              </w:rPr>
            </w:pPr>
            <w:r>
              <w:rPr>
                <w:rFonts w:ascii="Arial" w:hAnsi="Arial" w:eastAsia="Times New Roman" w:cs="Arial"/>
              </w:rPr>
              <w:t>                    b = tf.Variable(tf.constant(0.1, shape=[num_filters]), name="b")</w:t>
            </w:r>
          </w:p>
          <w:p>
            <w:pPr>
              <w:pStyle w:val="18"/>
              <w:spacing w:before="0" w:beforeAutospacing="0" w:after="0" w:afterAutospacing="0"/>
              <w:rPr>
                <w:rFonts w:ascii="Arial" w:hAnsi="Arial" w:cs="Arial"/>
              </w:rPr>
            </w:pPr>
            <w:r>
              <w:rPr>
                <w:rFonts w:ascii="Arial" w:hAnsi="Arial" w:eastAsia="Times New Roman" w:cs="Arial"/>
              </w:rPr>
              <w:t>                    conv = tf.nn.conv2d(</w:t>
            </w:r>
          </w:p>
          <w:p>
            <w:pPr>
              <w:pStyle w:val="18"/>
              <w:spacing w:before="0" w:beforeAutospacing="0" w:after="0" w:afterAutospacing="0"/>
              <w:rPr>
                <w:rFonts w:ascii="Arial" w:hAnsi="Arial" w:cs="Arial"/>
              </w:rPr>
            </w:pPr>
            <w:r>
              <w:rPr>
                <w:rFonts w:ascii="Arial" w:hAnsi="Arial" w:eastAsia="Times New Roman" w:cs="Arial"/>
              </w:rPr>
              <w:t>                        self.embedded_chars_expanded,</w:t>
            </w:r>
          </w:p>
          <w:p>
            <w:pPr>
              <w:pStyle w:val="18"/>
              <w:spacing w:before="0" w:beforeAutospacing="0" w:after="0" w:afterAutospacing="0"/>
              <w:rPr>
                <w:rFonts w:ascii="Arial" w:hAnsi="Arial" w:cs="Arial"/>
              </w:rPr>
            </w:pPr>
            <w:r>
              <w:rPr>
                <w:rFonts w:ascii="Arial" w:hAnsi="Arial" w:eastAsia="Times New Roman" w:cs="Arial"/>
              </w:rPr>
              <w:t>                        W,</w:t>
            </w:r>
          </w:p>
          <w:p>
            <w:pPr>
              <w:pStyle w:val="18"/>
              <w:spacing w:before="0" w:beforeAutospacing="0" w:after="0" w:afterAutospacing="0"/>
              <w:rPr>
                <w:rFonts w:ascii="Arial" w:hAnsi="Arial" w:cs="Arial"/>
              </w:rPr>
            </w:pPr>
            <w:r>
              <w:rPr>
                <w:rFonts w:ascii="Arial" w:hAnsi="Arial" w:eastAsia="Times New Roman" w:cs="Arial"/>
              </w:rPr>
              <w:t>                        strides=[1, 1, 1, 1],</w:t>
            </w:r>
          </w:p>
          <w:p>
            <w:pPr>
              <w:pStyle w:val="18"/>
              <w:spacing w:before="0" w:beforeAutospacing="0" w:after="0" w:afterAutospacing="0"/>
              <w:rPr>
                <w:rFonts w:ascii="Arial" w:hAnsi="Arial" w:cs="Arial"/>
              </w:rPr>
            </w:pPr>
            <w:r>
              <w:rPr>
                <w:rFonts w:ascii="Arial" w:hAnsi="Arial" w:eastAsia="Times New Roman" w:cs="Arial"/>
              </w:rPr>
              <w:t>                        padding="VALID",</w:t>
            </w:r>
          </w:p>
          <w:p>
            <w:pPr>
              <w:pStyle w:val="18"/>
              <w:spacing w:before="0" w:beforeAutospacing="0" w:after="0" w:afterAutospacing="0"/>
              <w:rPr>
                <w:rFonts w:ascii="Arial" w:hAnsi="Arial" w:cs="Arial"/>
              </w:rPr>
            </w:pPr>
            <w:r>
              <w:rPr>
                <w:rFonts w:ascii="Arial" w:hAnsi="Arial" w:eastAsia="Times New Roman" w:cs="Arial"/>
              </w:rPr>
              <w:t>                        name="conv")</w:t>
            </w:r>
          </w:p>
          <w:p>
            <w:pPr>
              <w:pStyle w:val="18"/>
              <w:spacing w:before="0" w:beforeAutospacing="0" w:after="0" w:afterAutospacing="0"/>
              <w:rPr>
                <w:rFonts w:ascii="Arial" w:hAnsi="Arial" w:cs="Arial"/>
              </w:rPr>
            </w:pPr>
            <w:r>
              <w:rPr>
                <w:rFonts w:ascii="Arial" w:hAnsi="Arial" w:eastAsia="Times New Roman" w:cs="Arial"/>
              </w:rPr>
              <w:t>                    # Apply non-linearity, shape of h is [batch_size, sequence_length-2, 1, num_filters]</w:t>
            </w:r>
          </w:p>
          <w:p>
            <w:pPr>
              <w:pStyle w:val="18"/>
              <w:spacing w:before="0" w:beforeAutospacing="0" w:after="0" w:afterAutospacing="0"/>
              <w:rPr>
                <w:rFonts w:ascii="Arial" w:hAnsi="Arial" w:cs="Arial"/>
              </w:rPr>
            </w:pPr>
            <w:r>
              <w:rPr>
                <w:rFonts w:ascii="Arial" w:hAnsi="Arial" w:eastAsia="Times New Roman" w:cs="Arial"/>
              </w:rPr>
              <w:t>                    h = tf.nn.relu(tf.nn.bias_add(conv, b), name="relu")</w:t>
            </w:r>
          </w:p>
          <w:p>
            <w:pPr>
              <w:pStyle w:val="18"/>
              <w:spacing w:before="0" w:beforeAutospacing="0" w:after="0" w:afterAutospacing="0"/>
              <w:rPr>
                <w:rFonts w:ascii="Arial" w:hAnsi="Arial" w:cs="Arial"/>
              </w:rPr>
            </w:pPr>
            <w:r>
              <w:rPr>
                <w:rFonts w:ascii="Arial" w:hAnsi="Arial" w:eastAsia="Times New Roman" w:cs="Arial"/>
              </w:rPr>
              <w:t>                    self.l2_loss += tf.nn.l2_loss(W)</w:t>
            </w:r>
          </w:p>
          <w:p>
            <w:pPr>
              <w:pStyle w:val="18"/>
              <w:spacing w:before="0" w:beforeAutospacing="0" w:after="0" w:afterAutospacing="0"/>
              <w:rPr>
                <w:rFonts w:ascii="Arial" w:hAnsi="Arial" w:cs="Arial"/>
              </w:rPr>
            </w:pPr>
            <w:r>
              <w:rPr>
                <w:rFonts w:ascii="Arial" w:hAnsi="Arial" w:eastAsia="Times New Roman" w:cs="Arial"/>
              </w:rPr>
              <w:t>                    self.l2_loss += tf.nn.l2_loss(b)</w:t>
            </w:r>
          </w:p>
          <w:p>
            <w:pPr>
              <w:pStyle w:val="18"/>
              <w:spacing w:before="0" w:beforeAutospacing="0" w:after="0" w:afterAutospacing="0"/>
              <w:rPr>
                <w:rFonts w:ascii="Arial" w:hAnsi="Arial" w:cs="Arial"/>
              </w:rPr>
            </w:pPr>
            <w:r>
              <w:rPr>
                <w:rFonts w:ascii="Arial" w:hAnsi="Arial" w:eastAsia="Times New Roman" w:cs="Arial"/>
              </w:rPr>
              <w:t>                    # nine convolution layers</w:t>
            </w:r>
          </w:p>
          <w:p>
            <w:pPr>
              <w:pStyle w:val="18"/>
              <w:spacing w:before="0" w:beforeAutospacing="0" w:after="0" w:afterAutospacing="0"/>
              <w:rPr>
                <w:rFonts w:ascii="Arial" w:hAnsi="Arial" w:cs="Arial"/>
              </w:rPr>
            </w:pPr>
            <w:r>
              <w:rPr>
                <w:rFonts w:ascii="Arial" w:hAnsi="Arial" w:eastAsia="Times New Roman" w:cs="Arial"/>
              </w:rPr>
              <w:t>                    for i in range(3):</w:t>
            </w:r>
          </w:p>
          <w:p>
            <w:pPr>
              <w:pStyle w:val="18"/>
              <w:spacing w:before="0" w:beforeAutospacing="0" w:after="0" w:afterAutospacing="0"/>
              <w:rPr>
                <w:rFonts w:ascii="Arial" w:hAnsi="Arial" w:cs="Arial"/>
              </w:rPr>
            </w:pPr>
            <w:r>
              <w:rPr>
                <w:rFonts w:ascii="Arial" w:hAnsi="Arial" w:eastAsia="Times New Roman" w:cs="Arial"/>
              </w:rPr>
              <w:t>                        h2 = self.Cnnblock(num_filters, h, i)</w:t>
            </w:r>
          </w:p>
          <w:p>
            <w:pPr>
              <w:pStyle w:val="18"/>
              <w:spacing w:before="0" w:beforeAutospacing="0" w:after="0" w:afterAutospacing="0"/>
              <w:rPr>
                <w:rFonts w:ascii="Arial" w:hAnsi="Arial" w:cs="Arial"/>
              </w:rPr>
            </w:pPr>
            <w:r>
              <w:rPr>
                <w:rFonts w:ascii="Arial" w:hAnsi="Arial" w:eastAsia="Times New Roman" w:cs="Arial"/>
              </w:rPr>
              <w:t>                        h = h2+h</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pooled = tf.nn.max_pool(</w:t>
            </w:r>
          </w:p>
          <w:p>
            <w:pPr>
              <w:pStyle w:val="18"/>
              <w:spacing w:before="0" w:beforeAutospacing="0" w:after="0" w:afterAutospacing="0"/>
              <w:rPr>
                <w:rFonts w:ascii="Arial" w:hAnsi="Arial" w:cs="Arial"/>
              </w:rPr>
            </w:pPr>
            <w:r>
              <w:rPr>
                <w:rFonts w:ascii="Arial" w:hAnsi="Arial" w:eastAsia="Times New Roman" w:cs="Arial"/>
              </w:rPr>
              <w:t>                        h,</w:t>
            </w:r>
          </w:p>
          <w:p>
            <w:pPr>
              <w:pStyle w:val="18"/>
              <w:spacing w:before="0" w:beforeAutospacing="0" w:after="0" w:afterAutospacing="0"/>
              <w:rPr>
                <w:rFonts w:ascii="Arial" w:hAnsi="Arial" w:cs="Arial"/>
              </w:rPr>
            </w:pPr>
            <w:r>
              <w:rPr>
                <w:rFonts w:ascii="Arial" w:hAnsi="Arial" w:eastAsia="Times New Roman" w:cs="Arial"/>
              </w:rPr>
              <w:t>                        ksize=[1, sequence_length - filter_size + 1, 1, 1],</w:t>
            </w:r>
          </w:p>
          <w:p>
            <w:pPr>
              <w:pStyle w:val="18"/>
              <w:spacing w:before="0" w:beforeAutospacing="0" w:after="0" w:afterAutospacing="0"/>
              <w:rPr>
                <w:rFonts w:ascii="Arial" w:hAnsi="Arial" w:cs="Arial"/>
              </w:rPr>
            </w:pPr>
            <w:r>
              <w:rPr>
                <w:rFonts w:ascii="Arial" w:hAnsi="Arial" w:eastAsia="Times New Roman" w:cs="Arial"/>
              </w:rPr>
              <w:t>                        strides=[1, 1, 1, 1],</w:t>
            </w:r>
          </w:p>
          <w:p>
            <w:pPr>
              <w:pStyle w:val="18"/>
              <w:spacing w:before="0" w:beforeAutospacing="0" w:after="0" w:afterAutospacing="0"/>
              <w:rPr>
                <w:rFonts w:ascii="Arial" w:hAnsi="Arial" w:cs="Arial"/>
              </w:rPr>
            </w:pPr>
            <w:r>
              <w:rPr>
                <w:rFonts w:ascii="Arial" w:hAnsi="Arial" w:eastAsia="Times New Roman" w:cs="Arial"/>
              </w:rPr>
              <w:t>                        padding='VALID',</w:t>
            </w:r>
          </w:p>
          <w:p>
            <w:pPr>
              <w:pStyle w:val="18"/>
              <w:spacing w:before="0" w:beforeAutospacing="0" w:after="0" w:afterAutospacing="0"/>
              <w:rPr>
                <w:rFonts w:ascii="Arial" w:hAnsi="Arial" w:cs="Arial"/>
              </w:rPr>
            </w:pPr>
            <w:r>
              <w:rPr>
                <w:rFonts w:ascii="Arial" w:hAnsi="Arial" w:eastAsia="Times New Roman" w:cs="Arial"/>
              </w:rPr>
              <w:t>                        name="pool")</w:t>
            </w:r>
          </w:p>
          <w:p>
            <w:pPr>
              <w:pStyle w:val="18"/>
              <w:spacing w:before="0" w:beforeAutospacing="0" w:after="0" w:afterAutospacing="0"/>
              <w:rPr>
                <w:rFonts w:ascii="Arial" w:hAnsi="Arial" w:cs="Arial"/>
              </w:rPr>
            </w:pPr>
            <w:r>
              <w:rPr>
                <w:rFonts w:ascii="Arial" w:hAnsi="Arial" w:eastAsia="Times New Roman" w:cs="Arial"/>
              </w:rPr>
              <w:t>                    pooled_outputs.append(pooled)</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num_filters_total = num_filters * len(filter_sizes)</w:t>
            </w:r>
          </w:p>
          <w:p>
            <w:pPr>
              <w:pStyle w:val="18"/>
              <w:spacing w:before="0" w:beforeAutospacing="0" w:after="0" w:afterAutospacing="0"/>
              <w:rPr>
                <w:rFonts w:ascii="Arial" w:hAnsi="Arial" w:cs="Arial"/>
              </w:rPr>
            </w:pPr>
            <w:r>
              <w:rPr>
                <w:rFonts w:ascii="Arial" w:hAnsi="Arial" w:eastAsia="Times New Roman" w:cs="Arial"/>
              </w:rPr>
              <w:t>            self.h_pool = tf.concat(pooled_outputs, 3)</w:t>
            </w:r>
          </w:p>
          <w:p>
            <w:pPr>
              <w:pStyle w:val="18"/>
              <w:spacing w:before="0" w:beforeAutospacing="0" w:after="0" w:afterAutospacing="0"/>
              <w:rPr>
                <w:rFonts w:ascii="Arial" w:hAnsi="Arial" w:eastAsia="Times New Roman" w:cs="Arial"/>
              </w:rPr>
            </w:pPr>
            <w:r>
              <w:rPr>
                <w:rFonts w:ascii="Arial" w:hAnsi="Arial" w:eastAsia="Times New Roman" w:cs="Arial"/>
              </w:rPr>
              <w:t>            self.h_pool_flat = tf.reshape(self.h_pool, [-1, num_filters_total], name="hidden_feature")</w:t>
            </w:r>
          </w:p>
          <w:p>
            <w:pPr>
              <w:pStyle w:val="18"/>
              <w:spacing w:before="0" w:beforeAutospacing="0" w:after="0" w:afterAutospacing="0"/>
              <w:rPr>
                <w:rFonts w:ascii="Arial" w:hAnsi="Arial" w:cs="Arial"/>
              </w:rPr>
            </w:pPr>
            <w:r>
              <w:rPr>
                <w:rFonts w:ascii="Arial" w:hAnsi="Arial" w:eastAsia="Times New Roman" w:cs="Arial"/>
              </w:rPr>
              <w:t xml:space="preserve">         with tf.name_scope("dropout"):</w:t>
            </w:r>
          </w:p>
          <w:p>
            <w:pPr>
              <w:pStyle w:val="18"/>
              <w:spacing w:before="0" w:beforeAutospacing="0" w:after="0" w:afterAutospacing="0"/>
              <w:rPr>
                <w:rFonts w:ascii="Arial" w:hAnsi="Arial" w:cs="Arial"/>
              </w:rPr>
            </w:pPr>
            <w:r>
              <w:rPr>
                <w:rFonts w:ascii="Arial" w:hAnsi="Arial" w:eastAsia="Times New Roman" w:cs="Arial"/>
              </w:rPr>
              <w:t>                self.h_drop = tf.nn.dropout(self.h_pool_flat, self.dropout_keep_prob)</w:t>
            </w:r>
          </w:p>
          <w:p>
            <w:pPr>
              <w:pStyle w:val="18"/>
              <w:spacing w:before="0" w:beforeAutospacing="0" w:after="0" w:afterAutospacing="0"/>
              <w:rPr>
                <w:rFonts w:ascii="Arial" w:hAnsi="Arial" w:eastAsia="Times New Roman" w:cs="Arial"/>
              </w:rPr>
            </w:pPr>
          </w:p>
        </w:tc>
      </w:tr>
    </w:tbl>
    <w:p>
      <w:pPr>
        <w:pStyle w:val="36"/>
      </w:pPr>
      <w:bookmarkStart w:id="435" w:name="_Toc25983"/>
      <w:bookmarkStart w:id="436" w:name="_Toc6222"/>
      <w:bookmarkStart w:id="437" w:name="_Toc25020_WPSOffice_Level3"/>
      <w:bookmarkStart w:id="438" w:name="_Toc18192"/>
      <w:bookmarkStart w:id="439" w:name="_Toc7244_WPSOffice_Level3"/>
      <w:r>
        <w:rPr>
          <w:rFonts w:hint="eastAsia"/>
        </w:rPr>
        <w:t>图</w:t>
      </w:r>
      <w:r>
        <w:t>4.12 ResCNN</w:t>
      </w:r>
      <w:r>
        <w:rPr>
          <w:rFonts w:hint="eastAsia"/>
        </w:rPr>
        <w:t>网络层的实现</w:t>
      </w:r>
      <w:bookmarkEnd w:id="435"/>
      <w:bookmarkEnd w:id="436"/>
      <w:bookmarkEnd w:id="437"/>
      <w:bookmarkEnd w:id="438"/>
      <w:bookmarkEnd w:id="439"/>
    </w:p>
    <w:p>
      <w:pPr>
        <w:spacing w:line="360" w:lineRule="auto"/>
        <w:ind w:firstLine="480" w:firstLineChars="200"/>
        <w:rPr>
          <w:rFonts w:ascii="Arial" w:hAnsi="Arial" w:cs="Arial"/>
          <w:sz w:val="24"/>
        </w:rPr>
      </w:pPr>
      <w:r>
        <w:rPr>
          <w:rFonts w:hint="eastAsia" w:ascii="Arial" w:hAnsi="Arial" w:cs="Arial"/>
          <w:sz w:val="24"/>
        </w:rPr>
        <w:t>在网络层之后数据传入分类器，图</w:t>
      </w:r>
      <w:r>
        <w:rPr>
          <w:rFonts w:ascii="Arial" w:hAnsi="Arial" w:cs="Arial"/>
          <w:sz w:val="24"/>
        </w:rPr>
        <w:t>4.13</w:t>
      </w:r>
      <w:r>
        <w:rPr>
          <w:rFonts w:hint="eastAsia" w:ascii="Arial" w:hAnsi="Arial" w:cs="Arial"/>
          <w:sz w:val="24"/>
        </w:rPr>
        <w:t>为分类器的实现。分类器中的两个主要参数权重和偏置项分别用</w:t>
      </w:r>
      <w:r>
        <w:rPr>
          <w:rFonts w:ascii="Arial" w:hAnsi="Arial" w:cs="Arial"/>
          <w:sz w:val="24"/>
        </w:rPr>
        <w:t>tf.get_variable()</w:t>
      </w:r>
      <w:r>
        <w:rPr>
          <w:rFonts w:hint="eastAsia" w:ascii="Arial" w:hAnsi="Arial" w:cs="Arial"/>
          <w:sz w:val="24"/>
        </w:rPr>
        <w:t>和</w:t>
      </w:r>
      <w:r>
        <w:rPr>
          <w:rFonts w:ascii="Arial" w:hAnsi="Arial" w:cs="Arial"/>
          <w:sz w:val="24"/>
        </w:rPr>
        <w:t>tf.Variable()</w:t>
      </w:r>
      <w:r>
        <w:rPr>
          <w:rFonts w:hint="eastAsia" w:ascii="Arial" w:hAnsi="Arial" w:cs="Arial"/>
          <w:sz w:val="24"/>
        </w:rPr>
        <w:t>进行定义。之后调用</w:t>
      </w:r>
      <w:r>
        <w:rPr>
          <w:rFonts w:ascii="Arial" w:hAnsi="Arial" w:cs="Arial"/>
          <w:sz w:val="24"/>
        </w:rPr>
        <w:t>tf.nn.xw_plus_b()</w:t>
      </w:r>
      <w:r>
        <w:rPr>
          <w:rFonts w:hint="eastAsia" w:ascii="Arial" w:hAnsi="Arial" w:cs="Arial"/>
          <w:sz w:val="24"/>
        </w:rPr>
        <w:t>对网络层输出的特征矩阵进行矩阵乘法并添加偏置项，再调用交叉熵函数，对其求平均值后加上</w:t>
      </w:r>
      <w:r>
        <w:rPr>
          <w:rFonts w:ascii="Arial" w:hAnsi="Arial" w:cs="Arial"/>
          <w:sz w:val="24"/>
        </w:rPr>
        <w:t>l2</w:t>
      </w:r>
      <w:r>
        <w:rPr>
          <w:rFonts w:hint="eastAsia" w:ascii="Arial" w:hAnsi="Arial" w:cs="Arial"/>
          <w:sz w:val="24"/>
        </w:rPr>
        <w:t>正则项得到最后的损失值。</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spacing w:before="0" w:beforeAutospacing="0" w:after="0" w:afterAutospacing="0"/>
              <w:rPr>
                <w:rFonts w:ascii="Arial" w:hAnsi="Arial" w:cs="Arial"/>
              </w:rPr>
            </w:pPr>
            <w:r>
              <w:rPr>
                <w:rFonts w:ascii="Arial" w:hAnsi="Arial" w:eastAsia="Times New Roman" w:cs="Arial"/>
              </w:rPr>
              <w:t>            with tf.name_scope("output"):</w:t>
            </w:r>
          </w:p>
          <w:p>
            <w:pPr>
              <w:pStyle w:val="18"/>
              <w:spacing w:before="0" w:beforeAutospacing="0" w:after="0" w:afterAutospacing="0"/>
              <w:rPr>
                <w:rFonts w:ascii="Arial" w:hAnsi="Arial" w:cs="Arial"/>
              </w:rPr>
            </w:pPr>
            <w:r>
              <w:rPr>
                <w:rFonts w:ascii="Arial" w:hAnsi="Arial" w:eastAsia="Times New Roman" w:cs="Arial"/>
              </w:rPr>
              <w:t>                W = tf.get_variable(</w:t>
            </w:r>
          </w:p>
          <w:p>
            <w:pPr>
              <w:pStyle w:val="18"/>
              <w:spacing w:before="0" w:beforeAutospacing="0" w:after="0" w:afterAutospacing="0"/>
              <w:rPr>
                <w:rFonts w:ascii="Arial" w:hAnsi="Arial" w:cs="Arial"/>
              </w:rPr>
            </w:pPr>
            <w:r>
              <w:rPr>
                <w:rFonts w:ascii="Arial" w:hAnsi="Arial" w:eastAsia="Times New Roman" w:cs="Arial"/>
              </w:rPr>
              <w:t>                    "W",</w:t>
            </w:r>
          </w:p>
          <w:p>
            <w:pPr>
              <w:pStyle w:val="18"/>
              <w:spacing w:before="0" w:beforeAutospacing="0" w:after="0" w:afterAutospacing="0"/>
              <w:rPr>
                <w:rFonts w:ascii="Arial" w:hAnsi="Arial" w:cs="Arial"/>
              </w:rPr>
            </w:pPr>
            <w:r>
              <w:rPr>
                <w:rFonts w:ascii="Arial" w:hAnsi="Arial" w:eastAsia="Times New Roman" w:cs="Arial"/>
              </w:rPr>
              <w:t>                    shape=[num_filters_total, num_classes],</w:t>
            </w:r>
          </w:p>
          <w:p>
            <w:pPr>
              <w:pStyle w:val="18"/>
              <w:spacing w:before="0" w:beforeAutospacing="0" w:after="0" w:afterAutospacing="0"/>
              <w:rPr>
                <w:rFonts w:ascii="Arial" w:hAnsi="Arial" w:cs="Arial"/>
              </w:rPr>
            </w:pPr>
            <w:r>
              <w:rPr>
                <w:rFonts w:ascii="Arial" w:hAnsi="Arial" w:eastAsia="Times New Roman" w:cs="Arial"/>
              </w:rPr>
              <w:t>                    initializer=tf.contrib.layers.xavier_initializer())</w:t>
            </w:r>
          </w:p>
          <w:p>
            <w:pPr>
              <w:pStyle w:val="18"/>
              <w:spacing w:before="0" w:beforeAutospacing="0" w:after="0" w:afterAutospacing="0"/>
              <w:rPr>
                <w:rFonts w:ascii="Arial" w:hAnsi="Arial" w:cs="Arial"/>
              </w:rPr>
            </w:pPr>
            <w:r>
              <w:rPr>
                <w:rFonts w:ascii="Arial" w:hAnsi="Arial" w:eastAsia="Times New Roman" w:cs="Arial"/>
              </w:rPr>
              <w:t>                b = tf.Variable(tf.constant(0.1, shape=[num_classes]), name="b")</w:t>
            </w:r>
          </w:p>
          <w:p>
            <w:pPr>
              <w:pStyle w:val="18"/>
              <w:spacing w:before="0" w:beforeAutospacing="0" w:after="0" w:afterAutospacing="0"/>
              <w:rPr>
                <w:rFonts w:ascii="Arial" w:hAnsi="Arial" w:cs="Arial"/>
              </w:rPr>
            </w:pPr>
            <w:r>
              <w:rPr>
                <w:rFonts w:ascii="Arial" w:hAnsi="Arial" w:eastAsia="Times New Roman" w:cs="Arial"/>
              </w:rPr>
              <w:t>                self.l2_loss += tf.nn.l2_loss(W)</w:t>
            </w:r>
          </w:p>
          <w:p>
            <w:pPr>
              <w:pStyle w:val="18"/>
              <w:spacing w:before="0" w:beforeAutospacing="0" w:after="0" w:afterAutospacing="0"/>
              <w:rPr>
                <w:rFonts w:ascii="Arial" w:hAnsi="Arial" w:cs="Arial"/>
              </w:rPr>
            </w:pPr>
            <w:r>
              <w:rPr>
                <w:rFonts w:ascii="Arial" w:hAnsi="Arial" w:eastAsia="Times New Roman" w:cs="Arial"/>
              </w:rPr>
              <w:t>                self.l2_loss += tf.nn.l2_loss(b)</w:t>
            </w:r>
          </w:p>
          <w:p>
            <w:pPr>
              <w:pStyle w:val="18"/>
              <w:spacing w:before="0" w:beforeAutospacing="0" w:after="0" w:afterAutospacing="0"/>
              <w:rPr>
                <w:rFonts w:ascii="Arial" w:hAnsi="Arial" w:cs="Arial"/>
              </w:rPr>
            </w:pPr>
            <w:r>
              <w:rPr>
                <w:rFonts w:ascii="Arial" w:hAnsi="Arial" w:eastAsia="Times New Roman" w:cs="Arial"/>
              </w:rPr>
              <w:t>                self.scores = tf.nn.xw_plus_b(self.h_dropout, W, b, name="scores")</w:t>
            </w:r>
          </w:p>
          <w:p>
            <w:pPr>
              <w:pStyle w:val="18"/>
              <w:spacing w:before="0" w:beforeAutospacing="0" w:after="0" w:afterAutospacing="0"/>
              <w:rPr>
                <w:rFonts w:ascii="Arial" w:hAnsi="Arial" w:cs="Arial"/>
              </w:rPr>
            </w:pPr>
            <w:r>
              <w:rPr>
                <w:rFonts w:ascii="Arial" w:hAnsi="Arial" w:eastAsia="Times New Roman" w:cs="Arial"/>
              </w:rPr>
              <w:t>                self.predictions = tf.argmax(self.scores, 1, name="predictions")</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with tf.name_scope("loss"):</w:t>
            </w:r>
          </w:p>
          <w:p>
            <w:pPr>
              <w:pStyle w:val="18"/>
              <w:spacing w:before="0" w:beforeAutospacing="0" w:after="0" w:afterAutospacing="0"/>
              <w:rPr>
                <w:rFonts w:ascii="Arial" w:hAnsi="Arial" w:cs="Arial"/>
              </w:rPr>
            </w:pPr>
            <w:r>
              <w:rPr>
                <w:rFonts w:ascii="Arial" w:hAnsi="Arial" w:eastAsia="Times New Roman" w:cs="Arial"/>
              </w:rPr>
              <w:t>                losses = tf.nn.softmax_cross_entropy_with_logits(logits=self.scores, labels=self.input_y)</w:t>
            </w:r>
          </w:p>
          <w:p>
            <w:pPr>
              <w:pStyle w:val="18"/>
              <w:spacing w:before="0" w:beforeAutospacing="0" w:after="0" w:afterAutospacing="0"/>
              <w:rPr>
                <w:rFonts w:ascii="Arial" w:hAnsi="Arial" w:cs="Arial"/>
              </w:rPr>
            </w:pPr>
            <w:r>
              <w:rPr>
                <w:rFonts w:ascii="Arial" w:hAnsi="Arial" w:eastAsia="Times New Roman" w:cs="Arial"/>
              </w:rPr>
              <w:t>                self.loss = tf.reduce_mean(losses) + l2_reg_lambda * self.l2_loss</w:t>
            </w:r>
          </w:p>
          <w:p>
            <w:pPr>
              <w:pStyle w:val="18"/>
              <w:spacing w:before="0" w:beforeAutospacing="0" w:after="0" w:afterAutospacing="0"/>
              <w:rPr>
                <w:rFonts w:ascii="Arial" w:hAnsi="Arial" w:cs="Arial"/>
              </w:rPr>
            </w:pPr>
          </w:p>
          <w:p>
            <w:pPr>
              <w:pStyle w:val="18"/>
              <w:spacing w:before="0" w:beforeAutospacing="0" w:after="0" w:afterAutospacing="0"/>
              <w:rPr>
                <w:rFonts w:ascii="Arial" w:hAnsi="Arial" w:cs="Arial"/>
              </w:rPr>
            </w:pPr>
            <w:r>
              <w:rPr>
                <w:rFonts w:ascii="Arial" w:hAnsi="Arial" w:eastAsia="Times New Roman" w:cs="Arial"/>
              </w:rPr>
              <w:t>            with tf.name_scope("accuracy"):</w:t>
            </w:r>
          </w:p>
          <w:p>
            <w:pPr>
              <w:pStyle w:val="18"/>
              <w:spacing w:before="0" w:beforeAutospacing="0" w:after="0" w:afterAutospacing="0"/>
              <w:rPr>
                <w:rFonts w:ascii="Arial" w:hAnsi="Arial" w:cs="Arial"/>
              </w:rPr>
            </w:pPr>
            <w:r>
              <w:rPr>
                <w:rFonts w:ascii="Arial" w:hAnsi="Arial" w:eastAsia="Times New Roman" w:cs="Arial"/>
              </w:rPr>
              <w:t>                correct_predictions = tf.equal(self.predictions, tf.argmax(self.input_y, 1))</w:t>
            </w:r>
          </w:p>
          <w:p>
            <w:pPr>
              <w:pStyle w:val="18"/>
              <w:spacing w:before="0" w:beforeAutospacing="0" w:after="0" w:afterAutospacing="0"/>
              <w:rPr>
                <w:rFonts w:ascii="Arial" w:hAnsi="Arial" w:cs="Arial"/>
              </w:rPr>
            </w:pPr>
            <w:r>
              <w:rPr>
                <w:rFonts w:ascii="Arial" w:hAnsi="Arial" w:eastAsia="Times New Roman" w:cs="Arial"/>
              </w:rPr>
              <w:t>                self.accuracy = tf.reduce_mean(tf.cast(correct_predictions, "float"), name="accuracy")</w:t>
            </w:r>
          </w:p>
        </w:tc>
      </w:tr>
    </w:tbl>
    <w:p>
      <w:pPr>
        <w:pStyle w:val="36"/>
      </w:pPr>
      <w:bookmarkStart w:id="440" w:name="_Toc9618_WPSOffice_Level3"/>
      <w:bookmarkStart w:id="441" w:name="_Toc7552_WPSOffice_Level3"/>
      <w:bookmarkStart w:id="442" w:name="_Toc14261"/>
      <w:bookmarkStart w:id="443" w:name="_Toc4887"/>
      <w:bookmarkStart w:id="444" w:name="_Toc23732"/>
      <w:r>
        <w:rPr>
          <w:rFonts w:hint="eastAsia"/>
        </w:rPr>
        <w:t>图</w:t>
      </w:r>
      <w:r>
        <w:t xml:space="preserve">4.13 </w:t>
      </w:r>
      <w:r>
        <w:rPr>
          <w:rFonts w:hint="eastAsia"/>
        </w:rPr>
        <w:t>关系抽取模型分类器的实现</w:t>
      </w:r>
      <w:bookmarkEnd w:id="440"/>
      <w:bookmarkEnd w:id="441"/>
      <w:bookmarkEnd w:id="442"/>
      <w:bookmarkEnd w:id="443"/>
      <w:bookmarkEnd w:id="444"/>
    </w:p>
    <w:p>
      <w:pPr>
        <w:pStyle w:val="3"/>
        <w:rPr>
          <w:rFonts w:cs="Arial"/>
        </w:rPr>
      </w:pPr>
      <w:bookmarkStart w:id="445" w:name="_Toc18104_WPSOffice_Level3"/>
      <w:bookmarkStart w:id="446" w:name="_Toc12988_WPSOffice_Level2"/>
      <w:r>
        <w:rPr>
          <w:rFonts w:cs="Arial"/>
        </w:rPr>
        <w:t xml:space="preserve">4.5 </w:t>
      </w:r>
      <w:bookmarkEnd w:id="445"/>
      <w:r>
        <w:rPr>
          <w:rFonts w:hint="eastAsia" w:cs="Arial"/>
        </w:rPr>
        <w:t>信息抽取服务的实现与部署</w:t>
      </w:r>
      <w:bookmarkEnd w:id="446"/>
    </w:p>
    <w:p>
      <w:pPr>
        <w:pStyle w:val="3"/>
      </w:pPr>
      <w:bookmarkStart w:id="447" w:name="_Toc594_WPSOffice_Level3"/>
      <w:r>
        <w:rPr>
          <w:rFonts w:cs="Arial"/>
        </w:rPr>
        <w:t xml:space="preserve">4.5.1 </w:t>
      </w:r>
      <w:r>
        <w:rPr>
          <w:rFonts w:hint="eastAsia" w:cs="Arial"/>
        </w:rPr>
        <w:t>模型格式转换</w:t>
      </w:r>
      <w:bookmarkEnd w:id="447"/>
    </w:p>
    <w:p>
      <w:pPr>
        <w:spacing w:line="360" w:lineRule="auto"/>
        <w:ind w:firstLine="480" w:firstLineChars="200"/>
        <w:rPr>
          <w:rFonts w:ascii="Arial" w:hAnsi="Arial" w:cs="Arial"/>
          <w:sz w:val="24"/>
        </w:rPr>
      </w:pPr>
      <w:r>
        <w:rPr>
          <w:rFonts w:hint="eastAsia" w:ascii="Arial" w:hAnsi="Arial" w:cs="Arial"/>
          <w:sz w:val="24"/>
        </w:rPr>
        <w:t>在信息抽取模型模块中通过模型训练得到的模型都是</w:t>
      </w:r>
      <w:r>
        <w:rPr>
          <w:rFonts w:ascii="Arial" w:hAnsi="Arial" w:cs="Arial"/>
          <w:sz w:val="24"/>
        </w:rPr>
        <w:t>checkpoint</w:t>
      </w:r>
      <w:r>
        <w:rPr>
          <w:rFonts w:hint="eastAsia" w:ascii="Arial" w:hAnsi="Arial" w:cs="Arial"/>
          <w:sz w:val="24"/>
        </w:rPr>
        <w:t>格式的模型文件，这种格式的文件没有办法直接被读取进行预测，还需要构建完整的模型结构才能读取数据并进行预测。所以为了能够更加方便地在信息抽取服务中提供模型预测功能，需要将模型训练保存下来的</w:t>
      </w:r>
      <w:r>
        <w:rPr>
          <w:rFonts w:ascii="Arial" w:hAnsi="Arial" w:cs="Arial"/>
          <w:sz w:val="24"/>
        </w:rPr>
        <w:t>checkpoint</w:t>
      </w:r>
      <w:r>
        <w:rPr>
          <w:rFonts w:hint="eastAsia" w:ascii="Arial" w:hAnsi="Arial" w:cs="Arial"/>
          <w:sz w:val="24"/>
        </w:rPr>
        <w:t>格式模型文件进行格式转换。在</w:t>
      </w:r>
      <w:r>
        <w:rPr>
          <w:rFonts w:ascii="Arial" w:hAnsi="Arial" w:cs="Arial"/>
          <w:sz w:val="24"/>
        </w:rPr>
        <w:t>Tensorflow</w:t>
      </w:r>
      <w:r>
        <w:rPr>
          <w:rFonts w:hint="eastAsia" w:ascii="Arial" w:hAnsi="Arial" w:cs="Arial"/>
          <w:sz w:val="24"/>
        </w:rPr>
        <w:t>中</w:t>
      </w:r>
      <w:r>
        <w:rPr>
          <w:rFonts w:ascii="Arial" w:hAnsi="Arial" w:cs="Arial"/>
          <w:sz w:val="24"/>
        </w:rPr>
        <w:t>pb</w:t>
      </w:r>
      <w:r>
        <w:rPr>
          <w:rFonts w:hint="eastAsia" w:ascii="Arial" w:hAnsi="Arial" w:cs="Arial"/>
          <w:sz w:val="24"/>
        </w:rPr>
        <w:t>格式的模型文件表示</w:t>
      </w:r>
      <w:r>
        <w:rPr>
          <w:rFonts w:ascii="Arial" w:hAnsi="Arial" w:cs="Arial"/>
          <w:sz w:val="24"/>
        </w:rPr>
        <w:t>MetaGraph</w:t>
      </w:r>
      <w:r>
        <w:rPr>
          <w:rFonts w:hint="eastAsia" w:ascii="Arial" w:hAnsi="Arial" w:cs="Arial"/>
          <w:sz w:val="24"/>
        </w:rPr>
        <w:t>的</w:t>
      </w:r>
      <w:r>
        <w:rPr>
          <w:rFonts w:ascii="Arial" w:hAnsi="Arial" w:cs="Arial"/>
          <w:sz w:val="24"/>
        </w:rPr>
        <w:t>Protocol Buffer</w:t>
      </w:r>
      <w:r>
        <w:rPr>
          <w:rFonts w:hint="eastAsia" w:ascii="Arial" w:hAnsi="Arial" w:cs="Arial"/>
          <w:sz w:val="24"/>
        </w:rPr>
        <w:t>格式文件，</w:t>
      </w:r>
      <w:r>
        <w:rPr>
          <w:rFonts w:ascii="Arial" w:hAnsi="Arial" w:cs="Arial"/>
          <w:sz w:val="24"/>
        </w:rPr>
        <w:t>MetaGraph</w:t>
      </w:r>
      <w:r>
        <w:rPr>
          <w:rFonts w:hint="eastAsia" w:ascii="Arial" w:hAnsi="Arial" w:cs="Arial"/>
          <w:sz w:val="24"/>
        </w:rPr>
        <w:t>是包括计算图，数据流，以及相关的变量和输入输出</w:t>
      </w:r>
      <w:r>
        <w:rPr>
          <w:rFonts w:ascii="Arial" w:hAnsi="Arial" w:cs="Arial"/>
          <w:sz w:val="24"/>
        </w:rPr>
        <w:t>signature</w:t>
      </w:r>
      <w:r>
        <w:rPr>
          <w:rFonts w:hint="eastAsia" w:ascii="Arial" w:hAnsi="Arial" w:cs="Arial"/>
          <w:sz w:val="24"/>
        </w:rPr>
        <w:t>等创建计算图的文件，所以</w:t>
      </w:r>
      <w:r>
        <w:rPr>
          <w:rFonts w:ascii="Arial" w:hAnsi="Arial" w:cs="Arial"/>
          <w:sz w:val="24"/>
        </w:rPr>
        <w:t>pb</w:t>
      </w:r>
      <w:r>
        <w:rPr>
          <w:rFonts w:hint="eastAsia" w:ascii="Arial" w:hAnsi="Arial" w:cs="Arial"/>
          <w:sz w:val="24"/>
        </w:rPr>
        <w:t>格式的模型文件可以直接被调用进行信息抽取服务。图</w:t>
      </w:r>
      <w:r>
        <w:rPr>
          <w:rFonts w:ascii="Arial" w:hAnsi="Arial" w:cs="Arial"/>
          <w:sz w:val="24"/>
        </w:rPr>
        <w:t>4.14</w:t>
      </w:r>
      <w:r>
        <w:rPr>
          <w:rFonts w:hint="eastAsia" w:ascii="Arial" w:hAnsi="Arial" w:cs="Arial"/>
          <w:sz w:val="24"/>
        </w:rPr>
        <w:t>为</w:t>
      </w:r>
      <w:r>
        <w:rPr>
          <w:rFonts w:ascii="Arial" w:hAnsi="Arial" w:cs="Arial"/>
          <w:sz w:val="24"/>
        </w:rPr>
        <w:t>ckpt</w:t>
      </w:r>
      <w:r>
        <w:rPr>
          <w:rFonts w:hint="eastAsia" w:ascii="Arial" w:hAnsi="Arial" w:cs="Arial"/>
          <w:sz w:val="24"/>
        </w:rPr>
        <w:t>格式转</w:t>
      </w:r>
      <w:r>
        <w:rPr>
          <w:rFonts w:ascii="Arial" w:hAnsi="Arial" w:cs="Arial"/>
          <w:sz w:val="24"/>
        </w:rPr>
        <w:t>pb</w:t>
      </w:r>
      <w:r>
        <w:rPr>
          <w:rFonts w:hint="eastAsia" w:ascii="Arial" w:hAnsi="Arial" w:cs="Arial"/>
          <w:sz w:val="24"/>
        </w:rPr>
        <w:t>格式代码实现。</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spacing w:before="0" w:beforeAutospacing="0" w:after="0" w:afterAutospacing="0"/>
              <w:rPr>
                <w:rFonts w:ascii="Arial" w:hAnsi="Arial" w:cs="Arial"/>
              </w:rPr>
            </w:pPr>
            <w:r>
              <w:rPr>
                <w:rFonts w:ascii="Arial" w:hAnsi="Arial" w:eastAsia="Times New Roman" w:cs="Arial"/>
              </w:rPr>
              <w:t>def model_save_pb(ckpt_path, model_meta_name, pbmodel_path, pb_model_name, model_output_nodes):</w:t>
            </w:r>
          </w:p>
          <w:p>
            <w:pPr>
              <w:pStyle w:val="18"/>
              <w:spacing w:before="0" w:beforeAutospacing="0" w:after="0" w:afterAutospacing="0"/>
              <w:rPr>
                <w:rFonts w:ascii="Arial" w:hAnsi="Arial" w:cs="Arial"/>
              </w:rPr>
            </w:pPr>
            <w:r>
              <w:rPr>
                <w:rFonts w:ascii="Arial" w:hAnsi="Arial" w:eastAsia="Times New Roman" w:cs="Arial"/>
              </w:rPr>
              <w:t>    with tf.Session() as sess:</w:t>
            </w:r>
          </w:p>
          <w:p>
            <w:pPr>
              <w:pStyle w:val="18"/>
              <w:spacing w:before="0" w:beforeAutospacing="0" w:after="0" w:afterAutospacing="0"/>
              <w:rPr>
                <w:rFonts w:ascii="Arial" w:hAnsi="Arial" w:cs="Arial"/>
              </w:rPr>
            </w:pPr>
            <w:r>
              <w:rPr>
                <w:rFonts w:ascii="Arial" w:hAnsi="Arial" w:eastAsia="Times New Roman" w:cs="Arial"/>
              </w:rPr>
              <w:t>        sess.run(tf.global_variables_initializer())</w:t>
            </w:r>
          </w:p>
          <w:p>
            <w:pPr>
              <w:pStyle w:val="18"/>
              <w:spacing w:before="0" w:beforeAutospacing="0" w:after="0" w:afterAutospacing="0"/>
              <w:rPr>
                <w:rFonts w:ascii="Arial" w:hAnsi="Arial" w:cs="Arial"/>
              </w:rPr>
            </w:pPr>
            <w:r>
              <w:rPr>
                <w:rFonts w:ascii="Arial" w:hAnsi="Arial" w:eastAsia="Times New Roman" w:cs="Arial"/>
              </w:rPr>
              <w:t>        latest_ckpt = tf.train.latest_checkpoint(ckpt_path)</w:t>
            </w:r>
          </w:p>
          <w:p>
            <w:pPr>
              <w:pStyle w:val="18"/>
              <w:spacing w:before="0" w:beforeAutospacing="0" w:after="0" w:afterAutospacing="0"/>
              <w:rPr>
                <w:rFonts w:ascii="Arial" w:hAnsi="Arial" w:cs="Arial"/>
              </w:rPr>
            </w:pPr>
            <w:r>
              <w:rPr>
                <w:rFonts w:ascii="Arial" w:hAnsi="Arial" w:eastAsia="Times New Roman" w:cs="Arial"/>
              </w:rPr>
              <w:t>        restore_saver = tf.train.import_meta_graph(os.path.join(ckpt_path,model_meta_name))</w:t>
            </w:r>
          </w:p>
          <w:p>
            <w:pPr>
              <w:pStyle w:val="18"/>
              <w:spacing w:before="0" w:beforeAutospacing="0" w:after="0" w:afterAutospacing="0"/>
              <w:rPr>
                <w:rFonts w:ascii="Arial" w:hAnsi="Arial" w:cs="Arial"/>
              </w:rPr>
            </w:pPr>
            <w:r>
              <w:rPr>
                <w:rFonts w:ascii="Arial" w:hAnsi="Arial" w:eastAsia="Times New Roman" w:cs="Arial"/>
              </w:rPr>
              <w:t>        restore_saver.restore(sess, latest_ckpt)</w:t>
            </w:r>
          </w:p>
          <w:p>
            <w:pPr>
              <w:pStyle w:val="18"/>
              <w:spacing w:before="0" w:beforeAutospacing="0" w:after="0" w:afterAutospacing="0"/>
              <w:rPr>
                <w:rFonts w:ascii="Arial" w:hAnsi="Arial" w:cs="Arial"/>
              </w:rPr>
            </w:pPr>
            <w:r>
              <w:rPr>
                <w:rFonts w:ascii="Arial" w:hAnsi="Arial" w:eastAsia="Times New Roman" w:cs="Arial"/>
              </w:rPr>
              <w:t>        output_graph_def = tf.graph_util.convert_variables_to_constants(sess, sess.graph_def, [model_output_nodes])</w:t>
            </w:r>
          </w:p>
          <w:p>
            <w:pPr>
              <w:pStyle w:val="18"/>
              <w:spacing w:before="0" w:beforeAutospacing="0" w:after="0" w:afterAutospacing="0"/>
              <w:rPr>
                <w:rFonts w:ascii="Arial" w:hAnsi="Arial" w:cs="Arial"/>
              </w:rPr>
            </w:pPr>
            <w:r>
              <w:rPr>
                <w:rFonts w:ascii="Arial" w:hAnsi="Arial" w:eastAsia="Times New Roman" w:cs="Arial"/>
              </w:rPr>
              <w:t>      </w:t>
            </w:r>
          </w:p>
          <w:p>
            <w:pPr>
              <w:pStyle w:val="18"/>
              <w:spacing w:before="0" w:beforeAutospacing="0" w:after="0" w:afterAutospacing="0"/>
              <w:rPr>
                <w:rFonts w:ascii="Arial" w:hAnsi="Arial" w:cs="Arial"/>
              </w:rPr>
            </w:pPr>
            <w:r>
              <w:rPr>
                <w:rFonts w:ascii="Arial" w:hAnsi="Arial" w:eastAsia="Times New Roman" w:cs="Arial"/>
              </w:rPr>
              <w:t>        with tf.gfile.GFile(os.path.join(pbmodel_path, pb_model_name), "wb") as f:</w:t>
            </w:r>
          </w:p>
          <w:p>
            <w:pPr>
              <w:pStyle w:val="18"/>
              <w:spacing w:before="0" w:beforeAutospacing="0" w:after="0" w:afterAutospacing="0"/>
              <w:rPr>
                <w:rFonts w:ascii="Arial" w:hAnsi="Arial" w:cs="Arial"/>
              </w:rPr>
            </w:pPr>
            <w:r>
              <w:rPr>
                <w:rFonts w:ascii="Arial" w:hAnsi="Arial" w:eastAsia="Times New Roman" w:cs="Arial"/>
              </w:rPr>
              <w:t>            f.write(output_graph_def.SerializeToString())</w:t>
            </w:r>
          </w:p>
        </w:tc>
      </w:tr>
    </w:tbl>
    <w:p>
      <w:pPr>
        <w:pStyle w:val="36"/>
      </w:pPr>
      <w:bookmarkStart w:id="448" w:name="_Toc13563"/>
      <w:bookmarkStart w:id="449" w:name="_Toc6437"/>
      <w:bookmarkStart w:id="450" w:name="_Toc21394"/>
      <w:r>
        <w:rPr>
          <w:rFonts w:hint="eastAsia"/>
        </w:rPr>
        <w:t>图</w:t>
      </w:r>
      <w:r>
        <w:t>4.14 ckpt</w:t>
      </w:r>
      <w:r>
        <w:rPr>
          <w:rFonts w:hint="eastAsia"/>
        </w:rPr>
        <w:t>格式转</w:t>
      </w:r>
      <w:r>
        <w:t>pb</w:t>
      </w:r>
      <w:r>
        <w:rPr>
          <w:rFonts w:hint="eastAsia"/>
        </w:rPr>
        <w:t>格式的实现</w:t>
      </w:r>
      <w:bookmarkEnd w:id="448"/>
      <w:bookmarkEnd w:id="449"/>
      <w:bookmarkEnd w:id="450"/>
    </w:p>
    <w:p>
      <w:pPr>
        <w:spacing w:line="360" w:lineRule="auto"/>
        <w:ind w:firstLine="480" w:firstLineChars="200"/>
        <w:rPr>
          <w:rFonts w:ascii="Arial" w:hAnsi="Arial" w:cs="Arial"/>
          <w:sz w:val="24"/>
        </w:rPr>
      </w:pPr>
      <w:r>
        <w:rPr>
          <w:rFonts w:hint="eastAsia" w:ascii="Arial" w:hAnsi="Arial" w:cs="Arial"/>
          <w:sz w:val="24"/>
        </w:rPr>
        <w:t>在会话开启后，调用</w:t>
      </w:r>
      <w:r>
        <w:rPr>
          <w:rFonts w:ascii="Arial" w:hAnsi="Arial" w:cs="Arial"/>
          <w:sz w:val="24"/>
        </w:rPr>
        <w:t>tf.train.latest_checkpoint()</w:t>
      </w:r>
      <w:r>
        <w:rPr>
          <w:rFonts w:hint="eastAsia" w:ascii="Arial" w:hAnsi="Arial" w:cs="Arial"/>
          <w:sz w:val="24"/>
        </w:rPr>
        <w:t>来获取目标路径下最后一次保存的</w:t>
      </w:r>
      <w:r>
        <w:rPr>
          <w:rFonts w:ascii="Arial" w:hAnsi="Arial" w:cs="Arial"/>
          <w:sz w:val="24"/>
        </w:rPr>
        <w:t>ckpt</w:t>
      </w:r>
      <w:r>
        <w:rPr>
          <w:rFonts w:hint="eastAsia" w:ascii="Arial" w:hAnsi="Arial" w:cs="Arial"/>
          <w:sz w:val="24"/>
        </w:rPr>
        <w:t>格式模型文件。为了不重复定义计算图上的运算，调用</w:t>
      </w:r>
      <w:r>
        <w:rPr>
          <w:rFonts w:ascii="Arial" w:hAnsi="Arial" w:cs="Arial"/>
          <w:sz w:val="24"/>
        </w:rPr>
        <w:t>tf.train.import_meta_graph()</w:t>
      </w:r>
      <w:r>
        <w:rPr>
          <w:rFonts w:hint="eastAsia" w:ascii="Arial" w:hAnsi="Arial" w:cs="Arial"/>
          <w:sz w:val="24"/>
        </w:rPr>
        <w:t>直接加载已经持久化的图，再调用</w:t>
      </w:r>
      <w:r>
        <w:rPr>
          <w:rFonts w:ascii="Arial" w:hAnsi="Arial" w:cs="Arial"/>
          <w:sz w:val="24"/>
        </w:rPr>
        <w:t>restore()</w:t>
      </w:r>
      <w:r>
        <w:rPr>
          <w:rFonts w:hint="eastAsia" w:ascii="Arial" w:hAnsi="Arial" w:cs="Arial"/>
          <w:sz w:val="24"/>
        </w:rPr>
        <w:t>加载变量。之后调用</w:t>
      </w:r>
      <w:r>
        <w:rPr>
          <w:rFonts w:ascii="Arial" w:hAnsi="Arial" w:eastAsia="Times New Roman" w:cs="Arial"/>
          <w:kern w:val="0"/>
          <w:sz w:val="24"/>
        </w:rPr>
        <w:t>tf.graph_util.convert_variables_to_constants()</w:t>
      </w:r>
      <w:r>
        <w:rPr>
          <w:rFonts w:hint="eastAsia" w:ascii="宋体" w:hAnsi="宋体" w:cs="宋体"/>
          <w:kern w:val="0"/>
          <w:sz w:val="24"/>
        </w:rPr>
        <w:t>可以将计算图中的变量以常量的形式保存，并且导出了</w:t>
      </w:r>
      <w:r>
        <w:rPr>
          <w:rFonts w:ascii="Arial" w:hAnsi="Arial" w:eastAsia="Times New Roman" w:cs="Arial"/>
          <w:kern w:val="0"/>
          <w:sz w:val="24"/>
        </w:rPr>
        <w:t>GraphDef</w:t>
      </w:r>
      <w:r>
        <w:rPr>
          <w:rFonts w:hint="eastAsia" w:ascii="宋体" w:hAnsi="宋体" w:cs="宋体"/>
          <w:kern w:val="0"/>
          <w:sz w:val="24"/>
        </w:rPr>
        <w:t>部分，</w:t>
      </w:r>
      <w:r>
        <w:rPr>
          <w:rFonts w:ascii="Arial" w:hAnsi="Arial" w:eastAsia="Times New Roman" w:cs="Arial"/>
          <w:kern w:val="0"/>
          <w:sz w:val="24"/>
        </w:rPr>
        <w:t>GraogDef</w:t>
      </w:r>
      <w:r>
        <w:rPr>
          <w:rFonts w:hint="eastAsia" w:ascii="宋体" w:hAnsi="宋体" w:cs="宋体"/>
          <w:kern w:val="0"/>
          <w:sz w:val="24"/>
        </w:rPr>
        <w:t>部分保存了从输入层到输出层的计算过程，在保存的时候保存的是节点名称而不是张量名称。最后得到的</w:t>
      </w:r>
      <w:r>
        <w:rPr>
          <w:rFonts w:ascii="Arial" w:hAnsi="Arial" w:eastAsia="Times New Roman" w:cs="Arial"/>
          <w:kern w:val="0"/>
          <w:sz w:val="24"/>
        </w:rPr>
        <w:t>pb</w:t>
      </w:r>
      <w:r>
        <w:rPr>
          <w:rFonts w:hint="eastAsia" w:ascii="宋体" w:hAnsi="宋体" w:cs="宋体"/>
          <w:kern w:val="0"/>
          <w:sz w:val="24"/>
        </w:rPr>
        <w:t>格式文件中的模型大小会大大减小，非常适合运行和部署。</w:t>
      </w:r>
    </w:p>
    <w:p>
      <w:pPr>
        <w:pStyle w:val="3"/>
        <w:rPr>
          <w:rFonts w:cs="Arial"/>
        </w:rPr>
      </w:pPr>
      <w:bookmarkStart w:id="451" w:name="_Toc19517_WPSOffice_Level3"/>
      <w:r>
        <w:rPr>
          <w:rFonts w:cs="Arial"/>
        </w:rPr>
        <w:t xml:space="preserve">4.5.2 </w:t>
      </w:r>
      <w:r>
        <w:rPr>
          <w:rFonts w:hint="eastAsia" w:cs="Arial"/>
        </w:rPr>
        <w:t>构建</w:t>
      </w:r>
      <w:r>
        <w:rPr>
          <w:rFonts w:cs="Arial"/>
        </w:rPr>
        <w:t>Docker</w:t>
      </w:r>
      <w:r>
        <w:rPr>
          <w:rFonts w:hint="eastAsia" w:cs="Arial"/>
        </w:rPr>
        <w:t>镜像</w:t>
      </w:r>
      <w:bookmarkEnd w:id="451"/>
    </w:p>
    <w:p>
      <w:pPr>
        <w:spacing w:line="360" w:lineRule="auto"/>
        <w:ind w:firstLine="480" w:firstLineChars="200"/>
        <w:rPr>
          <w:rFonts w:ascii="Arial" w:hAnsi="Arial" w:cs="Arial"/>
          <w:sz w:val="24"/>
        </w:rPr>
      </w:pPr>
      <w:r>
        <w:rPr>
          <w:rFonts w:hint="eastAsia" w:ascii="Arial" w:hAnsi="Arial" w:cs="Arial"/>
          <w:sz w:val="24"/>
        </w:rPr>
        <w:t>在编写好数据预处理模块的代码、构建好模型结构并训练完毕转存为</w:t>
      </w:r>
      <w:r>
        <w:rPr>
          <w:rFonts w:ascii="Arial" w:hAnsi="Arial" w:cs="Arial"/>
          <w:sz w:val="24"/>
        </w:rPr>
        <w:t>pb</w:t>
      </w:r>
      <w:r>
        <w:rPr>
          <w:rFonts w:hint="eastAsia" w:ascii="Arial" w:hAnsi="Arial" w:cs="Arial"/>
          <w:sz w:val="24"/>
        </w:rPr>
        <w:t>格式后，就可以将所有的模块和依赖都封装到一个</w:t>
      </w:r>
      <w:r>
        <w:rPr>
          <w:rFonts w:ascii="Arial" w:hAnsi="Arial" w:cs="Arial"/>
          <w:sz w:val="24"/>
        </w:rPr>
        <w:t>Docker</w:t>
      </w:r>
      <w:r>
        <w:rPr>
          <w:rFonts w:hint="eastAsia" w:ascii="Arial" w:hAnsi="Arial" w:cs="Arial"/>
          <w:sz w:val="24"/>
        </w:rPr>
        <w:t>镜像中方便后面的部署。本文的</w:t>
      </w:r>
      <w:r>
        <w:rPr>
          <w:rFonts w:ascii="Arial" w:hAnsi="Arial" w:cs="Arial"/>
          <w:sz w:val="24"/>
        </w:rPr>
        <w:t>Docker</w:t>
      </w:r>
      <w:r>
        <w:rPr>
          <w:rFonts w:hint="eastAsia" w:ascii="Arial" w:hAnsi="Arial" w:cs="Arial"/>
          <w:sz w:val="24"/>
        </w:rPr>
        <w:t>镜像的构建使用的是</w:t>
      </w:r>
      <w:r>
        <w:rPr>
          <w:rFonts w:ascii="Arial" w:hAnsi="Arial" w:cs="Arial"/>
          <w:sz w:val="24"/>
        </w:rPr>
        <w:t>Dockerfile</w:t>
      </w:r>
      <w:r>
        <w:rPr>
          <w:rFonts w:hint="eastAsia" w:ascii="Arial" w:hAnsi="Arial" w:cs="Arial"/>
          <w:sz w:val="24"/>
        </w:rPr>
        <w:t>文件，</w:t>
      </w:r>
      <w:r>
        <w:rPr>
          <w:rFonts w:ascii="Arial" w:hAnsi="Arial" w:cs="Arial"/>
          <w:sz w:val="24"/>
        </w:rPr>
        <w:t>Dockerfile</w:t>
      </w:r>
      <w:r>
        <w:rPr>
          <w:rFonts w:hint="eastAsia" w:ascii="Arial" w:hAnsi="Arial" w:cs="Arial"/>
          <w:sz w:val="24"/>
        </w:rPr>
        <w:t>是一种可以被</w:t>
      </w:r>
      <w:r>
        <w:rPr>
          <w:rFonts w:ascii="Arial" w:hAnsi="Arial" w:cs="Arial"/>
          <w:sz w:val="24"/>
        </w:rPr>
        <w:t>Docker</w:t>
      </w:r>
      <w:r>
        <w:rPr>
          <w:rFonts w:hint="eastAsia" w:ascii="Arial" w:hAnsi="Arial" w:cs="Arial"/>
          <w:sz w:val="24"/>
        </w:rPr>
        <w:t>程序解释的脚本，由一条条指令组成，每条指令对应</w:t>
      </w:r>
      <w:r>
        <w:rPr>
          <w:rFonts w:ascii="Arial" w:hAnsi="Arial" w:cs="Arial"/>
          <w:sz w:val="24"/>
        </w:rPr>
        <w:t>Linux</w:t>
      </w:r>
      <w:r>
        <w:rPr>
          <w:rFonts w:hint="eastAsia" w:ascii="Arial" w:hAnsi="Arial" w:cs="Arial"/>
          <w:sz w:val="24"/>
        </w:rPr>
        <w:t>下面的一条命令，</w:t>
      </w:r>
      <w:r>
        <w:rPr>
          <w:rFonts w:ascii="Arial" w:hAnsi="Arial" w:cs="Arial"/>
          <w:sz w:val="24"/>
        </w:rPr>
        <w:t>Docker</w:t>
      </w:r>
      <w:r>
        <w:rPr>
          <w:rFonts w:hint="eastAsia" w:ascii="Arial" w:hAnsi="Arial" w:cs="Arial"/>
          <w:sz w:val="24"/>
        </w:rPr>
        <w:t>程序解决这些命令间的依赖关系，根据指令生成定制的镜像。当有额外需求需要重新定制镜像时，只需要在</w:t>
      </w:r>
      <w:r>
        <w:rPr>
          <w:rFonts w:ascii="Arial" w:hAnsi="Arial" w:cs="Arial"/>
          <w:sz w:val="24"/>
        </w:rPr>
        <w:t>Dockerfile</w:t>
      </w:r>
      <w:r>
        <w:rPr>
          <w:rFonts w:hint="eastAsia" w:ascii="Arial" w:hAnsi="Arial" w:cs="Arial"/>
          <w:sz w:val="24"/>
        </w:rPr>
        <w:t>中增加或者修改指令并运行，就可以重新生成镜像。本文的</w:t>
      </w:r>
      <w:r>
        <w:rPr>
          <w:rFonts w:ascii="Arial" w:hAnsi="Arial" w:cs="Arial"/>
          <w:sz w:val="24"/>
        </w:rPr>
        <w:t>Dockerfile</w:t>
      </w:r>
      <w:r>
        <w:rPr>
          <w:rFonts w:hint="eastAsia" w:ascii="Arial" w:hAnsi="Arial" w:cs="Arial"/>
          <w:sz w:val="24"/>
        </w:rPr>
        <w:t>内容如图</w:t>
      </w:r>
      <w:r>
        <w:rPr>
          <w:rFonts w:ascii="Arial" w:hAnsi="Arial" w:cs="Arial"/>
          <w:sz w:val="24"/>
        </w:rPr>
        <w:t>4.15</w:t>
      </w:r>
      <w:r>
        <w:rPr>
          <w:rFonts w:hint="eastAsia" w:ascii="Arial" w:hAnsi="Arial" w:cs="Arial"/>
          <w:sz w:val="24"/>
        </w:rPr>
        <w:t>所示。</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ascii="Arial" w:hAnsi="Arial" w:cs="Arial"/>
                <w:sz w:val="24"/>
              </w:rPr>
              <w:t>from 172.16.1.41:5000/modelserver_base:0.6</w:t>
            </w:r>
          </w:p>
          <w:p>
            <w:pPr>
              <w:spacing w:line="360" w:lineRule="auto"/>
              <w:rPr>
                <w:rFonts w:ascii="Arial" w:hAnsi="Arial" w:cs="Arial"/>
                <w:sz w:val="24"/>
              </w:rPr>
            </w:pPr>
            <w:r>
              <w:rPr>
                <w:rFonts w:ascii="Arial" w:hAnsi="Arial" w:cs="Arial"/>
                <w:sz w:val="24"/>
              </w:rPr>
              <w:t>run mkdir /workspace</w:t>
            </w:r>
          </w:p>
          <w:p>
            <w:pPr>
              <w:spacing w:line="360" w:lineRule="auto"/>
              <w:rPr>
                <w:rFonts w:ascii="Arial" w:hAnsi="Arial" w:cs="Arial"/>
                <w:sz w:val="24"/>
              </w:rPr>
            </w:pPr>
            <w:r>
              <w:rPr>
                <w:rFonts w:ascii="Arial" w:hAnsi="Arial" w:cs="Arial"/>
                <w:sz w:val="24"/>
              </w:rPr>
              <w:t>run mkdir /models</w:t>
            </w:r>
          </w:p>
          <w:p>
            <w:pPr>
              <w:spacing w:line="360" w:lineRule="auto"/>
              <w:rPr>
                <w:rFonts w:ascii="Arial" w:hAnsi="Arial" w:cs="Arial"/>
                <w:sz w:val="24"/>
              </w:rPr>
            </w:pPr>
            <w:r>
              <w:rPr>
                <w:rFonts w:ascii="Arial" w:hAnsi="Arial" w:cs="Arial"/>
                <w:sz w:val="24"/>
              </w:rPr>
              <w:t>copy ./models/ /models/</w:t>
            </w:r>
          </w:p>
          <w:p>
            <w:pPr>
              <w:spacing w:line="360" w:lineRule="auto"/>
              <w:rPr>
                <w:rFonts w:ascii="Arial" w:hAnsi="Arial" w:cs="Arial"/>
                <w:sz w:val="24"/>
              </w:rPr>
            </w:pPr>
            <w:r>
              <w:rPr>
                <w:rFonts w:ascii="Arial" w:hAnsi="Arial" w:cs="Arial"/>
                <w:sz w:val="24"/>
              </w:rPr>
              <w:t>copy ./demos/ /workspace/demos/</w:t>
            </w:r>
          </w:p>
          <w:p>
            <w:pPr>
              <w:spacing w:line="360" w:lineRule="auto"/>
              <w:rPr>
                <w:rFonts w:ascii="Arial" w:hAnsi="Arial" w:cs="Arial"/>
                <w:sz w:val="24"/>
              </w:rPr>
            </w:pPr>
            <w:r>
              <w:rPr>
                <w:rFonts w:ascii="Arial" w:hAnsi="Arial" w:cs="Arial"/>
                <w:sz w:val="24"/>
              </w:rPr>
              <w:t>copy dist/ModelServer-1.0.0-cp27-cp27mu-linux_x86_64.whl /workspace/</w:t>
            </w:r>
          </w:p>
          <w:p>
            <w:pPr>
              <w:spacing w:line="360" w:lineRule="auto"/>
              <w:rPr>
                <w:rFonts w:ascii="Arial" w:hAnsi="Arial" w:cs="Arial"/>
                <w:sz w:val="24"/>
              </w:rPr>
            </w:pPr>
            <w:r>
              <w:rPr>
                <w:rFonts w:ascii="Arial" w:hAnsi="Arial" w:cs="Arial"/>
                <w:sz w:val="24"/>
              </w:rPr>
              <w:t>run pip install /workspace/ModelServer-1.0.0-cp27-cp27mu-linux_x86_64.whl</w:t>
            </w:r>
          </w:p>
          <w:p>
            <w:pPr>
              <w:spacing w:line="360" w:lineRule="auto"/>
              <w:rPr>
                <w:rFonts w:ascii="Arial" w:hAnsi="Arial" w:cs="Arial"/>
                <w:sz w:val="24"/>
              </w:rPr>
            </w:pPr>
            <w:r>
              <w:rPr>
                <w:rFonts w:ascii="Arial" w:hAnsi="Arial" w:cs="Arial"/>
                <w:sz w:val="24"/>
              </w:rPr>
              <w:t>workdir /workspace/demos</w:t>
            </w:r>
          </w:p>
          <w:p>
            <w:pPr>
              <w:spacing w:line="360" w:lineRule="auto"/>
              <w:ind w:left="31680" w:hanging="360" w:hangingChars="150"/>
              <w:rPr>
                <w:rFonts w:ascii="Arial" w:hAnsi="Arial" w:cs="Arial"/>
                <w:sz w:val="24"/>
              </w:rPr>
            </w:pPr>
            <w:r>
              <w:rPr>
                <w:rFonts w:ascii="Arial" w:hAnsi="Arial" w:cs="Arial"/>
                <w:sz w:val="24"/>
              </w:rPr>
              <w:t>cmd python /workspace/demos/server_start.py /workspace/demos/config.ini /workspace/demos/register.ini</w:t>
            </w:r>
          </w:p>
        </w:tc>
      </w:tr>
    </w:tbl>
    <w:p>
      <w:pPr>
        <w:pStyle w:val="36"/>
      </w:pPr>
      <w:bookmarkStart w:id="452" w:name="_Toc18259"/>
      <w:bookmarkStart w:id="453" w:name="_Toc12169"/>
      <w:bookmarkStart w:id="454" w:name="_Toc7924"/>
      <w:r>
        <w:rPr>
          <w:rFonts w:hint="eastAsia"/>
        </w:rPr>
        <w:t>图</w:t>
      </w:r>
      <w:r>
        <w:t xml:space="preserve">4.15 </w:t>
      </w:r>
      <w:r>
        <w:rPr>
          <w:rFonts w:hint="eastAsia"/>
        </w:rPr>
        <w:t>利用</w:t>
      </w:r>
      <w:r>
        <w:t>Dockerfile</w:t>
      </w:r>
      <w:r>
        <w:rPr>
          <w:rFonts w:hint="eastAsia"/>
        </w:rPr>
        <w:t>构建镜像</w:t>
      </w:r>
      <w:bookmarkEnd w:id="452"/>
      <w:bookmarkEnd w:id="453"/>
      <w:bookmarkEnd w:id="454"/>
    </w:p>
    <w:p>
      <w:pPr>
        <w:spacing w:line="360" w:lineRule="auto"/>
        <w:ind w:firstLine="480" w:firstLineChars="200"/>
        <w:rPr>
          <w:rFonts w:ascii="Arial" w:hAnsi="Arial" w:cs="Arial"/>
          <w:sz w:val="24"/>
        </w:rPr>
      </w:pPr>
      <w:r>
        <w:rPr>
          <w:rFonts w:hint="eastAsia" w:ascii="Arial" w:hAnsi="Arial" w:cs="Arial"/>
          <w:sz w:val="24"/>
        </w:rPr>
        <w:t>其中</w:t>
      </w:r>
      <w:r>
        <w:rPr>
          <w:rFonts w:ascii="Arial" w:hAnsi="Arial" w:cs="Arial"/>
          <w:sz w:val="24"/>
        </w:rPr>
        <w:t>172.16.1.41:5000/modelserver_base:0.6</w:t>
      </w:r>
      <w:r>
        <w:rPr>
          <w:rFonts w:hint="eastAsia" w:ascii="Arial" w:hAnsi="Arial" w:cs="Arial"/>
          <w:sz w:val="24"/>
        </w:rPr>
        <w:t>是一个基础镜像，里面安装了一些项目相关的依赖。之后是创建和复制文件夹，安装压缩包，再使用</w:t>
      </w:r>
      <w:r>
        <w:rPr>
          <w:rFonts w:ascii="Arial" w:hAnsi="Arial" w:cs="Arial"/>
          <w:sz w:val="24"/>
        </w:rPr>
        <w:t>workdir</w:t>
      </w:r>
      <w:r>
        <w:rPr>
          <w:rFonts w:hint="eastAsia" w:ascii="Arial" w:hAnsi="Arial" w:cs="Arial"/>
          <w:sz w:val="24"/>
        </w:rPr>
        <w:t>指定工作目录，最后指定</w:t>
      </w:r>
      <w:r>
        <w:rPr>
          <w:rFonts w:ascii="Arial" w:hAnsi="Arial" w:cs="Arial"/>
          <w:sz w:val="24"/>
        </w:rPr>
        <w:t>Docker</w:t>
      </w:r>
      <w:r>
        <w:rPr>
          <w:rFonts w:hint="eastAsia" w:ascii="Arial" w:hAnsi="Arial" w:cs="Arial"/>
          <w:sz w:val="24"/>
        </w:rPr>
        <w:t>启动镜像时要启动服务</w:t>
      </w:r>
      <w:r>
        <w:rPr>
          <w:rFonts w:ascii="Arial" w:hAnsi="Arial" w:cs="Arial"/>
          <w:sz w:val="24"/>
        </w:rPr>
        <w:t>py</w:t>
      </w:r>
      <w:r>
        <w:rPr>
          <w:rFonts w:hint="eastAsia" w:ascii="Arial" w:hAnsi="Arial" w:cs="Arial"/>
          <w:sz w:val="24"/>
        </w:rPr>
        <w:t>脚本和配置文件。</w:t>
      </w:r>
    </w:p>
    <w:p>
      <w:pPr>
        <w:spacing w:line="360" w:lineRule="auto"/>
        <w:ind w:firstLine="480" w:firstLineChars="200"/>
        <w:rPr>
          <w:rFonts w:ascii="Arial" w:hAnsi="Arial" w:cs="Arial"/>
          <w:sz w:val="24"/>
        </w:rPr>
      </w:pPr>
      <w:r>
        <w:rPr>
          <w:rFonts w:hint="eastAsia" w:ascii="Arial" w:hAnsi="Arial" w:cs="Arial"/>
          <w:sz w:val="24"/>
        </w:rPr>
        <w:t>在编写完</w:t>
      </w:r>
      <w:r>
        <w:rPr>
          <w:rFonts w:ascii="Arial" w:hAnsi="Arial" w:cs="Arial"/>
          <w:sz w:val="24"/>
        </w:rPr>
        <w:t>Dockerfile</w:t>
      </w:r>
      <w:r>
        <w:rPr>
          <w:rFonts w:hint="eastAsia" w:ascii="Arial" w:hAnsi="Arial" w:cs="Arial"/>
          <w:sz w:val="24"/>
        </w:rPr>
        <w:t>后，分别使用</w:t>
      </w:r>
      <w:r>
        <w:rPr>
          <w:rFonts w:hint="default" w:ascii="Arial" w:hAnsi="Arial" w:cs="Arial"/>
          <w:sz w:val="24"/>
        </w:rPr>
        <w:t xml:space="preserve">docker </w:t>
      </w:r>
      <w:r>
        <w:rPr>
          <w:rFonts w:ascii="Arial" w:hAnsi="Arial" w:cs="Arial"/>
          <w:sz w:val="24"/>
        </w:rPr>
        <w:t>build</w:t>
      </w:r>
      <w:r>
        <w:rPr>
          <w:rFonts w:hint="eastAsia" w:ascii="Arial" w:hAnsi="Arial" w:cs="Arial"/>
          <w:sz w:val="24"/>
        </w:rPr>
        <w:t>和</w:t>
      </w:r>
      <w:r>
        <w:rPr>
          <w:rFonts w:hint="default" w:ascii="Arial" w:hAnsi="Arial" w:cs="Arial"/>
          <w:sz w:val="24"/>
        </w:rPr>
        <w:t xml:space="preserve">docker </w:t>
      </w:r>
      <w:r>
        <w:rPr>
          <w:rFonts w:ascii="Arial" w:hAnsi="Arial" w:cs="Arial"/>
          <w:sz w:val="24"/>
        </w:rPr>
        <w:t>run</w:t>
      </w:r>
      <w:r>
        <w:rPr>
          <w:rFonts w:hint="eastAsia" w:ascii="Arial" w:hAnsi="Arial" w:cs="Arial"/>
          <w:sz w:val="24"/>
        </w:rPr>
        <w:t>命令制作镜像并启动容器，如图</w:t>
      </w:r>
      <w:r>
        <w:rPr>
          <w:rFonts w:ascii="Arial" w:hAnsi="Arial" w:cs="Arial"/>
          <w:sz w:val="24"/>
        </w:rPr>
        <w:t>4.16</w:t>
      </w:r>
      <w:r>
        <w:rPr>
          <w:rFonts w:hint="eastAsia" w:ascii="Arial" w:hAnsi="Arial" w:cs="Arial"/>
          <w:sz w:val="24"/>
        </w:rPr>
        <w:t>所示。命令中端口映射前面是主机端口，后面是容器环境端口，只有进行绑定才能将主机端口的信息送达到容器的端口，容器才能从自己的端口处得到信息。</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ascii="Arial" w:hAnsi="Arial" w:cs="Arial"/>
                <w:sz w:val="24"/>
              </w:rPr>
              <w:t>docker build -t information_extraction -f /home/nlp/modelserver .</w:t>
            </w:r>
          </w:p>
          <w:p>
            <w:pPr>
              <w:spacing w:line="360" w:lineRule="auto"/>
              <w:rPr>
                <w:rFonts w:ascii="Arial" w:hAnsi="Arial" w:cs="Arial"/>
                <w:sz w:val="24"/>
              </w:rPr>
            </w:pPr>
            <w:r>
              <w:rPr>
                <w:rFonts w:ascii="Arial" w:hAnsi="Arial" w:cs="Arial"/>
                <w:sz w:val="24"/>
              </w:rPr>
              <w:t>docker run --name nlp-modelserver -p 8080:</w:t>
            </w:r>
            <w:r>
              <w:rPr>
                <w:rFonts w:ascii="Arial" w:hAnsi="Arial" w:cs="Arial"/>
                <w:sz w:val="24"/>
              </w:rPr>
              <w:t>7790</w:t>
            </w:r>
            <w:r>
              <w:rPr>
                <w:rFonts w:ascii="Arial" w:hAnsi="Arial" w:cs="Arial"/>
                <w:sz w:val="24"/>
              </w:rPr>
              <w:t xml:space="preserve"> -d information_extraction</w:t>
            </w:r>
          </w:p>
        </w:tc>
      </w:tr>
    </w:tbl>
    <w:p>
      <w:pPr>
        <w:pStyle w:val="36"/>
        <w:rPr>
          <w:sz w:val="24"/>
          <w:szCs w:val="24"/>
        </w:rPr>
      </w:pPr>
      <w:bookmarkStart w:id="455" w:name="_Toc13170"/>
      <w:bookmarkStart w:id="456" w:name="_Toc30795"/>
      <w:bookmarkStart w:id="457" w:name="_Toc19059"/>
      <w:r>
        <w:rPr>
          <w:rFonts w:hint="eastAsia"/>
        </w:rPr>
        <w:t>图</w:t>
      </w:r>
      <w:r>
        <w:t xml:space="preserve">4.16 </w:t>
      </w:r>
      <w:r>
        <w:rPr>
          <w:rFonts w:hint="eastAsia"/>
        </w:rPr>
        <w:t>制作镜像和启动容器命令</w:t>
      </w:r>
      <w:bookmarkEnd w:id="455"/>
      <w:bookmarkEnd w:id="456"/>
      <w:bookmarkEnd w:id="457"/>
    </w:p>
    <w:p>
      <w:pPr>
        <w:pStyle w:val="3"/>
        <w:rPr>
          <w:rFonts w:cs="Arial"/>
        </w:rPr>
      </w:pPr>
      <w:bookmarkStart w:id="458" w:name="_Toc809_WPSOffice_Level3"/>
      <w:r>
        <w:rPr>
          <w:rFonts w:cs="Arial"/>
        </w:rPr>
        <w:t xml:space="preserve">4.5.3 </w:t>
      </w:r>
      <w:r>
        <w:rPr>
          <w:rFonts w:hint="eastAsia" w:cs="Arial"/>
        </w:rPr>
        <w:t>部署到</w:t>
      </w:r>
      <w:r>
        <w:rPr>
          <w:rFonts w:cs="Arial"/>
        </w:rPr>
        <w:t>Kubernetes</w:t>
      </w:r>
      <w:r>
        <w:rPr>
          <w:rFonts w:hint="eastAsia" w:cs="Arial"/>
        </w:rPr>
        <w:t>集群</w:t>
      </w:r>
      <w:bookmarkEnd w:id="458"/>
    </w:p>
    <w:p>
      <w:pPr>
        <w:spacing w:line="360" w:lineRule="auto"/>
        <w:ind w:firstLine="480" w:firstLineChars="200"/>
        <w:rPr>
          <w:rFonts w:ascii="Arial" w:hAnsi="Arial" w:cs="Arial"/>
          <w:sz w:val="24"/>
        </w:rPr>
      </w:pPr>
      <w:r>
        <w:rPr>
          <w:rFonts w:hint="eastAsia" w:ascii="Arial" w:hAnsi="Arial" w:cs="Arial"/>
          <w:sz w:val="24"/>
        </w:rPr>
        <w:t>将</w:t>
      </w:r>
      <w:r>
        <w:rPr>
          <w:rFonts w:ascii="Arial" w:hAnsi="Arial" w:cs="Arial"/>
          <w:sz w:val="24"/>
        </w:rPr>
        <w:t>Docker</w:t>
      </w:r>
      <w:r>
        <w:rPr>
          <w:rFonts w:hint="eastAsia" w:ascii="Arial" w:hAnsi="Arial" w:cs="Arial"/>
          <w:sz w:val="24"/>
        </w:rPr>
        <w:t>镜像部署到</w:t>
      </w:r>
      <w:r>
        <w:rPr>
          <w:rFonts w:ascii="Arial" w:hAnsi="Arial" w:cs="Arial"/>
          <w:sz w:val="24"/>
        </w:rPr>
        <w:t>Kubernetes</w:t>
      </w:r>
      <w:r>
        <w:rPr>
          <w:rFonts w:hint="eastAsia" w:ascii="Arial" w:hAnsi="Arial" w:cs="Arial"/>
          <w:sz w:val="24"/>
        </w:rPr>
        <w:t>集群上需要分别构建服务器和客户端两部分，服务器向客户端提供服务，业务人员通过客户端访问服务。构建服务器和客户端分别都需要一个</w:t>
      </w:r>
      <w:r>
        <w:rPr>
          <w:rFonts w:ascii="Arial" w:hAnsi="Arial" w:cs="Arial"/>
          <w:sz w:val="24"/>
        </w:rPr>
        <w:t>pod</w:t>
      </w:r>
      <w:r>
        <w:rPr>
          <w:rFonts w:hint="eastAsia" w:ascii="Arial" w:hAnsi="Arial" w:cs="Arial"/>
          <w:sz w:val="24"/>
        </w:rPr>
        <w:t>和</w:t>
      </w:r>
      <w:r>
        <w:rPr>
          <w:rFonts w:ascii="Arial" w:hAnsi="Arial" w:cs="Arial"/>
          <w:sz w:val="24"/>
        </w:rPr>
        <w:t>service</w:t>
      </w:r>
      <w:r>
        <w:rPr>
          <w:rFonts w:hint="eastAsia" w:ascii="Arial" w:hAnsi="Arial" w:cs="Arial"/>
          <w:sz w:val="24"/>
        </w:rPr>
        <w:t>。服务器的</w:t>
      </w:r>
      <w:r>
        <w:rPr>
          <w:rFonts w:ascii="Arial" w:hAnsi="Arial" w:cs="Arial"/>
          <w:sz w:val="24"/>
        </w:rPr>
        <w:t>pod</w:t>
      </w:r>
      <w:r>
        <w:rPr>
          <w:rFonts w:hint="eastAsia" w:ascii="Arial" w:hAnsi="Arial" w:cs="Arial"/>
          <w:sz w:val="24"/>
        </w:rPr>
        <w:t>用来封装模型、数据、代码等，</w:t>
      </w:r>
      <w:r>
        <w:rPr>
          <w:rFonts w:ascii="Arial" w:hAnsi="Arial" w:cs="Arial"/>
          <w:sz w:val="24"/>
        </w:rPr>
        <w:t>service</w:t>
      </w:r>
      <w:r>
        <w:rPr>
          <w:rFonts w:hint="eastAsia" w:ascii="Arial" w:hAnsi="Arial" w:cs="Arial"/>
          <w:sz w:val="24"/>
        </w:rPr>
        <w:t>用来暴露端口供客户端访问。客户端的</w:t>
      </w:r>
      <w:r>
        <w:rPr>
          <w:rFonts w:ascii="Arial" w:hAnsi="Arial" w:cs="Arial"/>
          <w:sz w:val="24"/>
        </w:rPr>
        <w:t>pod</w:t>
      </w:r>
      <w:r>
        <w:rPr>
          <w:rFonts w:hint="eastAsia" w:ascii="Arial" w:hAnsi="Arial" w:cs="Arial"/>
          <w:sz w:val="24"/>
        </w:rPr>
        <w:t>用来连接服务器并运行服务，</w:t>
      </w:r>
      <w:r>
        <w:rPr>
          <w:rFonts w:ascii="Arial" w:hAnsi="Arial" w:cs="Arial"/>
          <w:sz w:val="24"/>
        </w:rPr>
        <w:t>service</w:t>
      </w:r>
      <w:r>
        <w:rPr>
          <w:rFonts w:hint="eastAsia" w:ascii="Arial" w:hAnsi="Arial" w:cs="Arial"/>
          <w:sz w:val="24"/>
        </w:rPr>
        <w:t>用来暴露端口供业务人员访问并输入数据。</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ascii="Arial" w:hAnsi="Arial" w:cs="Arial"/>
                <w:sz w:val="24"/>
              </w:rPr>
              <w:t>containers:</w:t>
            </w:r>
          </w:p>
          <w:p>
            <w:pPr>
              <w:spacing w:line="360" w:lineRule="auto"/>
              <w:ind w:firstLine="480"/>
              <w:rPr>
                <w:rFonts w:ascii="Arial" w:hAnsi="Arial" w:cs="Arial"/>
                <w:sz w:val="24"/>
              </w:rPr>
            </w:pPr>
            <w:r>
              <w:rPr>
                <w:rFonts w:ascii="Arial" w:hAnsi="Arial" w:cs="Arial"/>
                <w:sz w:val="24"/>
              </w:rPr>
              <w:t>- name:nlp-modelserver</w:t>
            </w:r>
          </w:p>
          <w:p>
            <w:pPr>
              <w:spacing w:line="360" w:lineRule="auto"/>
              <w:ind w:firstLine="480"/>
              <w:rPr>
                <w:rFonts w:ascii="Arial" w:hAnsi="Arial" w:cs="Arial"/>
                <w:sz w:val="24"/>
              </w:rPr>
            </w:pPr>
            <w:r>
              <w:rPr>
                <w:rFonts w:ascii="Arial" w:hAnsi="Arial" w:cs="Arial"/>
                <w:sz w:val="24"/>
              </w:rPr>
              <w:t>image:information_extraction</w:t>
            </w:r>
          </w:p>
          <w:p>
            <w:pPr>
              <w:spacing w:line="360" w:lineRule="auto"/>
              <w:ind w:firstLine="480"/>
              <w:rPr>
                <w:rFonts w:ascii="Arial" w:hAnsi="Arial" w:cs="Arial"/>
                <w:sz w:val="24"/>
              </w:rPr>
            </w:pPr>
            <w:r>
              <w:rPr>
                <w:rFonts w:ascii="Arial" w:hAnsi="Arial" w:cs="Arial"/>
                <w:sz w:val="24"/>
              </w:rPr>
              <w:t>command:</w:t>
            </w:r>
          </w:p>
          <w:p>
            <w:pPr>
              <w:spacing w:line="360" w:lineRule="auto"/>
              <w:ind w:firstLine="480"/>
              <w:rPr>
                <w:rFonts w:ascii="Arial" w:hAnsi="Arial" w:cs="Arial"/>
                <w:sz w:val="24"/>
              </w:rPr>
            </w:pPr>
            <w:r>
              <w:rPr>
                <w:rFonts w:ascii="Arial" w:hAnsi="Arial" w:cs="Arial"/>
                <w:sz w:val="24"/>
              </w:rPr>
              <w:t xml:space="preserve">    -/bin/bash</w:t>
            </w:r>
          </w:p>
          <w:p>
            <w:pPr>
              <w:spacing w:line="360" w:lineRule="auto"/>
              <w:ind w:firstLine="480"/>
              <w:rPr>
                <w:rFonts w:ascii="Arial" w:hAnsi="Arial" w:cs="Arial"/>
                <w:sz w:val="24"/>
              </w:rPr>
            </w:pPr>
            <w:r>
              <w:rPr>
                <w:rFonts w:ascii="Arial" w:hAnsi="Arial" w:cs="Arial"/>
                <w:sz w:val="24"/>
              </w:rPr>
              <w:t xml:space="preserve">    --c</w:t>
            </w:r>
          </w:p>
          <w:p>
            <w:pPr>
              <w:spacing w:line="360" w:lineRule="auto"/>
              <w:ind w:firstLine="480"/>
              <w:rPr>
                <w:rFonts w:ascii="Arial" w:hAnsi="Arial" w:cs="Arial"/>
                <w:sz w:val="24"/>
              </w:rPr>
            </w:pPr>
            <w:r>
              <w:rPr>
                <w:rFonts w:ascii="Arial" w:hAnsi="Arial" w:cs="Arial"/>
                <w:sz w:val="24"/>
              </w:rPr>
              <w:t>args:</w:t>
            </w:r>
          </w:p>
          <w:p>
            <w:pPr>
              <w:spacing w:line="360" w:lineRule="auto"/>
              <w:ind w:firstLine="480"/>
              <w:rPr>
                <w:rFonts w:ascii="Arial" w:hAnsi="Arial" w:cs="Arial"/>
                <w:sz w:val="24"/>
              </w:rPr>
            </w:pPr>
            <w:r>
              <w:rPr>
                <w:rFonts w:ascii="Arial" w:hAnsi="Arial" w:cs="Arial"/>
                <w:sz w:val="24"/>
              </w:rPr>
              <w:t xml:space="preserve">    --server_host=</w:t>
            </w:r>
            <w:r>
              <w:rPr>
                <w:rFonts w:ascii="Arial" w:hAnsi="Arial" w:cs="Arial"/>
                <w:sz w:val="24"/>
              </w:rPr>
              <w:t>172.16.30.3</w:t>
            </w:r>
          </w:p>
          <w:p>
            <w:pPr>
              <w:spacing w:line="360" w:lineRule="auto"/>
              <w:ind w:firstLine="480"/>
              <w:rPr>
                <w:rFonts w:ascii="Arial" w:hAnsi="Arial" w:cs="Arial"/>
                <w:sz w:val="24"/>
              </w:rPr>
            </w:pPr>
            <w:r>
              <w:rPr>
                <w:rFonts w:ascii="Arial" w:hAnsi="Arial" w:cs="Arial"/>
                <w:sz w:val="24"/>
              </w:rPr>
              <w:t xml:space="preserve">    --server_port=27852</w:t>
            </w:r>
          </w:p>
          <w:p>
            <w:pPr>
              <w:spacing w:line="360" w:lineRule="auto"/>
              <w:ind w:firstLine="480"/>
              <w:rPr>
                <w:rFonts w:ascii="Arial" w:hAnsi="Arial" w:cs="Arial"/>
                <w:sz w:val="24"/>
              </w:rPr>
            </w:pPr>
            <w:r>
              <w:rPr>
                <w:rFonts w:ascii="Arial" w:hAnsi="Arial" w:cs="Arial"/>
                <w:sz w:val="24"/>
              </w:rPr>
              <w:t xml:space="preserve">    --port=</w:t>
            </w:r>
            <w:r>
              <w:rPr>
                <w:rFonts w:ascii="Arial" w:hAnsi="Arial" w:cs="Arial"/>
                <w:sz w:val="24"/>
              </w:rPr>
              <w:t>7790</w:t>
            </w:r>
          </w:p>
          <w:p>
            <w:pPr>
              <w:spacing w:line="360" w:lineRule="auto"/>
              <w:ind w:firstLine="480"/>
              <w:rPr>
                <w:rFonts w:ascii="Arial" w:hAnsi="Arial" w:cs="Arial"/>
                <w:sz w:val="24"/>
              </w:rPr>
            </w:pPr>
            <w:r>
              <w:rPr>
                <w:rFonts w:ascii="Arial" w:hAnsi="Arial" w:cs="Arial"/>
                <w:sz w:val="24"/>
              </w:rPr>
              <w:t xml:space="preserve">    --model_name=ner_model</w:t>
            </w:r>
          </w:p>
          <w:p>
            <w:pPr>
              <w:spacing w:line="360" w:lineRule="auto"/>
              <w:ind w:firstLine="480"/>
              <w:rPr>
                <w:rFonts w:ascii="Arial" w:hAnsi="Arial" w:cs="Arial"/>
                <w:sz w:val="24"/>
              </w:rPr>
            </w:pPr>
            <w:r>
              <w:rPr>
                <w:rFonts w:ascii="Arial" w:hAnsi="Arial" w:cs="Arial"/>
                <w:sz w:val="24"/>
              </w:rPr>
              <w:t xml:space="preserve">    --model_base_path=/models/</w:t>
            </w:r>
          </w:p>
        </w:tc>
      </w:tr>
    </w:tbl>
    <w:p>
      <w:pPr>
        <w:pStyle w:val="36"/>
      </w:pPr>
      <w:bookmarkStart w:id="459" w:name="_Toc6018"/>
      <w:bookmarkStart w:id="460" w:name="_Toc11499"/>
      <w:bookmarkStart w:id="461" w:name="_Toc27660"/>
      <w:r>
        <w:rPr>
          <w:rFonts w:hint="eastAsia"/>
        </w:rPr>
        <w:t>图</w:t>
      </w:r>
      <w:r>
        <w:t xml:space="preserve">4.17 </w:t>
      </w:r>
      <w:r>
        <w:rPr>
          <w:rFonts w:hint="eastAsia"/>
        </w:rPr>
        <w:t>服务器</w:t>
      </w:r>
      <w:r>
        <w:t>pod</w:t>
      </w:r>
      <w:r>
        <w:rPr>
          <w:rFonts w:hint="eastAsia"/>
        </w:rPr>
        <w:t>的</w:t>
      </w:r>
      <w:r>
        <w:t>yaml</w:t>
      </w:r>
      <w:r>
        <w:rPr>
          <w:rFonts w:hint="eastAsia"/>
        </w:rPr>
        <w:t>文件部分内容</w:t>
      </w:r>
      <w:bookmarkEnd w:id="459"/>
      <w:bookmarkEnd w:id="460"/>
      <w:bookmarkEnd w:id="461"/>
    </w:p>
    <w:p>
      <w:pPr>
        <w:spacing w:line="360" w:lineRule="auto"/>
        <w:ind w:firstLine="480" w:firstLineChars="200"/>
        <w:rPr>
          <w:rFonts w:ascii="Arial" w:hAnsi="Arial" w:cs="Arial"/>
          <w:sz w:val="24"/>
        </w:rPr>
      </w:pPr>
      <w:r>
        <w:rPr>
          <w:rFonts w:hint="eastAsia" w:ascii="Arial" w:hAnsi="Arial" w:cs="Arial"/>
          <w:sz w:val="24"/>
        </w:rPr>
        <w:t>服务器</w:t>
      </w:r>
      <w:r>
        <w:rPr>
          <w:rFonts w:ascii="Arial" w:hAnsi="Arial" w:cs="Arial"/>
          <w:sz w:val="24"/>
        </w:rPr>
        <w:t>pod</w:t>
      </w:r>
      <w:r>
        <w:rPr>
          <w:rFonts w:hint="eastAsia" w:ascii="Arial" w:hAnsi="Arial" w:cs="Arial"/>
          <w:sz w:val="24"/>
        </w:rPr>
        <w:t>的</w:t>
      </w:r>
      <w:r>
        <w:rPr>
          <w:rFonts w:ascii="Arial" w:hAnsi="Arial" w:cs="Arial"/>
          <w:sz w:val="24"/>
        </w:rPr>
        <w:t>yaml</w:t>
      </w:r>
      <w:r>
        <w:rPr>
          <w:rFonts w:hint="eastAsia" w:ascii="Arial" w:hAnsi="Arial" w:cs="Arial"/>
          <w:sz w:val="24"/>
        </w:rPr>
        <w:t>文件中设置了容器名称、</w:t>
      </w:r>
      <w:r>
        <w:rPr>
          <w:rFonts w:ascii="Arial" w:hAnsi="Arial" w:cs="Arial"/>
          <w:sz w:val="24"/>
        </w:rPr>
        <w:t>docker</w:t>
      </w:r>
      <w:r>
        <w:rPr>
          <w:rFonts w:hint="eastAsia" w:ascii="Arial" w:hAnsi="Arial" w:cs="Arial"/>
          <w:sz w:val="24"/>
        </w:rPr>
        <w:t>镜像名称、</w:t>
      </w:r>
      <w:r>
        <w:rPr>
          <w:rFonts w:ascii="Arial" w:hAnsi="Arial" w:cs="Arial"/>
          <w:sz w:val="24"/>
        </w:rPr>
        <w:t>args</w:t>
      </w:r>
      <w:r>
        <w:rPr>
          <w:rFonts w:hint="eastAsia" w:ascii="Arial" w:hAnsi="Arial" w:cs="Arial"/>
          <w:sz w:val="24"/>
        </w:rPr>
        <w:t>中指定了端口号、模型名称、模型所在路径等。</w:t>
      </w:r>
      <w:r>
        <w:rPr>
          <w:rFonts w:ascii="Arial" w:hAnsi="Arial" w:cs="Arial"/>
          <w:sz w:val="24"/>
        </w:rPr>
        <w:t>service</w:t>
      </w:r>
      <w:r>
        <w:rPr>
          <w:rFonts w:hint="eastAsia" w:ascii="Arial" w:hAnsi="Arial" w:cs="Arial"/>
          <w:sz w:val="24"/>
        </w:rPr>
        <w:t>的</w:t>
      </w:r>
      <w:r>
        <w:rPr>
          <w:rFonts w:ascii="Arial" w:hAnsi="Arial" w:cs="Arial"/>
          <w:sz w:val="24"/>
        </w:rPr>
        <w:t>yaml</w:t>
      </w:r>
      <w:r>
        <w:rPr>
          <w:rFonts w:hint="eastAsia" w:ascii="Arial" w:hAnsi="Arial" w:cs="Arial"/>
          <w:sz w:val="24"/>
        </w:rPr>
        <w:t>文件中指定了容器端口到服务器端口的映射，之后使用</w:t>
      </w:r>
      <w:r>
        <w:rPr>
          <w:rFonts w:ascii="Arial" w:hAnsi="Arial" w:cs="Arial"/>
          <w:sz w:val="24"/>
        </w:rPr>
        <w:t>kubectl create</w:t>
      </w:r>
      <w:r>
        <w:rPr>
          <w:rFonts w:hint="eastAsia" w:ascii="Arial" w:hAnsi="Arial" w:cs="Arial"/>
          <w:sz w:val="24"/>
        </w:rPr>
        <w:t>命令进行创建。</w:t>
      </w:r>
    </w:p>
    <w:p>
      <w:pPr>
        <w:spacing w:line="360" w:lineRule="auto"/>
        <w:ind w:firstLine="480" w:firstLineChars="200"/>
        <w:rPr>
          <w:rFonts w:ascii="Arial" w:hAnsi="Arial" w:cs="Arial"/>
          <w:sz w:val="24"/>
        </w:rPr>
      </w:pPr>
      <w:r>
        <w:rPr>
          <w:rFonts w:hint="eastAsia" w:ascii="Arial" w:hAnsi="Arial" w:cs="Arial"/>
          <w:sz w:val="24"/>
        </w:rPr>
        <w:t>客户端的用于创建</w:t>
      </w:r>
      <w:r>
        <w:rPr>
          <w:rFonts w:ascii="Arial" w:hAnsi="Arial" w:cs="Arial"/>
          <w:sz w:val="24"/>
        </w:rPr>
        <w:t>pod</w:t>
      </w:r>
      <w:r>
        <w:rPr>
          <w:rFonts w:hint="eastAsia" w:ascii="Arial" w:hAnsi="Arial" w:cs="Arial"/>
          <w:sz w:val="24"/>
        </w:rPr>
        <w:t>的</w:t>
      </w:r>
      <w:r>
        <w:rPr>
          <w:rFonts w:ascii="Arial" w:hAnsi="Arial" w:cs="Arial"/>
          <w:sz w:val="24"/>
        </w:rPr>
        <w:t>yaml</w:t>
      </w:r>
      <w:r>
        <w:rPr>
          <w:rFonts w:hint="eastAsia" w:ascii="Arial" w:hAnsi="Arial" w:cs="Arial"/>
          <w:sz w:val="24"/>
        </w:rPr>
        <w:t>文件中指定了执行信息抽取的容器、服务器地址、服务器端口号、客户端端口号、模型名称、模型路径等参数。创建</w:t>
      </w:r>
      <w:r>
        <w:rPr>
          <w:rFonts w:ascii="Arial" w:hAnsi="Arial" w:cs="Arial"/>
          <w:sz w:val="24"/>
        </w:rPr>
        <w:t>service</w:t>
      </w:r>
      <w:r>
        <w:rPr>
          <w:rFonts w:hint="eastAsia" w:ascii="Arial" w:hAnsi="Arial" w:cs="Arial"/>
          <w:sz w:val="24"/>
        </w:rPr>
        <w:t>的</w:t>
      </w:r>
      <w:r>
        <w:rPr>
          <w:rFonts w:ascii="Arial" w:hAnsi="Arial" w:cs="Arial"/>
          <w:sz w:val="24"/>
        </w:rPr>
        <w:t>yaml</w:t>
      </w:r>
      <w:r>
        <w:rPr>
          <w:rFonts w:hint="eastAsia" w:ascii="Arial" w:hAnsi="Arial" w:cs="Arial"/>
          <w:sz w:val="24"/>
        </w:rPr>
        <w:t>文件主要指定了客户端的端口映射。</w:t>
      </w:r>
    </w:p>
    <w:p>
      <w:pPr>
        <w:spacing w:line="360" w:lineRule="auto"/>
        <w:ind w:firstLine="480" w:firstLineChars="200"/>
        <w:rPr>
          <w:rFonts w:ascii="Arial" w:hAnsi="Arial" w:cs="Arial"/>
          <w:sz w:val="24"/>
        </w:rPr>
      </w:pPr>
      <w:r>
        <w:rPr>
          <w:rFonts w:hint="eastAsia" w:ascii="Arial" w:hAnsi="Arial" w:cs="Arial"/>
          <w:sz w:val="24"/>
        </w:rPr>
        <w:t>最后可以通过</w:t>
      </w:r>
      <w:r>
        <w:rPr>
          <w:rFonts w:ascii="Arial" w:hAnsi="Arial" w:cs="Arial"/>
          <w:sz w:val="24"/>
        </w:rPr>
        <w:t>kubectl get pods</w:t>
      </w:r>
      <w:r>
        <w:rPr>
          <w:rFonts w:hint="eastAsia" w:ascii="Arial" w:hAnsi="Arial" w:cs="Arial"/>
          <w:sz w:val="24"/>
        </w:rPr>
        <w:t>命令查看</w:t>
      </w:r>
      <w:r>
        <w:rPr>
          <w:rFonts w:ascii="Arial" w:hAnsi="Arial" w:cs="Arial"/>
          <w:sz w:val="24"/>
        </w:rPr>
        <w:t>pod</w:t>
      </w:r>
      <w:r>
        <w:rPr>
          <w:rFonts w:hint="eastAsia" w:ascii="Arial" w:hAnsi="Arial" w:cs="Arial"/>
          <w:sz w:val="24"/>
        </w:rPr>
        <w:t>是否创建并运行成功。如图</w:t>
      </w:r>
      <w:r>
        <w:rPr>
          <w:rFonts w:ascii="Arial" w:hAnsi="Arial" w:cs="Arial"/>
          <w:sz w:val="24"/>
        </w:rPr>
        <w:t>4.18</w:t>
      </w:r>
      <w:r>
        <w:rPr>
          <w:rFonts w:hint="eastAsia" w:ascii="Arial" w:hAnsi="Arial" w:cs="Arial"/>
          <w:sz w:val="24"/>
        </w:rPr>
        <w:t>所示。</w:t>
      </w:r>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line="360" w:lineRule="auto"/>
              <w:rPr>
                <w:rFonts w:ascii="Arial" w:hAnsi="Arial" w:cs="Arial"/>
                <w:sz w:val="24"/>
              </w:rPr>
            </w:pPr>
            <w:r>
              <w:rPr>
                <w:rFonts w:ascii="Arial" w:hAnsi="Arial" w:cs="Arial"/>
                <w:sz w:val="24"/>
              </w:rPr>
              <w:t>NAME            READY   STATUS       RESTARTS     AGE</w:t>
            </w:r>
          </w:p>
          <w:p>
            <w:pPr>
              <w:spacing w:line="360" w:lineRule="auto"/>
              <w:rPr>
                <w:rFonts w:ascii="Arial" w:hAnsi="Arial" w:cs="Arial"/>
                <w:sz w:val="24"/>
              </w:rPr>
            </w:pPr>
            <w:r>
              <w:rPr>
                <w:rFonts w:ascii="Arial" w:hAnsi="Arial" w:cs="Arial"/>
                <w:sz w:val="24"/>
              </w:rPr>
              <w:t>nlp-modelserver    1/1       Running       0               1m</w:t>
            </w:r>
          </w:p>
        </w:tc>
      </w:tr>
    </w:tbl>
    <w:p>
      <w:pPr>
        <w:pStyle w:val="36"/>
      </w:pPr>
      <w:bookmarkStart w:id="462" w:name="_Toc24978"/>
      <w:bookmarkStart w:id="463" w:name="_Toc14854"/>
      <w:bookmarkStart w:id="464" w:name="_Toc24342"/>
      <w:r>
        <w:rPr>
          <w:rFonts w:hint="eastAsia"/>
        </w:rPr>
        <w:t>图</w:t>
      </w:r>
      <w:r>
        <w:t xml:space="preserve">4.18 </w:t>
      </w:r>
      <w:r>
        <w:rPr>
          <w:rFonts w:hint="eastAsia"/>
        </w:rPr>
        <w:t>查看</w:t>
      </w:r>
      <w:r>
        <w:t>pod</w:t>
      </w:r>
      <w:r>
        <w:rPr>
          <w:rFonts w:hint="eastAsia"/>
        </w:rPr>
        <w:t>运行状态</w:t>
      </w:r>
      <w:bookmarkEnd w:id="462"/>
      <w:bookmarkEnd w:id="463"/>
      <w:bookmarkEnd w:id="464"/>
    </w:p>
    <w:p>
      <w:pPr>
        <w:spacing w:line="360" w:lineRule="auto"/>
        <w:ind w:firstLine="480" w:firstLineChars="200"/>
        <w:rPr>
          <w:rFonts w:hint="default" w:ascii="Arial" w:hAnsi="Arial" w:cs="Arial"/>
          <w:sz w:val="24"/>
        </w:rPr>
      </w:pPr>
      <w:r>
        <w:rPr>
          <w:rFonts w:hint="default" w:ascii="Arial" w:hAnsi="Arial" w:cs="Arial"/>
          <w:sz w:val="24"/>
        </w:rPr>
        <w:t>除了观察pod的运行状态，也可以直接通过命令行查看nlp-modelserver的服务情况,如图4.19所示为业务人员选择基于word2vec的</w:t>
      </w:r>
      <w:r>
        <w:rPr>
          <w:rFonts w:hint="default" w:ascii="Arial" w:hAnsi="Arial" w:cs="Arial"/>
          <w:sz w:val="24"/>
        </w:rPr>
        <w:t>命名实体识别模型</w:t>
      </w:r>
      <w:r>
        <w:rPr>
          <w:rFonts w:hint="default" w:ascii="Arial" w:hAnsi="Arial" w:cs="Arial"/>
          <w:sz w:val="24"/>
        </w:rPr>
        <w:t>并启动服务时的部分状态内容。</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8"/>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modelApp:{'</w:t>
            </w:r>
            <w:r>
              <w:rPr>
                <w:rFonts w:hint="default" w:ascii="Arial" w:hAnsi="Arial" w:eastAsia="Helvetica Neue" w:cs="Arial"/>
                <w:kern w:val="0"/>
                <w:sz w:val="24"/>
                <w:szCs w:val="24"/>
                <w:lang w:eastAsia="zh-CN" w:bidi="ar"/>
              </w:rPr>
              <w:t>w2v_</w:t>
            </w:r>
            <w:r>
              <w:rPr>
                <w:rFonts w:hint="default" w:ascii="Arial" w:hAnsi="Arial" w:eastAsia="Helvetica Neue" w:cs="Arial"/>
                <w:kern w:val="0"/>
                <w:sz w:val="24"/>
                <w:szCs w:val="24"/>
                <w:lang w:val="en-US" w:eastAsia="zh-CN" w:bidi="ar"/>
              </w:rPr>
              <w:t>named_entity_recognition': &lt;class 'ModelServer.app_extend.chinese_ner.chineseNER_app.</w:t>
            </w:r>
            <w:r>
              <w:rPr>
                <w:rFonts w:hint="default" w:ascii="Arial" w:hAnsi="Arial" w:eastAsia="Helvetica Neue" w:cs="Arial"/>
                <w:kern w:val="0"/>
                <w:sz w:val="24"/>
                <w:szCs w:val="24"/>
                <w:lang w:eastAsia="zh-CN" w:bidi="ar"/>
              </w:rPr>
              <w:t>w2v_</w:t>
            </w:r>
            <w:r>
              <w:rPr>
                <w:rFonts w:hint="default" w:ascii="Arial" w:hAnsi="Arial" w:eastAsia="Helvetica Neue" w:cs="Arial"/>
                <w:kern w:val="0"/>
                <w:sz w:val="24"/>
                <w:szCs w:val="24"/>
                <w:lang w:val="en-US" w:eastAsia="zh-CN" w:bidi="ar"/>
              </w:rPr>
              <w:t>NERApp'&gt;}</w:t>
            </w:r>
          </w:p>
          <w:p>
            <w:pPr>
              <w:pStyle w:val="18"/>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w2v_</w:t>
            </w:r>
            <w:r>
              <w:rPr>
                <w:rFonts w:hint="default" w:ascii="Arial" w:hAnsi="Arial" w:eastAsia="Helvetica Neue" w:cs="Arial"/>
                <w:kern w:val="0"/>
                <w:sz w:val="24"/>
                <w:szCs w:val="24"/>
                <w:lang w:val="en-US" w:eastAsia="zh-CN" w:bidi="ar"/>
              </w:rPr>
              <w:t>named_entity_recognition': {'log_path': './log/'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'graph_info': {'named_entity_recognition': {'model_type': 'pb'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'path': '/ModelServer/models/ner_model6.pb'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'output':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'project/scores:0'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'components':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'components'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'input':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'ChatInputs:0'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'SegInputs:0'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'Dropout:0'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8"/>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named_entity_recognition</w:t>
            </w:r>
          </w:p>
          <w:p>
            <w:pPr>
              <w:pStyle w:val="18"/>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2019-04-03 03:16:26.834831: I tensorflow/core/platform/cpu_feature_guard.cc:141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Your CPU supports instructions that this TensorFlow binary was not compiled to use: AVX2 FMA</w:t>
            </w:r>
          </w:p>
          <w:p>
            <w:pPr>
              <w:pStyle w:val="18"/>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2019-04-03 03:16:27.171463: I tensorflow/core/common_runtime/gpu/gpu_device.cc:1392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Found device 0 with properties:</w:t>
            </w:r>
          </w:p>
          <w:p>
            <w:pPr>
              <w:pStyle w:val="18"/>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name: Tesla P4 major: 6 minor: 1 memoryClockRate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GHz</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1.1135</w:t>
            </w:r>
          </w:p>
          <w:p>
            <w:pPr>
              <w:pStyle w:val="18"/>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pciBusID: 0000:02:00.0</w:t>
            </w:r>
          </w:p>
          <w:p>
            <w:pPr>
              <w:pStyle w:val="18"/>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totalMemory: 7.43GiB freeMemory: 7.31GiB</w:t>
            </w:r>
          </w:p>
          <w:p>
            <w:pPr>
              <w:pStyle w:val="18"/>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2019-04-03 03:16:27.171542: I tensorflow/core/common_runtime/gpu/gpu_device.cc:1471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Adding visible gpu devices: 0</w:t>
            </w:r>
          </w:p>
          <w:p>
            <w:pPr>
              <w:pStyle w:val="18"/>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2019-04-03 03:16:27.573831: I tensorflow/core/common_runtime/gpu/gpu_device.cc:952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Device interconnect StreamExecutor with strength 1 edge matrix:</w:t>
            </w:r>
          </w:p>
          <w:p>
            <w:pPr>
              <w:pStyle w:val="18"/>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2019-04-03 03:16:27.573922: I tensorflow/core/common_runtime/gpu/gpu_device.cc:958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0</w:t>
            </w:r>
          </w:p>
          <w:p>
            <w:pPr>
              <w:pStyle w:val="18"/>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2019-04-03 03:16:27.573936: I tensorflow/core/common_runtime/gpu/gpu_device.cc:971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0:   N</w:t>
            </w:r>
          </w:p>
          <w:p>
            <w:pPr>
              <w:pStyle w:val="18"/>
              <w:keepNext w:val="0"/>
              <w:keepLines w:val="0"/>
              <w:widowControl/>
              <w:suppressLineNumbers w:val="0"/>
              <w:spacing w:before="0" w:beforeAutospacing="0" w:after="0" w:afterAutospacing="0"/>
              <w:ind w:left="0" w:right="0"/>
              <w:jc w:val="left"/>
              <w:rPr>
                <w:rFonts w:hint="default" w:ascii="Arial" w:hAnsi="Arial" w:cs="Arial"/>
                <w:sz w:val="24"/>
                <w:vertAlign w:val="baseline"/>
              </w:rPr>
            </w:pPr>
            <w:r>
              <w:rPr>
                <w:rFonts w:hint="default" w:ascii="Arial" w:hAnsi="Arial" w:eastAsia="Helvetica Neue" w:cs="Arial"/>
                <w:kern w:val="0"/>
                <w:sz w:val="24"/>
                <w:szCs w:val="24"/>
                <w:lang w:val="en-US" w:eastAsia="zh-CN" w:bidi="ar"/>
              </w:rPr>
              <w:t>2019-04-03 03:16:27.574253: I tensorflow/core/common_runtime/gpu/gpu_device.cc:1084</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Created TensorFlow device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/job:localhost/replica:0/task:0/device:GPU:0 with 1521 MB memory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-&gt; physical GPU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device: 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 Tesla P4</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pci bus id: 0000:02:00.0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compute capability: 6.1</w:t>
            </w:r>
            <w:r>
              <w:rPr>
                <w:rFonts w:hint="default" w:ascii="Arial" w:hAnsi="Arial" w:eastAsia=".pingfang sc" w:cs="Arial"/>
                <w:kern w:val="0"/>
                <w:sz w:val="24"/>
                <w:szCs w:val="24"/>
                <w:lang w:val="en-US" w:eastAsia="zh-CN" w:bidi="ar"/>
              </w:rPr>
              <w:t>)</w:t>
            </w:r>
          </w:p>
        </w:tc>
      </w:tr>
    </w:tbl>
    <w:p>
      <w:pPr>
        <w:pStyle w:val="36"/>
        <w:rPr>
          <w:rFonts w:hint="eastAsia"/>
        </w:rPr>
      </w:pPr>
      <w:r>
        <w:rPr>
          <w:rFonts w:hint="default"/>
        </w:rPr>
        <w:t>图4.19 服务启动的状态（部分）</w:t>
      </w:r>
    </w:p>
    <w:p>
      <w:pPr>
        <w:spacing w:line="360" w:lineRule="auto"/>
        <w:ind w:firstLine="480" w:firstLineChars="200"/>
        <w:rPr>
          <w:rFonts w:ascii="Arial" w:hAnsi="Arial" w:cs="Arial"/>
          <w:sz w:val="24"/>
        </w:rPr>
      </w:pPr>
      <w:r>
        <w:rPr>
          <w:rFonts w:hint="eastAsia" w:ascii="Arial" w:hAnsi="Arial" w:cs="Arial"/>
          <w:sz w:val="24"/>
        </w:rPr>
        <w:t>到此，整个信息抽取服务系统基本构建完成。开发人员可以通过系统训练和测试已经构建好的模型，业务人员就可以访问端口进行信息抽取服务的调用，图</w:t>
      </w:r>
      <w:r>
        <w:rPr>
          <w:rFonts w:ascii="Arial" w:hAnsi="Arial" w:cs="Arial"/>
          <w:sz w:val="24"/>
        </w:rPr>
        <w:t>4.</w:t>
      </w:r>
      <w:r>
        <w:rPr>
          <w:rFonts w:ascii="Arial" w:hAnsi="Arial" w:cs="Arial"/>
          <w:sz w:val="24"/>
        </w:rPr>
        <w:t>20</w:t>
      </w:r>
      <w:r>
        <w:rPr>
          <w:rFonts w:hint="eastAsia" w:ascii="Arial" w:hAnsi="Arial" w:cs="Arial"/>
          <w:sz w:val="24"/>
        </w:rPr>
        <w:t>为公司的人工智能平台通过</w:t>
      </w:r>
      <w:r>
        <w:rPr>
          <w:rFonts w:ascii="Arial" w:hAnsi="Arial" w:cs="Arial"/>
          <w:sz w:val="24"/>
        </w:rPr>
        <w:t>api</w:t>
      </w:r>
      <w:r>
        <w:rPr>
          <w:rFonts w:hint="eastAsia" w:ascii="Arial" w:hAnsi="Arial" w:cs="Arial"/>
          <w:sz w:val="24"/>
        </w:rPr>
        <w:t>请求调用信息抽取服务返回的命名实体识别的结果，可以看到输入文本中的实体和实体类别都被正确预测、返回并显示。如输入为</w:t>
      </w:r>
      <w:r>
        <w:rPr>
          <w:rFonts w:ascii="Arial" w:hAnsi="Arial" w:cs="Arial"/>
          <w:sz w:val="24"/>
        </w:rPr>
        <w:t>“9</w:t>
      </w:r>
      <w:r>
        <w:rPr>
          <w:rFonts w:hint="eastAsia" w:ascii="Arial" w:hAnsi="Arial" w:cs="Arial"/>
          <w:sz w:val="24"/>
        </w:rPr>
        <w:t>月</w:t>
      </w:r>
      <w:r>
        <w:rPr>
          <w:rFonts w:ascii="Arial" w:hAnsi="Arial" w:cs="Arial"/>
          <w:sz w:val="24"/>
        </w:rPr>
        <w:t>9</w:t>
      </w:r>
      <w:r>
        <w:rPr>
          <w:rFonts w:hint="eastAsia" w:ascii="Arial" w:hAnsi="Arial" w:cs="Arial"/>
          <w:sz w:val="24"/>
        </w:rPr>
        <w:t>日美芝股份公告，控股股东、实际控制人、董事长李苏华向全体员工发出增持公司股票倡议书，鼓励公司及全资子公司全体员工积极买入公司股票。</w:t>
      </w:r>
      <w:r>
        <w:rPr>
          <w:rFonts w:ascii="Arial" w:hAnsi="Arial" w:cs="Arial"/>
          <w:sz w:val="24"/>
        </w:rPr>
        <w:t>”</w:t>
      </w:r>
      <w:r>
        <w:rPr>
          <w:rFonts w:hint="eastAsia" w:ascii="Arial" w:hAnsi="Arial" w:cs="Arial"/>
          <w:sz w:val="24"/>
        </w:rPr>
        <w:t>，在调用信息抽取服务后返回的结果为标签为</w:t>
      </w:r>
      <w:r>
        <w:rPr>
          <w:rFonts w:ascii="Arial" w:hAnsi="Arial" w:cs="Arial"/>
          <w:sz w:val="24"/>
        </w:rPr>
        <w:t>company</w:t>
      </w:r>
      <w:r>
        <w:rPr>
          <w:rFonts w:hint="eastAsia" w:ascii="Arial" w:hAnsi="Arial" w:cs="Arial"/>
          <w:sz w:val="24"/>
        </w:rPr>
        <w:t>的实体为美芝股份，标签为</w:t>
      </w:r>
      <w:r>
        <w:rPr>
          <w:rFonts w:ascii="Arial" w:hAnsi="Arial" w:cs="Arial"/>
          <w:sz w:val="24"/>
        </w:rPr>
        <w:t>person</w:t>
      </w:r>
      <w:r>
        <w:rPr>
          <w:rFonts w:hint="eastAsia" w:ascii="Arial" w:hAnsi="Arial" w:cs="Arial"/>
          <w:sz w:val="24"/>
        </w:rPr>
        <w:t>的实体为李苏华，结果符合预期。</w:t>
      </w:r>
    </w:p>
    <w:p>
      <w:pPr>
        <w:spacing w:line="360" w:lineRule="auto"/>
        <w:ind w:firstLine="420"/>
        <w:rPr>
          <w:rFonts w:ascii="Arial" w:hAnsi="Arial" w:cs="Arial"/>
          <w:sz w:val="24"/>
        </w:rPr>
      </w:pPr>
      <w:r>
        <w:rPr>
          <w:rFonts w:ascii="Arial" w:hAnsi="Arial" w:cs="Arial"/>
          <w:sz w:val="24"/>
        </w:rPr>
        <w:drawing>
          <wp:inline distT="0" distB="0" distL="114300" distR="114300">
            <wp:extent cx="5257800" cy="2543175"/>
            <wp:effectExtent l="0" t="0" r="0" b="22225"/>
            <wp:docPr id="23" name="图片 90" descr="WechatIMG6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0" descr="WechatIMG6872"/>
                    <pic:cNvPicPr>
                      <a:picLocks noChangeAspect="1"/>
                    </pic:cNvPicPr>
                  </pic:nvPicPr>
                  <pic:blipFill>
                    <a:blip r:embed="rId182"/>
                    <a:stretch>
                      <a:fillRect/>
                    </a:stretch>
                  </pic:blipFill>
                  <pic:spPr>
                    <a:xfrm>
                      <a:off x="0" y="0"/>
                      <a:ext cx="5257800" cy="2543175"/>
                    </a:xfrm>
                    <a:prstGeom prst="rect">
                      <a:avLst/>
                    </a:prstGeom>
                    <a:noFill/>
                    <a:ln w="9525">
                      <a:noFill/>
                    </a:ln>
                  </pic:spPr>
                </pic:pic>
              </a:graphicData>
            </a:graphic>
          </wp:inline>
        </w:drawing>
      </w:r>
    </w:p>
    <w:p>
      <w:pPr>
        <w:pStyle w:val="36"/>
        <w:rPr>
          <w:rFonts w:cs="Arial"/>
        </w:rPr>
      </w:pPr>
      <w:bookmarkStart w:id="465" w:name="_Toc25567"/>
      <w:bookmarkStart w:id="466" w:name="_Toc3669"/>
      <w:bookmarkStart w:id="467" w:name="_Toc23737"/>
      <w:r>
        <w:rPr>
          <w:rFonts w:hint="eastAsia"/>
        </w:rPr>
        <w:t>图</w:t>
      </w:r>
      <w:r>
        <w:t>4.</w:t>
      </w:r>
      <w:r>
        <w:t>20</w:t>
      </w:r>
      <w:r>
        <w:t xml:space="preserve"> </w:t>
      </w:r>
      <w:r>
        <w:rPr>
          <w:rFonts w:hint="eastAsia"/>
        </w:rPr>
        <w:t>命名实体识别服务返回结果示例</w:t>
      </w:r>
      <w:bookmarkEnd w:id="465"/>
      <w:bookmarkEnd w:id="466"/>
      <w:bookmarkEnd w:id="467"/>
    </w:p>
    <w:p>
      <w:pPr>
        <w:pStyle w:val="3"/>
        <w:rPr>
          <w:rFonts w:cs="Arial"/>
        </w:rPr>
      </w:pPr>
      <w:bookmarkStart w:id="468" w:name="_Toc4656_WPSOffice_Level2"/>
      <w:bookmarkStart w:id="469" w:name="_Toc1426_WPSOffice_Level2"/>
      <w:r>
        <w:rPr>
          <w:rFonts w:cs="Arial"/>
        </w:rPr>
        <w:t xml:space="preserve">4.6 </w:t>
      </w:r>
      <w:r>
        <w:rPr>
          <w:rFonts w:hint="eastAsia" w:cs="Arial"/>
        </w:rPr>
        <w:t>本章小结</w:t>
      </w:r>
      <w:bookmarkEnd w:id="468"/>
      <w:bookmarkEnd w:id="469"/>
    </w:p>
    <w:p>
      <w:pPr>
        <w:spacing w:line="360" w:lineRule="auto"/>
        <w:ind w:firstLine="480" w:firstLineChars="200"/>
        <w:rPr>
          <w:rFonts w:hint="eastAsia" w:ascii="Arial" w:hAnsi="Arial" w:cs="Arial"/>
          <w:sz w:val="24"/>
        </w:rPr>
      </w:pPr>
      <w:r>
        <w:rPr>
          <w:rFonts w:hint="eastAsia" w:ascii="Arial" w:hAnsi="Arial" w:cs="Arial"/>
          <w:sz w:val="24"/>
        </w:rPr>
        <w:t>本章主要阐述了信息抽取服务系统中各个模块的具体功能实现。首先是数据预处理模块，包括数据采集和数据处理。之后是两种命名实体识别模型和关系抽取模型的实现。最后是信息抽取服务的搭建与部署。</w:t>
      </w:r>
    </w:p>
    <w:p>
      <w:pPr>
        <w:pStyle w:val="2"/>
        <w:ind w:firstLine="0"/>
        <w:jc w:val="center"/>
        <w:rPr>
          <w:rFonts w:hint="eastAsia" w:ascii="Arial" w:hAnsi="Arial" w:cs="Arial"/>
          <w:sz w:val="24"/>
        </w:rPr>
        <w:sectPr>
          <w:headerReference r:id="rId20" w:type="default"/>
          <w:type w:val="continuous"/>
          <w:pgSz w:w="11906" w:h="16838"/>
          <w:pgMar w:top="1440" w:right="1800" w:bottom="1440" w:left="1800" w:header="851" w:footer="992" w:gutter="0"/>
          <w:pgNumType w:fmt="decimal"/>
          <w:cols w:space="720" w:num="1"/>
          <w:docGrid w:type="lines" w:linePitch="312" w:charSpace="0"/>
        </w:sectPr>
      </w:pPr>
    </w:p>
    <w:p>
      <w:pPr>
        <w:pStyle w:val="2"/>
        <w:ind w:firstLine="0"/>
        <w:jc w:val="center"/>
        <w:rPr>
          <w:rFonts w:ascii="Arial" w:hAnsi="Arial" w:eastAsia="黑体" w:cs="Arial"/>
        </w:rPr>
      </w:pPr>
      <w:r>
        <w:rPr>
          <w:rFonts w:hint="eastAsia" w:ascii="Arial" w:hAnsi="Arial" w:cs="Arial"/>
          <w:sz w:val="24"/>
        </w:rPr>
        <w:br w:type="page"/>
      </w:r>
      <w:bookmarkStart w:id="470" w:name="_Toc16540_WPSOffice_Level1"/>
      <w:r>
        <w:rPr>
          <w:rFonts w:hint="eastAsia" w:ascii="Arial" w:hAnsi="Arial" w:eastAsia="黑体" w:cs="Arial"/>
        </w:rPr>
        <w:t>第五章</w:t>
      </w:r>
      <w:r>
        <w:rPr>
          <w:rFonts w:ascii="Arial" w:hAnsi="Arial" w:eastAsia="黑体" w:cs="Arial"/>
        </w:rPr>
        <w:t xml:space="preserve">  </w:t>
      </w:r>
      <w:r>
        <w:rPr>
          <w:rFonts w:hint="eastAsia" w:ascii="Arial" w:hAnsi="Arial" w:eastAsia="黑体" w:cs="Arial"/>
        </w:rPr>
        <w:t>实验对比与分析</w:t>
      </w:r>
      <w:bookmarkEnd w:id="470"/>
    </w:p>
    <w:p>
      <w:pPr>
        <w:pStyle w:val="3"/>
        <w:rPr>
          <w:rFonts w:cs="Arial"/>
        </w:rPr>
      </w:pPr>
      <w:bookmarkStart w:id="471" w:name="_Toc16920_WPSOffice_Level2"/>
      <w:r>
        <w:rPr>
          <w:rFonts w:cs="Arial"/>
        </w:rPr>
        <w:t xml:space="preserve">5.1 </w:t>
      </w:r>
      <w:r>
        <w:rPr>
          <w:rFonts w:hint="eastAsia" w:cs="Arial"/>
        </w:rPr>
        <w:t>实验评估标准</w:t>
      </w:r>
      <w:bookmarkEnd w:id="471"/>
    </w:p>
    <w:p>
      <w:pPr>
        <w:spacing w:line="360" w:lineRule="auto"/>
        <w:ind w:firstLine="480" w:firstLineChars="200"/>
      </w:pPr>
      <w:r>
        <w:rPr>
          <w:rFonts w:hint="eastAsia" w:ascii="Arial" w:hAnsi="Arial" w:cs="Arial"/>
          <w:sz w:val="24"/>
        </w:rPr>
        <w:t>本文的实验中采用准确率（</w:t>
      </w:r>
      <w:r>
        <w:rPr>
          <w:rFonts w:ascii="Arial" w:hAnsi="Arial" w:cs="Arial"/>
          <w:sz w:val="24"/>
        </w:rPr>
        <w:t>Precision</w:t>
      </w:r>
      <w:r>
        <w:rPr>
          <w:rFonts w:hint="eastAsia" w:ascii="Arial" w:hAnsi="Arial" w:cs="Arial"/>
          <w:sz w:val="24"/>
        </w:rPr>
        <w:t>）、召回率（</w:t>
      </w:r>
      <w:r>
        <w:rPr>
          <w:rFonts w:ascii="Arial" w:hAnsi="Arial" w:cs="Arial"/>
          <w:sz w:val="24"/>
        </w:rPr>
        <w:t>Recall</w:t>
      </w:r>
      <w:r>
        <w:rPr>
          <w:rFonts w:hint="eastAsia" w:ascii="Arial" w:hAnsi="Arial" w:cs="Arial"/>
          <w:sz w:val="24"/>
        </w:rPr>
        <w:t>）和</w:t>
      </w:r>
      <w:r>
        <w:rPr>
          <w:rFonts w:ascii="Arial" w:hAnsi="Arial" w:cs="Arial"/>
          <w:sz w:val="24"/>
        </w:rPr>
        <w:t>F1</w:t>
      </w:r>
      <w:r>
        <w:rPr>
          <w:rFonts w:hint="eastAsia" w:ascii="Arial" w:hAnsi="Arial" w:cs="Arial"/>
          <w:sz w:val="24"/>
        </w:rPr>
        <w:t>值作为模型的评价指标。</w:t>
      </w:r>
      <w:r>
        <w:rPr>
          <w:rFonts w:hint="eastAsia" w:ascii="Arial" w:hAnsi="Arial" w:cs="Arial"/>
          <w:color w:val="000000"/>
          <w:sz w:val="24"/>
        </w:rPr>
        <w:t>其中准确率是指模型预测正确的实体个数占模型预测的所有实体个数的比例，而召回率是指模型预测正确的实体个数占样本中含有的实体总数的比例，</w:t>
      </w:r>
      <w:r>
        <w:rPr>
          <w:rFonts w:ascii="Arial" w:hAnsi="Arial" w:cs="Arial"/>
          <w:sz w:val="24"/>
        </w:rPr>
        <w:t>FI</w:t>
      </w:r>
      <w:r>
        <w:rPr>
          <w:rFonts w:hint="eastAsia" w:ascii="Arial" w:hAnsi="Arial" w:cs="Arial"/>
          <w:sz w:val="24"/>
        </w:rPr>
        <w:t>值则是准确率和召回率的调和平均数：</w:t>
      </w:r>
      <w:r>
        <w:rPr>
          <w:rFonts w:ascii="Arial" w:hAnsi="Arial" w:cs="Arial"/>
          <w:position w:val="-24"/>
          <w:sz w:val="24"/>
        </w:rPr>
        <w:object>
          <v:shape id="_x0000_i1115" o:spt="75" type="#_x0000_t75" style="height:30.75pt;width:72.75pt;" o:ole="t" filled="f" o:preferrelative="t" stroked="f" coordsize="21600,21600">
            <v:path/>
            <v:fill on="f" focussize="0,0"/>
            <v:stroke on="f" joinstyle="miter"/>
            <v:imagedata r:id="rId184" o:title=""/>
            <o:lock v:ext="edit" aspectratio="t"/>
            <w10:wrap type="none"/>
            <w10:anchorlock/>
          </v:shape>
          <o:OLEObject Type="Embed" ProgID="Equation.3" ShapeID="_x0000_i1115" DrawAspect="Content" ObjectID="_1468075799" r:id="rId183">
            <o:LockedField>false</o:LockedField>
          </o:OLEObject>
        </w:object>
      </w:r>
    </w:p>
    <w:p>
      <w:pPr>
        <w:pStyle w:val="3"/>
        <w:rPr>
          <w:rFonts w:cs="Arial"/>
        </w:rPr>
      </w:pPr>
      <w:bookmarkStart w:id="472" w:name="_Toc3714_WPSOffice_Level2"/>
      <w:r>
        <w:rPr>
          <w:rFonts w:cs="Arial"/>
        </w:rPr>
        <w:t xml:space="preserve">5.2 </w:t>
      </w:r>
      <w:r>
        <w:rPr>
          <w:rFonts w:hint="eastAsia" w:cs="Arial"/>
        </w:rPr>
        <w:t>命名实体识别模型实验分析</w:t>
      </w:r>
      <w:bookmarkEnd w:id="472"/>
    </w:p>
    <w:p>
      <w:pPr>
        <w:spacing w:line="360" w:lineRule="auto"/>
        <w:ind w:firstLine="480" w:firstLineChars="200"/>
        <w:rPr>
          <w:rFonts w:ascii="Arial" w:hAnsi="Arial" w:cs="Arial"/>
          <w:sz w:val="24"/>
        </w:rPr>
      </w:pPr>
      <w:r>
        <w:rPr>
          <w:rFonts w:hint="eastAsia" w:ascii="Arial" w:hAnsi="Arial" w:cs="Arial"/>
          <w:sz w:val="24"/>
        </w:rPr>
        <w:t>由于本文使用了两种命名实体识别模型，所以将从两种模型的参数设置和不同模型间的性能进行对比实验。</w:t>
      </w:r>
    </w:p>
    <w:p>
      <w:pPr>
        <w:pStyle w:val="3"/>
        <w:rPr>
          <w:rFonts w:cs="Arial"/>
        </w:rPr>
      </w:pPr>
      <w:bookmarkStart w:id="473" w:name="_Toc16589_WPSOffice_Level3"/>
      <w:r>
        <w:rPr>
          <w:rFonts w:cs="Arial"/>
        </w:rPr>
        <w:t xml:space="preserve">5.2.1 </w:t>
      </w:r>
      <w:r>
        <w:rPr>
          <w:rFonts w:hint="eastAsia" w:cs="Arial"/>
        </w:rPr>
        <w:t>模型参数实验对比与分析</w:t>
      </w:r>
      <w:bookmarkEnd w:id="473"/>
    </w:p>
    <w:p>
      <w:pPr>
        <w:spacing w:line="360" w:lineRule="auto"/>
        <w:ind w:firstLine="480" w:firstLineChars="200"/>
        <w:rPr>
          <w:rFonts w:ascii="Arial" w:hAnsi="Arial" w:cs="Arial"/>
          <w:sz w:val="24"/>
        </w:rPr>
      </w:pPr>
      <w:r>
        <w:rPr>
          <w:rFonts w:hint="eastAsia" w:ascii="Arial" w:hAnsi="Arial" w:cs="Arial"/>
          <w:sz w:val="24"/>
        </w:rPr>
        <w:t>基于</w:t>
      </w:r>
      <w:r>
        <w:rPr>
          <w:rFonts w:ascii="Arial" w:hAnsi="Arial" w:cs="Arial"/>
          <w:sz w:val="24"/>
        </w:rPr>
        <w:t>word2vec</w:t>
      </w:r>
      <w:r>
        <w:rPr>
          <w:rFonts w:hint="eastAsia" w:ascii="Arial" w:hAnsi="Arial" w:cs="Arial"/>
          <w:sz w:val="24"/>
        </w:rPr>
        <w:t>的命名实体识别模型的超参数设置在图</w:t>
      </w:r>
      <w:r>
        <w:rPr>
          <w:rFonts w:ascii="Arial" w:hAnsi="Arial" w:cs="Arial"/>
          <w:sz w:val="24"/>
        </w:rPr>
        <w:t>4.2</w:t>
      </w:r>
      <w:r>
        <w:rPr>
          <w:rFonts w:hint="eastAsia" w:ascii="Arial" w:hAnsi="Arial" w:cs="Arial"/>
          <w:sz w:val="24"/>
        </w:rPr>
        <w:t>中已经给出，经过测试发现，</w:t>
      </w:r>
      <w:r>
        <w:rPr>
          <w:rFonts w:ascii="Arial" w:hAnsi="Arial" w:cs="Arial"/>
          <w:sz w:val="24"/>
        </w:rPr>
        <w:t>LSTM</w:t>
      </w:r>
      <w:r>
        <w:rPr>
          <w:rFonts w:hint="eastAsia" w:ascii="Arial" w:hAnsi="Arial" w:cs="Arial"/>
          <w:sz w:val="24"/>
        </w:rPr>
        <w:t>隐藏层的大小、学习率大小对模型最终的测试结果影响相对较大，表</w:t>
      </w:r>
      <w:r>
        <w:rPr>
          <w:rFonts w:ascii="Arial" w:hAnsi="Arial" w:cs="Arial"/>
          <w:sz w:val="24"/>
        </w:rPr>
        <w:t>5.1</w:t>
      </w:r>
      <w:r>
        <w:rPr>
          <w:rFonts w:hint="eastAsia" w:ascii="Arial" w:hAnsi="Arial" w:cs="Arial"/>
          <w:sz w:val="24"/>
        </w:rPr>
        <w:t>为不同数值下的</w:t>
      </w:r>
      <w:r>
        <w:rPr>
          <w:rFonts w:ascii="Arial" w:hAnsi="Arial" w:cs="Arial"/>
          <w:sz w:val="24"/>
        </w:rPr>
        <w:t>LSTM</w:t>
      </w:r>
      <w:r>
        <w:rPr>
          <w:rFonts w:hint="eastAsia" w:ascii="Arial" w:hAnsi="Arial" w:cs="Arial"/>
          <w:sz w:val="24"/>
        </w:rPr>
        <w:t>隐藏层</w:t>
      </w:r>
      <w:r>
        <w:rPr>
          <w:rFonts w:ascii="Arial" w:hAnsi="Arial" w:cs="Arial"/>
          <w:sz w:val="24"/>
        </w:rPr>
        <w:t>(h)</w:t>
      </w:r>
      <w:r>
        <w:rPr>
          <w:rFonts w:hint="eastAsia" w:ascii="Arial" w:hAnsi="Arial" w:cs="Arial"/>
          <w:sz w:val="24"/>
        </w:rPr>
        <w:t>和学习率</w:t>
      </w:r>
      <w:r>
        <w:rPr>
          <w:rFonts w:ascii="Arial" w:hAnsi="Arial" w:cs="Arial"/>
          <w:sz w:val="24"/>
        </w:rPr>
        <w:t>(lr)</w:t>
      </w:r>
      <w:r>
        <w:rPr>
          <w:rFonts w:hint="eastAsia" w:ascii="Arial" w:hAnsi="Arial" w:cs="Arial"/>
          <w:sz w:val="24"/>
        </w:rPr>
        <w:t>对应的模型的测试结果。针对</w:t>
      </w:r>
      <w:r>
        <w:rPr>
          <w:rFonts w:ascii="Arial" w:hAnsi="Arial" w:cs="Arial"/>
          <w:sz w:val="24"/>
        </w:rPr>
        <w:t>2</w:t>
      </w:r>
      <w:r>
        <w:rPr>
          <w:rFonts w:hint="eastAsia" w:ascii="Arial" w:hAnsi="Arial" w:cs="Arial"/>
          <w:sz w:val="24"/>
        </w:rPr>
        <w:t>个参数的不同取值进行排列组合后，选择模型中实体数量相对平衡的三个类别</w:t>
      </w:r>
      <w:r>
        <w:rPr>
          <w:rFonts w:ascii="Arial" w:hAnsi="Arial" w:cs="Arial"/>
          <w:sz w:val="24"/>
        </w:rPr>
        <w:t>“</w:t>
      </w:r>
      <w:r>
        <w:rPr>
          <w:rFonts w:hint="eastAsia" w:ascii="Arial" w:hAnsi="Arial" w:cs="Arial"/>
          <w:sz w:val="24"/>
        </w:rPr>
        <w:t>公司</w:t>
      </w: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人名</w:t>
      </w: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组织机构</w:t>
      </w:r>
      <w:r>
        <w:rPr>
          <w:rFonts w:ascii="Arial" w:hAnsi="Arial" w:cs="Arial"/>
          <w:sz w:val="24"/>
        </w:rPr>
        <w:t>INS”</w:t>
      </w:r>
      <w:r>
        <w:rPr>
          <w:rFonts w:hint="eastAsia" w:ascii="Arial" w:hAnsi="Arial" w:cs="Arial"/>
          <w:sz w:val="24"/>
        </w:rPr>
        <w:t>进行测试。对比测试结果可以发现，当</w:t>
      </w:r>
      <w:r>
        <w:rPr>
          <w:rFonts w:ascii="Arial" w:hAnsi="Arial" w:cs="Arial"/>
          <w:sz w:val="24"/>
        </w:rPr>
        <w:t>LSTM</w:t>
      </w:r>
      <w:r>
        <w:rPr>
          <w:rFonts w:hint="eastAsia" w:ascii="Arial" w:hAnsi="Arial" w:cs="Arial"/>
          <w:sz w:val="24"/>
        </w:rPr>
        <w:t>隐藏层大小为</w:t>
      </w:r>
      <w:r>
        <w:rPr>
          <w:rFonts w:ascii="Arial" w:hAnsi="Arial" w:cs="Arial"/>
          <w:sz w:val="24"/>
        </w:rPr>
        <w:t>100</w:t>
      </w:r>
      <w:r>
        <w:rPr>
          <w:rFonts w:hint="eastAsia" w:ascii="Arial" w:hAnsi="Arial" w:cs="Arial"/>
          <w:sz w:val="24"/>
        </w:rPr>
        <w:t>，学习率为</w:t>
      </w:r>
      <w:r>
        <w:rPr>
          <w:rFonts w:ascii="Arial" w:hAnsi="Arial" w:cs="Arial"/>
          <w:sz w:val="24"/>
        </w:rPr>
        <w:t>0.001</w:t>
      </w:r>
      <w:r>
        <w:rPr>
          <w:rFonts w:hint="eastAsia" w:ascii="Arial" w:hAnsi="Arial" w:cs="Arial"/>
          <w:sz w:val="24"/>
        </w:rPr>
        <w:t>时，训练出来的模型测试效果最好。</w:t>
      </w:r>
    </w:p>
    <w:p>
      <w:pPr>
        <w:pStyle w:val="37"/>
      </w:pPr>
      <w:bookmarkStart w:id="474" w:name="_Toc17738"/>
      <w:bookmarkStart w:id="475" w:name="_Toc22335"/>
      <w:bookmarkStart w:id="476" w:name="_Toc31996"/>
      <w:r>
        <w:rPr>
          <w:rFonts w:hint="eastAsia"/>
        </w:rPr>
        <w:t>表</w:t>
      </w:r>
      <w:r>
        <w:t xml:space="preserve">5.1 </w:t>
      </w:r>
      <w:r>
        <w:rPr>
          <w:rFonts w:hint="eastAsia"/>
        </w:rPr>
        <w:t>不同超参数下基于</w:t>
      </w:r>
      <w:r>
        <w:t>w2v</w:t>
      </w:r>
      <w:r>
        <w:rPr>
          <w:rFonts w:hint="eastAsia"/>
        </w:rPr>
        <w:t>的命名实体识别模型测试结果</w:t>
      </w:r>
      <w:bookmarkEnd w:id="474"/>
      <w:bookmarkEnd w:id="475"/>
      <w:bookmarkEnd w:id="476"/>
    </w:p>
    <w:tbl>
      <w:tblPr>
        <w:tblStyle w:val="25"/>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restart"/>
            <w:vAlign w:val="center"/>
          </w:tcPr>
          <w:p>
            <w:pPr>
              <w:spacing w:line="360" w:lineRule="auto"/>
              <w:jc w:val="center"/>
              <w:rPr>
                <w:rFonts w:ascii="Arial" w:hAnsi="Arial" w:cs="Arial"/>
                <w:sz w:val="24"/>
              </w:rPr>
            </w:pPr>
            <w:r>
              <w:rPr>
                <w:rFonts w:hint="eastAsia" w:ascii="Arial" w:hAnsi="Arial" w:cs="Arial"/>
                <w:sz w:val="24"/>
              </w:rPr>
              <w:t>参</w:t>
            </w:r>
            <w:r>
              <w:rPr>
                <w:rFonts w:ascii="Arial" w:hAnsi="Arial" w:cs="Arial"/>
                <w:sz w:val="24"/>
              </w:rPr>
              <w:t xml:space="preserve">  </w:t>
            </w:r>
            <w:r>
              <w:rPr>
                <w:rFonts w:hint="eastAsia" w:ascii="Arial" w:hAnsi="Arial" w:cs="Arial"/>
                <w:sz w:val="24"/>
              </w:rPr>
              <w:t>数</w:t>
            </w:r>
          </w:p>
          <w:p>
            <w:pPr>
              <w:spacing w:line="360" w:lineRule="auto"/>
              <w:jc w:val="center"/>
              <w:rPr>
                <w:rFonts w:ascii="Arial" w:hAnsi="Arial" w:cs="Arial"/>
                <w:sz w:val="24"/>
              </w:rPr>
            </w:pPr>
            <w:r>
              <w:rPr>
                <w:rFonts w:hint="eastAsia" w:ascii="Arial" w:hAnsi="Arial" w:cs="Arial"/>
                <w:sz w:val="24"/>
              </w:rPr>
              <w:t>设</w:t>
            </w:r>
            <w:r>
              <w:rPr>
                <w:rFonts w:ascii="Arial" w:hAnsi="Arial" w:cs="Arial"/>
                <w:sz w:val="24"/>
              </w:rPr>
              <w:t xml:space="preserve">  </w:t>
            </w:r>
            <w:r>
              <w:rPr>
                <w:rFonts w:hint="eastAsia" w:ascii="Arial" w:hAnsi="Arial" w:cs="Arial"/>
                <w:sz w:val="24"/>
              </w:rPr>
              <w:t>置</w:t>
            </w:r>
          </w:p>
        </w:tc>
        <w:tc>
          <w:tcPr>
            <w:tcW w:w="2568" w:type="dxa"/>
            <w:gridSpan w:val="3"/>
            <w:vAlign w:val="center"/>
          </w:tcPr>
          <w:p>
            <w:pPr>
              <w:spacing w:line="360" w:lineRule="auto"/>
              <w:jc w:val="center"/>
              <w:rPr>
                <w:rFonts w:ascii="Arial" w:hAnsi="Arial" w:cs="Arial"/>
                <w:sz w:val="24"/>
              </w:rPr>
            </w:pP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w:t>
            </w:r>
          </w:p>
        </w:tc>
        <w:tc>
          <w:tcPr>
            <w:tcW w:w="2564" w:type="dxa"/>
            <w:gridSpan w:val="3"/>
            <w:vAlign w:val="center"/>
          </w:tcPr>
          <w:p>
            <w:pPr>
              <w:spacing w:line="360" w:lineRule="auto"/>
              <w:jc w:val="center"/>
              <w:rPr>
                <w:rFonts w:ascii="Arial" w:hAnsi="Arial" w:cs="Arial"/>
                <w:sz w:val="24"/>
              </w:rPr>
            </w:pP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w:t>
            </w:r>
          </w:p>
        </w:tc>
        <w:tc>
          <w:tcPr>
            <w:tcW w:w="2600" w:type="dxa"/>
            <w:gridSpan w:val="3"/>
            <w:vAlign w:val="center"/>
          </w:tcPr>
          <w:p>
            <w:pPr>
              <w:spacing w:line="360" w:lineRule="auto"/>
              <w:jc w:val="center"/>
              <w:rPr>
                <w:rFonts w:ascii="Arial" w:hAnsi="Arial" w:cs="Arial"/>
                <w:sz w:val="24"/>
              </w:rPr>
            </w:pPr>
            <w:r>
              <w:rPr>
                <w:rFonts w:ascii="Arial" w:hAnsi="Arial" w:cs="Arial"/>
                <w:sz w:val="24"/>
              </w:rPr>
              <w:t>INS</w:t>
            </w:r>
            <w:r>
              <w:rPr>
                <w:rFonts w:hint="eastAsia" w:ascii="Arial" w:hAnsi="Arial" w:cs="Arial"/>
                <w:sz w:val="24"/>
              </w:rPr>
              <w:t>（</w:t>
            </w:r>
            <w:r>
              <w:rPr>
                <w:rFonts w:ascii="Arial" w:hAnsi="Arial" w:cs="Arial"/>
                <w:sz w:val="24"/>
              </w:rPr>
              <w:t>%</w:t>
            </w:r>
            <w:r>
              <w:rPr>
                <w:rFonts w:hint="eastAsia" w:ascii="Arial" w:hAnsi="Arial" w:cs="Arial"/>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Merge w:val="continue"/>
            <w:vAlign w:val="center"/>
          </w:tcPr>
          <w:p>
            <w:pPr>
              <w:spacing w:line="360" w:lineRule="auto"/>
              <w:jc w:val="center"/>
              <w:rPr>
                <w:rFonts w:ascii="Arial" w:hAnsi="Arial" w:cs="Arial"/>
                <w:sz w:val="24"/>
              </w:rPr>
            </w:pPr>
          </w:p>
        </w:tc>
        <w:tc>
          <w:tcPr>
            <w:tcW w:w="850" w:type="dxa"/>
            <w:vAlign w:val="center"/>
          </w:tcPr>
          <w:p>
            <w:pPr>
              <w:spacing w:line="360" w:lineRule="auto"/>
              <w:jc w:val="center"/>
              <w:rPr>
                <w:rFonts w:ascii="Arial" w:hAnsi="Arial" w:cs="Arial"/>
                <w:sz w:val="24"/>
              </w:rPr>
            </w:pPr>
            <w:r>
              <w:rPr>
                <w:rFonts w:ascii="Arial" w:hAnsi="Arial" w:cs="Arial"/>
                <w:sz w:val="24"/>
              </w:rPr>
              <w:t>P</w:t>
            </w:r>
          </w:p>
        </w:tc>
        <w:tc>
          <w:tcPr>
            <w:tcW w:w="882" w:type="dxa"/>
            <w:vAlign w:val="center"/>
          </w:tcPr>
          <w:p>
            <w:pPr>
              <w:spacing w:line="360" w:lineRule="auto"/>
              <w:jc w:val="center"/>
              <w:rPr>
                <w:rFonts w:ascii="Arial" w:hAnsi="Arial" w:cs="Arial"/>
                <w:sz w:val="24"/>
              </w:rPr>
            </w:pPr>
            <w:r>
              <w:rPr>
                <w:rFonts w:ascii="Arial" w:hAnsi="Arial" w:cs="Arial"/>
                <w:sz w:val="24"/>
              </w:rPr>
              <w:t>R</w:t>
            </w:r>
          </w:p>
        </w:tc>
        <w:tc>
          <w:tcPr>
            <w:tcW w:w="836" w:type="dxa"/>
            <w:vAlign w:val="center"/>
          </w:tcPr>
          <w:p>
            <w:pPr>
              <w:spacing w:line="360" w:lineRule="auto"/>
              <w:jc w:val="center"/>
              <w:rPr>
                <w:rFonts w:ascii="Arial" w:hAnsi="Arial" w:cs="Arial"/>
                <w:sz w:val="24"/>
              </w:rPr>
            </w:pPr>
            <w:r>
              <w:rPr>
                <w:rFonts w:ascii="Arial" w:hAnsi="Arial" w:cs="Arial"/>
                <w:sz w:val="24"/>
              </w:rPr>
              <w:t>F1</w:t>
            </w:r>
          </w:p>
        </w:tc>
        <w:tc>
          <w:tcPr>
            <w:tcW w:w="855" w:type="dxa"/>
            <w:vAlign w:val="center"/>
          </w:tcPr>
          <w:p>
            <w:pPr>
              <w:spacing w:line="360" w:lineRule="auto"/>
              <w:jc w:val="center"/>
              <w:rPr>
                <w:rFonts w:ascii="Arial" w:hAnsi="Arial" w:cs="Arial"/>
                <w:sz w:val="24"/>
              </w:rPr>
            </w:pPr>
            <w:r>
              <w:rPr>
                <w:rFonts w:ascii="Arial" w:hAnsi="Arial" w:cs="Arial"/>
                <w:sz w:val="24"/>
              </w:rPr>
              <w:t>P</w:t>
            </w:r>
          </w:p>
        </w:tc>
        <w:tc>
          <w:tcPr>
            <w:tcW w:w="836" w:type="dxa"/>
            <w:vAlign w:val="center"/>
          </w:tcPr>
          <w:p>
            <w:pPr>
              <w:spacing w:line="360" w:lineRule="auto"/>
              <w:jc w:val="center"/>
              <w:rPr>
                <w:rFonts w:ascii="Arial" w:hAnsi="Arial" w:cs="Arial"/>
                <w:sz w:val="24"/>
              </w:rPr>
            </w:pPr>
            <w:r>
              <w:rPr>
                <w:rFonts w:ascii="Arial" w:hAnsi="Arial" w:cs="Arial"/>
                <w:sz w:val="24"/>
              </w:rPr>
              <w:t>R</w:t>
            </w:r>
          </w:p>
        </w:tc>
        <w:tc>
          <w:tcPr>
            <w:tcW w:w="873" w:type="dxa"/>
            <w:vAlign w:val="center"/>
          </w:tcPr>
          <w:p>
            <w:pPr>
              <w:spacing w:line="360" w:lineRule="auto"/>
              <w:jc w:val="center"/>
              <w:rPr>
                <w:rFonts w:ascii="Arial" w:hAnsi="Arial" w:cs="Arial"/>
                <w:sz w:val="24"/>
              </w:rPr>
            </w:pPr>
            <w:r>
              <w:rPr>
                <w:rFonts w:ascii="Arial" w:hAnsi="Arial" w:cs="Arial"/>
                <w:sz w:val="24"/>
              </w:rPr>
              <w:t>F1</w:t>
            </w:r>
          </w:p>
        </w:tc>
        <w:tc>
          <w:tcPr>
            <w:tcW w:w="854" w:type="dxa"/>
            <w:vAlign w:val="center"/>
          </w:tcPr>
          <w:p>
            <w:pPr>
              <w:spacing w:line="360" w:lineRule="auto"/>
              <w:jc w:val="center"/>
              <w:rPr>
                <w:rFonts w:ascii="Arial" w:hAnsi="Arial" w:cs="Arial"/>
                <w:sz w:val="24"/>
              </w:rPr>
            </w:pPr>
            <w:r>
              <w:rPr>
                <w:rFonts w:ascii="Arial" w:hAnsi="Arial" w:cs="Arial"/>
                <w:sz w:val="24"/>
              </w:rPr>
              <w:t>P</w:t>
            </w:r>
          </w:p>
        </w:tc>
        <w:tc>
          <w:tcPr>
            <w:tcW w:w="909" w:type="dxa"/>
            <w:vAlign w:val="center"/>
          </w:tcPr>
          <w:p>
            <w:pPr>
              <w:spacing w:line="360" w:lineRule="auto"/>
              <w:jc w:val="center"/>
              <w:rPr>
                <w:rFonts w:ascii="Arial" w:hAnsi="Arial" w:cs="Arial"/>
                <w:sz w:val="24"/>
              </w:rPr>
            </w:pPr>
            <w:r>
              <w:rPr>
                <w:rFonts w:ascii="Arial" w:hAnsi="Arial" w:cs="Arial"/>
                <w:sz w:val="24"/>
              </w:rPr>
              <w:t>R</w:t>
            </w:r>
          </w:p>
        </w:tc>
        <w:tc>
          <w:tcPr>
            <w:tcW w:w="837" w:type="dxa"/>
            <w:vAlign w:val="center"/>
          </w:tcPr>
          <w:p>
            <w:pPr>
              <w:spacing w:line="360" w:lineRule="auto"/>
              <w:jc w:val="center"/>
              <w:rPr>
                <w:rFonts w:ascii="Arial" w:hAnsi="Arial" w:cs="Arial"/>
                <w:sz w:val="24"/>
              </w:rPr>
            </w:pPr>
            <w:r>
              <w:rPr>
                <w:rFonts w:ascii="Arial" w:hAnsi="Arial" w:cs="Arial"/>
                <w:sz w:val="24"/>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lr=0.001</w:t>
            </w:r>
          </w:p>
        </w:tc>
        <w:tc>
          <w:tcPr>
            <w:tcW w:w="850" w:type="dxa"/>
            <w:vAlign w:val="center"/>
          </w:tcPr>
          <w:p>
            <w:pPr>
              <w:spacing w:line="360" w:lineRule="auto"/>
              <w:jc w:val="center"/>
              <w:rPr>
                <w:rFonts w:ascii="Arial" w:hAnsi="Arial" w:cs="Arial"/>
                <w:sz w:val="24"/>
              </w:rPr>
            </w:pPr>
            <w:r>
              <w:rPr>
                <w:rFonts w:ascii="Arial" w:hAnsi="Arial" w:cs="Arial"/>
                <w:sz w:val="24"/>
              </w:rPr>
              <w:t>93.49</w:t>
            </w:r>
          </w:p>
        </w:tc>
        <w:tc>
          <w:tcPr>
            <w:tcW w:w="882" w:type="dxa"/>
            <w:vAlign w:val="center"/>
          </w:tcPr>
          <w:p>
            <w:pPr>
              <w:spacing w:line="360" w:lineRule="auto"/>
              <w:jc w:val="center"/>
              <w:rPr>
                <w:rFonts w:ascii="Arial" w:hAnsi="Arial" w:cs="Arial"/>
                <w:sz w:val="24"/>
              </w:rPr>
            </w:pPr>
            <w:r>
              <w:rPr>
                <w:rFonts w:ascii="Arial" w:hAnsi="Arial" w:cs="Arial"/>
                <w:sz w:val="24"/>
              </w:rPr>
              <w:t>94.85</w:t>
            </w:r>
          </w:p>
        </w:tc>
        <w:tc>
          <w:tcPr>
            <w:tcW w:w="836" w:type="dxa"/>
            <w:vAlign w:val="center"/>
          </w:tcPr>
          <w:p>
            <w:pPr>
              <w:spacing w:line="360" w:lineRule="auto"/>
              <w:jc w:val="center"/>
              <w:rPr>
                <w:rFonts w:ascii="Arial" w:hAnsi="Arial" w:cs="Arial"/>
                <w:sz w:val="24"/>
              </w:rPr>
            </w:pPr>
            <w:r>
              <w:rPr>
                <w:rFonts w:ascii="Arial" w:hAnsi="Arial" w:cs="Arial"/>
                <w:sz w:val="24"/>
              </w:rPr>
              <w:t>94.16</w:t>
            </w:r>
          </w:p>
        </w:tc>
        <w:tc>
          <w:tcPr>
            <w:tcW w:w="855" w:type="dxa"/>
            <w:vAlign w:val="center"/>
          </w:tcPr>
          <w:p>
            <w:pPr>
              <w:spacing w:line="360" w:lineRule="auto"/>
              <w:jc w:val="center"/>
              <w:rPr>
                <w:rFonts w:ascii="Arial" w:hAnsi="Arial" w:cs="Arial"/>
                <w:sz w:val="24"/>
              </w:rPr>
            </w:pPr>
            <w:r>
              <w:rPr>
                <w:rFonts w:ascii="Arial" w:hAnsi="Arial" w:cs="Arial"/>
                <w:sz w:val="24"/>
              </w:rPr>
              <w:t>95.61</w:t>
            </w:r>
          </w:p>
        </w:tc>
        <w:tc>
          <w:tcPr>
            <w:tcW w:w="836" w:type="dxa"/>
            <w:vAlign w:val="center"/>
          </w:tcPr>
          <w:p>
            <w:pPr>
              <w:spacing w:line="360" w:lineRule="auto"/>
              <w:jc w:val="center"/>
              <w:rPr>
                <w:rFonts w:ascii="Arial" w:hAnsi="Arial" w:cs="Arial"/>
                <w:sz w:val="24"/>
              </w:rPr>
            </w:pPr>
            <w:r>
              <w:rPr>
                <w:rFonts w:ascii="Arial" w:hAnsi="Arial" w:cs="Arial"/>
                <w:sz w:val="24"/>
              </w:rPr>
              <w:t>96.08</w:t>
            </w:r>
          </w:p>
        </w:tc>
        <w:tc>
          <w:tcPr>
            <w:tcW w:w="873" w:type="dxa"/>
            <w:vAlign w:val="center"/>
          </w:tcPr>
          <w:p>
            <w:pPr>
              <w:spacing w:line="360" w:lineRule="auto"/>
              <w:jc w:val="center"/>
              <w:rPr>
                <w:rFonts w:ascii="Arial" w:hAnsi="Arial" w:cs="Arial"/>
                <w:sz w:val="24"/>
              </w:rPr>
            </w:pPr>
            <w:r>
              <w:rPr>
                <w:rFonts w:ascii="Arial" w:hAnsi="Arial" w:cs="Arial"/>
                <w:sz w:val="24"/>
              </w:rPr>
              <w:t>95.84</w:t>
            </w:r>
          </w:p>
        </w:tc>
        <w:tc>
          <w:tcPr>
            <w:tcW w:w="854" w:type="dxa"/>
            <w:vAlign w:val="center"/>
          </w:tcPr>
          <w:p>
            <w:pPr>
              <w:spacing w:line="360" w:lineRule="auto"/>
              <w:jc w:val="center"/>
              <w:rPr>
                <w:rFonts w:ascii="Arial" w:hAnsi="Arial" w:cs="Arial"/>
                <w:sz w:val="24"/>
              </w:rPr>
            </w:pPr>
            <w:r>
              <w:rPr>
                <w:rFonts w:ascii="Arial" w:hAnsi="Arial" w:cs="Arial"/>
                <w:sz w:val="24"/>
              </w:rPr>
              <w:t>75.25</w:t>
            </w:r>
          </w:p>
        </w:tc>
        <w:tc>
          <w:tcPr>
            <w:tcW w:w="909" w:type="dxa"/>
            <w:vAlign w:val="center"/>
          </w:tcPr>
          <w:p>
            <w:pPr>
              <w:spacing w:line="360" w:lineRule="auto"/>
              <w:jc w:val="center"/>
              <w:rPr>
                <w:rFonts w:ascii="Arial" w:hAnsi="Arial" w:cs="Arial"/>
                <w:sz w:val="24"/>
              </w:rPr>
            </w:pPr>
            <w:r>
              <w:rPr>
                <w:rFonts w:ascii="Arial" w:hAnsi="Arial" w:cs="Arial"/>
                <w:sz w:val="24"/>
              </w:rPr>
              <w:t>73.79</w:t>
            </w:r>
          </w:p>
        </w:tc>
        <w:tc>
          <w:tcPr>
            <w:tcW w:w="837" w:type="dxa"/>
            <w:vAlign w:val="center"/>
          </w:tcPr>
          <w:p>
            <w:pPr>
              <w:spacing w:line="360" w:lineRule="auto"/>
              <w:jc w:val="center"/>
              <w:rPr>
                <w:rFonts w:ascii="Arial" w:hAnsi="Arial" w:cs="Arial"/>
                <w:sz w:val="24"/>
              </w:rPr>
            </w:pPr>
            <w:r>
              <w:rPr>
                <w:rFonts w:ascii="Arial" w:hAnsi="Arial" w:cs="Arial"/>
                <w:sz w:val="24"/>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lr=0.005</w:t>
            </w:r>
          </w:p>
        </w:tc>
        <w:tc>
          <w:tcPr>
            <w:tcW w:w="850" w:type="dxa"/>
            <w:vAlign w:val="center"/>
          </w:tcPr>
          <w:p>
            <w:pPr>
              <w:spacing w:line="360" w:lineRule="auto"/>
              <w:jc w:val="center"/>
              <w:rPr>
                <w:rFonts w:ascii="Arial" w:hAnsi="Arial" w:cs="Arial"/>
                <w:sz w:val="24"/>
              </w:rPr>
            </w:pPr>
            <w:r>
              <w:rPr>
                <w:rFonts w:ascii="Arial" w:hAnsi="Arial" w:cs="Arial"/>
                <w:sz w:val="24"/>
              </w:rPr>
              <w:t>91.68</w:t>
            </w:r>
          </w:p>
        </w:tc>
        <w:tc>
          <w:tcPr>
            <w:tcW w:w="882" w:type="dxa"/>
            <w:vAlign w:val="center"/>
          </w:tcPr>
          <w:p>
            <w:pPr>
              <w:spacing w:line="360" w:lineRule="auto"/>
              <w:jc w:val="center"/>
              <w:rPr>
                <w:rFonts w:ascii="Arial" w:hAnsi="Arial" w:cs="Arial"/>
                <w:sz w:val="24"/>
              </w:rPr>
            </w:pPr>
            <w:r>
              <w:rPr>
                <w:rFonts w:ascii="Arial" w:hAnsi="Arial" w:cs="Arial"/>
                <w:sz w:val="24"/>
              </w:rPr>
              <w:t>88.26</w:t>
            </w:r>
          </w:p>
        </w:tc>
        <w:tc>
          <w:tcPr>
            <w:tcW w:w="836" w:type="dxa"/>
            <w:vAlign w:val="center"/>
          </w:tcPr>
          <w:p>
            <w:pPr>
              <w:spacing w:line="360" w:lineRule="auto"/>
              <w:jc w:val="center"/>
              <w:rPr>
                <w:rFonts w:ascii="Arial" w:hAnsi="Arial" w:cs="Arial"/>
                <w:sz w:val="24"/>
              </w:rPr>
            </w:pPr>
            <w:r>
              <w:rPr>
                <w:rFonts w:ascii="Arial" w:hAnsi="Arial" w:cs="Arial"/>
                <w:sz w:val="24"/>
              </w:rPr>
              <w:t>89.94</w:t>
            </w:r>
          </w:p>
        </w:tc>
        <w:tc>
          <w:tcPr>
            <w:tcW w:w="855" w:type="dxa"/>
            <w:vAlign w:val="center"/>
          </w:tcPr>
          <w:p>
            <w:pPr>
              <w:spacing w:line="360" w:lineRule="auto"/>
              <w:jc w:val="center"/>
              <w:rPr>
                <w:rFonts w:ascii="Arial" w:hAnsi="Arial" w:cs="Arial"/>
                <w:sz w:val="24"/>
              </w:rPr>
            </w:pPr>
            <w:r>
              <w:rPr>
                <w:rFonts w:ascii="Arial" w:hAnsi="Arial" w:cs="Arial"/>
                <w:sz w:val="24"/>
              </w:rPr>
              <w:t>90.33</w:t>
            </w:r>
          </w:p>
        </w:tc>
        <w:tc>
          <w:tcPr>
            <w:tcW w:w="836" w:type="dxa"/>
            <w:vAlign w:val="center"/>
          </w:tcPr>
          <w:p>
            <w:pPr>
              <w:spacing w:line="360" w:lineRule="auto"/>
              <w:jc w:val="center"/>
              <w:rPr>
                <w:rFonts w:ascii="Arial" w:hAnsi="Arial" w:cs="Arial"/>
                <w:sz w:val="24"/>
              </w:rPr>
            </w:pPr>
            <w:r>
              <w:rPr>
                <w:rFonts w:ascii="Arial" w:hAnsi="Arial" w:cs="Arial"/>
                <w:sz w:val="24"/>
              </w:rPr>
              <w:t>87.65</w:t>
            </w:r>
          </w:p>
        </w:tc>
        <w:tc>
          <w:tcPr>
            <w:tcW w:w="873" w:type="dxa"/>
            <w:vAlign w:val="center"/>
          </w:tcPr>
          <w:p>
            <w:pPr>
              <w:spacing w:line="360" w:lineRule="auto"/>
              <w:jc w:val="center"/>
              <w:rPr>
                <w:rFonts w:ascii="Arial" w:hAnsi="Arial" w:cs="Arial"/>
                <w:sz w:val="24"/>
              </w:rPr>
            </w:pPr>
            <w:r>
              <w:rPr>
                <w:rFonts w:ascii="Arial" w:hAnsi="Arial" w:cs="Arial"/>
                <w:sz w:val="24"/>
              </w:rPr>
              <w:t>88.97</w:t>
            </w:r>
          </w:p>
        </w:tc>
        <w:tc>
          <w:tcPr>
            <w:tcW w:w="854" w:type="dxa"/>
            <w:vAlign w:val="center"/>
          </w:tcPr>
          <w:p>
            <w:pPr>
              <w:spacing w:line="360" w:lineRule="auto"/>
              <w:jc w:val="center"/>
              <w:rPr>
                <w:rFonts w:ascii="Arial" w:hAnsi="Arial" w:cs="Arial"/>
                <w:sz w:val="24"/>
              </w:rPr>
            </w:pPr>
            <w:r>
              <w:rPr>
                <w:rFonts w:ascii="Arial" w:hAnsi="Arial" w:cs="Arial"/>
                <w:sz w:val="24"/>
              </w:rPr>
              <w:t>70.28</w:t>
            </w:r>
          </w:p>
        </w:tc>
        <w:tc>
          <w:tcPr>
            <w:tcW w:w="909" w:type="dxa"/>
            <w:vAlign w:val="center"/>
          </w:tcPr>
          <w:p>
            <w:pPr>
              <w:spacing w:line="360" w:lineRule="auto"/>
              <w:jc w:val="center"/>
              <w:rPr>
                <w:rFonts w:ascii="Arial" w:hAnsi="Arial" w:cs="Arial"/>
                <w:sz w:val="24"/>
              </w:rPr>
            </w:pPr>
            <w:r>
              <w:rPr>
                <w:rFonts w:ascii="Arial" w:hAnsi="Arial" w:cs="Arial"/>
                <w:sz w:val="24"/>
              </w:rPr>
              <w:t>69.56</w:t>
            </w:r>
          </w:p>
        </w:tc>
        <w:tc>
          <w:tcPr>
            <w:tcW w:w="837" w:type="dxa"/>
            <w:vAlign w:val="center"/>
          </w:tcPr>
          <w:p>
            <w:pPr>
              <w:spacing w:line="360" w:lineRule="auto"/>
              <w:jc w:val="center"/>
              <w:rPr>
                <w:rFonts w:ascii="Arial" w:hAnsi="Arial" w:cs="Arial"/>
                <w:sz w:val="24"/>
              </w:rPr>
            </w:pPr>
            <w:r>
              <w:rPr>
                <w:rFonts w:ascii="Arial" w:hAnsi="Arial" w:cs="Arial"/>
                <w:sz w:val="24"/>
              </w:rPr>
              <w:t>69.92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Align w:val="center"/>
          </w:tcPr>
          <w:p>
            <w:pPr>
              <w:spacing w:line="360" w:lineRule="auto"/>
              <w:jc w:val="center"/>
              <w:rPr>
                <w:rFonts w:ascii="Arial" w:hAnsi="Arial" w:cs="Arial"/>
                <w:sz w:val="24"/>
              </w:rPr>
            </w:pPr>
            <w:r>
              <w:rPr>
                <w:rFonts w:ascii="Arial" w:hAnsi="Arial" w:cs="Arial"/>
                <w:sz w:val="24"/>
              </w:rPr>
              <w:t>h=50,</w:t>
            </w:r>
          </w:p>
          <w:p>
            <w:pPr>
              <w:spacing w:line="360" w:lineRule="auto"/>
              <w:jc w:val="center"/>
              <w:rPr>
                <w:rFonts w:ascii="Arial" w:hAnsi="Arial" w:cs="Arial"/>
                <w:sz w:val="24"/>
              </w:rPr>
            </w:pPr>
            <w:r>
              <w:rPr>
                <w:rFonts w:ascii="Arial" w:hAnsi="Arial" w:cs="Arial"/>
                <w:sz w:val="24"/>
              </w:rPr>
              <w:t>lr=0.01</w:t>
            </w:r>
          </w:p>
        </w:tc>
        <w:tc>
          <w:tcPr>
            <w:tcW w:w="850" w:type="dxa"/>
            <w:vAlign w:val="center"/>
          </w:tcPr>
          <w:p>
            <w:pPr>
              <w:spacing w:line="360" w:lineRule="auto"/>
              <w:jc w:val="center"/>
              <w:rPr>
                <w:rFonts w:ascii="Arial" w:hAnsi="Arial" w:cs="Arial"/>
                <w:sz w:val="24"/>
              </w:rPr>
            </w:pPr>
            <w:r>
              <w:rPr>
                <w:rFonts w:ascii="Arial" w:hAnsi="Arial" w:cs="Arial"/>
                <w:sz w:val="24"/>
              </w:rPr>
              <w:t>89.37</w:t>
            </w:r>
          </w:p>
        </w:tc>
        <w:tc>
          <w:tcPr>
            <w:tcW w:w="882" w:type="dxa"/>
            <w:vAlign w:val="center"/>
          </w:tcPr>
          <w:p>
            <w:pPr>
              <w:spacing w:line="360" w:lineRule="auto"/>
              <w:jc w:val="center"/>
              <w:rPr>
                <w:rFonts w:ascii="Arial" w:hAnsi="Arial" w:cs="Arial"/>
                <w:sz w:val="24"/>
              </w:rPr>
            </w:pPr>
            <w:r>
              <w:rPr>
                <w:rFonts w:ascii="Arial" w:hAnsi="Arial" w:cs="Arial"/>
                <w:sz w:val="24"/>
              </w:rPr>
              <w:t>86.25</w:t>
            </w:r>
          </w:p>
        </w:tc>
        <w:tc>
          <w:tcPr>
            <w:tcW w:w="836" w:type="dxa"/>
            <w:vAlign w:val="center"/>
          </w:tcPr>
          <w:p>
            <w:pPr>
              <w:spacing w:line="360" w:lineRule="auto"/>
              <w:jc w:val="center"/>
              <w:rPr>
                <w:rFonts w:ascii="Arial" w:hAnsi="Arial" w:cs="Arial"/>
                <w:sz w:val="24"/>
              </w:rPr>
            </w:pPr>
            <w:r>
              <w:rPr>
                <w:rFonts w:ascii="Arial" w:hAnsi="Arial" w:cs="Arial"/>
                <w:sz w:val="24"/>
              </w:rPr>
              <w:t>87.78</w:t>
            </w:r>
          </w:p>
        </w:tc>
        <w:tc>
          <w:tcPr>
            <w:tcW w:w="855" w:type="dxa"/>
            <w:vAlign w:val="center"/>
          </w:tcPr>
          <w:p>
            <w:pPr>
              <w:spacing w:line="360" w:lineRule="auto"/>
              <w:jc w:val="center"/>
              <w:rPr>
                <w:rFonts w:ascii="Arial" w:hAnsi="Arial" w:cs="Arial"/>
                <w:sz w:val="24"/>
              </w:rPr>
            </w:pPr>
            <w:r>
              <w:rPr>
                <w:rFonts w:ascii="Arial" w:hAnsi="Arial" w:cs="Arial"/>
                <w:sz w:val="24"/>
              </w:rPr>
              <w:t>90.45</w:t>
            </w:r>
          </w:p>
        </w:tc>
        <w:tc>
          <w:tcPr>
            <w:tcW w:w="836" w:type="dxa"/>
            <w:vAlign w:val="center"/>
          </w:tcPr>
          <w:p>
            <w:pPr>
              <w:spacing w:line="360" w:lineRule="auto"/>
              <w:jc w:val="center"/>
              <w:rPr>
                <w:rFonts w:ascii="Arial" w:hAnsi="Arial" w:cs="Arial"/>
                <w:sz w:val="24"/>
              </w:rPr>
            </w:pPr>
            <w:r>
              <w:rPr>
                <w:rFonts w:ascii="Arial" w:hAnsi="Arial" w:cs="Arial"/>
                <w:sz w:val="24"/>
              </w:rPr>
              <w:t>89.86</w:t>
            </w:r>
          </w:p>
        </w:tc>
        <w:tc>
          <w:tcPr>
            <w:tcW w:w="873" w:type="dxa"/>
            <w:vAlign w:val="center"/>
          </w:tcPr>
          <w:p>
            <w:pPr>
              <w:spacing w:line="360" w:lineRule="auto"/>
              <w:jc w:val="center"/>
              <w:rPr>
                <w:rFonts w:ascii="Arial" w:hAnsi="Arial" w:cs="Arial"/>
                <w:sz w:val="24"/>
              </w:rPr>
            </w:pPr>
            <w:r>
              <w:rPr>
                <w:rFonts w:ascii="Arial" w:hAnsi="Arial" w:cs="Arial"/>
                <w:sz w:val="24"/>
              </w:rPr>
              <w:t>90.15</w:t>
            </w:r>
          </w:p>
        </w:tc>
        <w:tc>
          <w:tcPr>
            <w:tcW w:w="854" w:type="dxa"/>
            <w:vAlign w:val="center"/>
          </w:tcPr>
          <w:p>
            <w:pPr>
              <w:spacing w:line="360" w:lineRule="auto"/>
              <w:jc w:val="center"/>
              <w:rPr>
                <w:rFonts w:ascii="Arial" w:hAnsi="Arial" w:cs="Arial"/>
                <w:sz w:val="24"/>
              </w:rPr>
            </w:pPr>
            <w:r>
              <w:rPr>
                <w:rFonts w:ascii="Arial" w:hAnsi="Arial" w:cs="Arial"/>
                <w:sz w:val="24"/>
              </w:rPr>
              <w:t>70.83</w:t>
            </w:r>
          </w:p>
        </w:tc>
        <w:tc>
          <w:tcPr>
            <w:tcW w:w="909" w:type="dxa"/>
            <w:vAlign w:val="center"/>
          </w:tcPr>
          <w:p>
            <w:pPr>
              <w:spacing w:line="360" w:lineRule="auto"/>
              <w:jc w:val="center"/>
              <w:rPr>
                <w:rFonts w:ascii="Arial" w:hAnsi="Arial" w:cs="Arial"/>
                <w:sz w:val="24"/>
              </w:rPr>
            </w:pPr>
            <w:r>
              <w:rPr>
                <w:rFonts w:ascii="Arial" w:hAnsi="Arial" w:cs="Arial"/>
                <w:sz w:val="24"/>
              </w:rPr>
              <w:t>68.67</w:t>
            </w:r>
          </w:p>
        </w:tc>
        <w:tc>
          <w:tcPr>
            <w:tcW w:w="837" w:type="dxa"/>
            <w:vAlign w:val="center"/>
          </w:tcPr>
          <w:p>
            <w:pPr>
              <w:spacing w:line="360" w:lineRule="auto"/>
              <w:jc w:val="center"/>
              <w:rPr>
                <w:rFonts w:ascii="Arial" w:hAnsi="Arial" w:cs="Arial"/>
                <w:sz w:val="24"/>
              </w:rPr>
            </w:pPr>
            <w:r>
              <w:rPr>
                <w:rFonts w:ascii="Arial" w:hAnsi="Arial" w:cs="Arial"/>
                <w:sz w:val="24"/>
              </w:rPr>
              <w:t>69.73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lr=0.001</w:t>
            </w:r>
          </w:p>
        </w:tc>
        <w:tc>
          <w:tcPr>
            <w:tcW w:w="850" w:type="dxa"/>
            <w:vAlign w:val="center"/>
          </w:tcPr>
          <w:p>
            <w:pPr>
              <w:spacing w:line="360" w:lineRule="auto"/>
              <w:jc w:val="center"/>
              <w:rPr>
                <w:rFonts w:ascii="Arial" w:hAnsi="Arial" w:cs="Arial"/>
                <w:sz w:val="24"/>
              </w:rPr>
            </w:pPr>
            <w:r>
              <w:rPr>
                <w:rFonts w:ascii="Arial" w:hAnsi="Arial" w:cs="Arial"/>
                <w:sz w:val="24"/>
              </w:rPr>
              <w:t>90.62</w:t>
            </w:r>
          </w:p>
        </w:tc>
        <w:tc>
          <w:tcPr>
            <w:tcW w:w="882" w:type="dxa"/>
            <w:vAlign w:val="center"/>
          </w:tcPr>
          <w:p>
            <w:pPr>
              <w:spacing w:line="360" w:lineRule="auto"/>
              <w:jc w:val="center"/>
              <w:rPr>
                <w:rFonts w:ascii="Arial" w:hAnsi="Arial" w:cs="Arial"/>
                <w:sz w:val="24"/>
              </w:rPr>
            </w:pPr>
            <w:r>
              <w:rPr>
                <w:rFonts w:ascii="Arial" w:hAnsi="Arial" w:cs="Arial"/>
                <w:sz w:val="24"/>
              </w:rPr>
              <w:t>86.72</w:t>
            </w:r>
          </w:p>
        </w:tc>
        <w:tc>
          <w:tcPr>
            <w:tcW w:w="836" w:type="dxa"/>
            <w:vAlign w:val="center"/>
          </w:tcPr>
          <w:p>
            <w:pPr>
              <w:spacing w:line="360" w:lineRule="auto"/>
              <w:jc w:val="center"/>
              <w:rPr>
                <w:rFonts w:ascii="Arial" w:hAnsi="Arial" w:cs="Arial"/>
                <w:sz w:val="24"/>
              </w:rPr>
            </w:pPr>
            <w:r>
              <w:rPr>
                <w:rFonts w:ascii="Arial" w:hAnsi="Arial" w:cs="Arial"/>
                <w:sz w:val="24"/>
              </w:rPr>
              <w:t>88,63</w:t>
            </w:r>
          </w:p>
        </w:tc>
        <w:tc>
          <w:tcPr>
            <w:tcW w:w="855" w:type="dxa"/>
            <w:vAlign w:val="center"/>
          </w:tcPr>
          <w:p>
            <w:pPr>
              <w:spacing w:line="360" w:lineRule="auto"/>
              <w:jc w:val="center"/>
              <w:rPr>
                <w:rFonts w:ascii="Arial" w:hAnsi="Arial" w:cs="Arial"/>
                <w:sz w:val="24"/>
              </w:rPr>
            </w:pPr>
            <w:r>
              <w:rPr>
                <w:rFonts w:ascii="Arial" w:hAnsi="Arial" w:cs="Arial"/>
                <w:sz w:val="24"/>
              </w:rPr>
              <w:t>89.81</w:t>
            </w:r>
          </w:p>
        </w:tc>
        <w:tc>
          <w:tcPr>
            <w:tcW w:w="836" w:type="dxa"/>
            <w:vAlign w:val="center"/>
          </w:tcPr>
          <w:p>
            <w:pPr>
              <w:spacing w:line="360" w:lineRule="auto"/>
              <w:jc w:val="center"/>
              <w:rPr>
                <w:rFonts w:ascii="Arial" w:hAnsi="Arial" w:cs="Arial"/>
                <w:sz w:val="24"/>
              </w:rPr>
            </w:pPr>
            <w:r>
              <w:rPr>
                <w:rFonts w:ascii="Arial" w:hAnsi="Arial" w:cs="Arial"/>
                <w:sz w:val="24"/>
              </w:rPr>
              <w:t>85.42</w:t>
            </w:r>
          </w:p>
        </w:tc>
        <w:tc>
          <w:tcPr>
            <w:tcW w:w="873" w:type="dxa"/>
            <w:vAlign w:val="center"/>
          </w:tcPr>
          <w:p>
            <w:pPr>
              <w:spacing w:line="360" w:lineRule="auto"/>
              <w:jc w:val="center"/>
              <w:rPr>
                <w:rFonts w:ascii="Arial" w:hAnsi="Arial" w:cs="Arial"/>
                <w:sz w:val="24"/>
              </w:rPr>
            </w:pPr>
            <w:r>
              <w:rPr>
                <w:rFonts w:ascii="Arial" w:hAnsi="Arial" w:cs="Arial"/>
                <w:sz w:val="24"/>
              </w:rPr>
              <w:t>87.56</w:t>
            </w:r>
          </w:p>
        </w:tc>
        <w:tc>
          <w:tcPr>
            <w:tcW w:w="854" w:type="dxa"/>
            <w:vAlign w:val="center"/>
          </w:tcPr>
          <w:p>
            <w:pPr>
              <w:spacing w:line="360" w:lineRule="auto"/>
              <w:jc w:val="center"/>
              <w:rPr>
                <w:rFonts w:ascii="Arial" w:hAnsi="Arial" w:cs="Arial"/>
                <w:sz w:val="24"/>
              </w:rPr>
            </w:pPr>
            <w:r>
              <w:rPr>
                <w:rFonts w:ascii="Arial" w:hAnsi="Arial" w:cs="Arial"/>
                <w:sz w:val="24"/>
              </w:rPr>
              <w:t>73.32</w:t>
            </w:r>
          </w:p>
        </w:tc>
        <w:tc>
          <w:tcPr>
            <w:tcW w:w="909" w:type="dxa"/>
            <w:vAlign w:val="center"/>
          </w:tcPr>
          <w:p>
            <w:pPr>
              <w:spacing w:line="360" w:lineRule="auto"/>
              <w:jc w:val="center"/>
              <w:rPr>
                <w:rFonts w:ascii="Arial" w:hAnsi="Arial" w:cs="Arial"/>
                <w:sz w:val="24"/>
              </w:rPr>
            </w:pPr>
            <w:r>
              <w:rPr>
                <w:rFonts w:ascii="Arial" w:hAnsi="Arial" w:cs="Arial"/>
                <w:sz w:val="24"/>
              </w:rPr>
              <w:t>70.51</w:t>
            </w:r>
          </w:p>
        </w:tc>
        <w:tc>
          <w:tcPr>
            <w:tcW w:w="837" w:type="dxa"/>
            <w:vAlign w:val="center"/>
          </w:tcPr>
          <w:p>
            <w:pPr>
              <w:spacing w:line="360" w:lineRule="auto"/>
              <w:jc w:val="center"/>
              <w:rPr>
                <w:rFonts w:ascii="Arial" w:hAnsi="Arial" w:cs="Arial"/>
                <w:sz w:val="24"/>
              </w:rPr>
            </w:pPr>
            <w:r>
              <w:rPr>
                <w:rFonts w:ascii="Arial" w:hAnsi="Arial" w:cs="Arial"/>
                <w:sz w:val="24"/>
              </w:rPr>
              <w:t>71.89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lr=0.005</w:t>
            </w:r>
          </w:p>
        </w:tc>
        <w:tc>
          <w:tcPr>
            <w:tcW w:w="850" w:type="dxa"/>
            <w:vAlign w:val="center"/>
          </w:tcPr>
          <w:p>
            <w:pPr>
              <w:spacing w:line="360" w:lineRule="auto"/>
              <w:jc w:val="center"/>
              <w:rPr>
                <w:rFonts w:ascii="Arial" w:hAnsi="Arial" w:cs="Arial"/>
                <w:sz w:val="24"/>
              </w:rPr>
            </w:pPr>
            <w:r>
              <w:rPr>
                <w:rFonts w:ascii="Arial" w:hAnsi="Arial" w:cs="Arial"/>
                <w:sz w:val="24"/>
              </w:rPr>
              <w:t>88.86</w:t>
            </w:r>
          </w:p>
        </w:tc>
        <w:tc>
          <w:tcPr>
            <w:tcW w:w="882" w:type="dxa"/>
            <w:vAlign w:val="center"/>
          </w:tcPr>
          <w:p>
            <w:pPr>
              <w:spacing w:line="360" w:lineRule="auto"/>
              <w:jc w:val="center"/>
              <w:rPr>
                <w:rFonts w:ascii="Arial" w:hAnsi="Arial" w:cs="Arial"/>
                <w:sz w:val="24"/>
              </w:rPr>
            </w:pPr>
            <w:r>
              <w:rPr>
                <w:rFonts w:ascii="Arial" w:hAnsi="Arial" w:cs="Arial"/>
                <w:sz w:val="24"/>
              </w:rPr>
              <w:t>83.57</w:t>
            </w:r>
          </w:p>
        </w:tc>
        <w:tc>
          <w:tcPr>
            <w:tcW w:w="836" w:type="dxa"/>
            <w:vAlign w:val="center"/>
          </w:tcPr>
          <w:p>
            <w:pPr>
              <w:spacing w:line="360" w:lineRule="auto"/>
              <w:jc w:val="center"/>
              <w:rPr>
                <w:rFonts w:ascii="Arial" w:hAnsi="Arial" w:cs="Arial"/>
                <w:sz w:val="24"/>
              </w:rPr>
            </w:pPr>
            <w:r>
              <w:rPr>
                <w:rFonts w:ascii="Arial" w:hAnsi="Arial" w:cs="Arial"/>
                <w:sz w:val="24"/>
              </w:rPr>
              <w:t>86.13</w:t>
            </w:r>
          </w:p>
        </w:tc>
        <w:tc>
          <w:tcPr>
            <w:tcW w:w="855" w:type="dxa"/>
            <w:vAlign w:val="center"/>
          </w:tcPr>
          <w:p>
            <w:pPr>
              <w:spacing w:line="360" w:lineRule="auto"/>
              <w:jc w:val="center"/>
              <w:rPr>
                <w:rFonts w:ascii="Arial" w:hAnsi="Arial" w:cs="Arial"/>
                <w:sz w:val="24"/>
              </w:rPr>
            </w:pPr>
            <w:r>
              <w:rPr>
                <w:rFonts w:ascii="Arial" w:hAnsi="Arial" w:cs="Arial"/>
                <w:sz w:val="24"/>
              </w:rPr>
              <w:t>86.28</w:t>
            </w:r>
          </w:p>
        </w:tc>
        <w:tc>
          <w:tcPr>
            <w:tcW w:w="836" w:type="dxa"/>
            <w:vAlign w:val="center"/>
          </w:tcPr>
          <w:p>
            <w:pPr>
              <w:spacing w:line="360" w:lineRule="auto"/>
              <w:jc w:val="center"/>
              <w:rPr>
                <w:rFonts w:ascii="Arial" w:hAnsi="Arial" w:cs="Arial"/>
                <w:sz w:val="24"/>
              </w:rPr>
            </w:pPr>
            <w:r>
              <w:rPr>
                <w:rFonts w:ascii="Arial" w:hAnsi="Arial" w:cs="Arial"/>
                <w:sz w:val="24"/>
              </w:rPr>
              <w:t>83.36</w:t>
            </w:r>
          </w:p>
        </w:tc>
        <w:tc>
          <w:tcPr>
            <w:tcW w:w="873" w:type="dxa"/>
            <w:vAlign w:val="center"/>
          </w:tcPr>
          <w:p>
            <w:pPr>
              <w:spacing w:line="360" w:lineRule="auto"/>
              <w:jc w:val="center"/>
              <w:rPr>
                <w:rFonts w:ascii="Arial" w:hAnsi="Arial" w:cs="Arial"/>
                <w:sz w:val="24"/>
              </w:rPr>
            </w:pPr>
            <w:r>
              <w:rPr>
                <w:rFonts w:ascii="Arial" w:hAnsi="Arial" w:cs="Arial"/>
                <w:sz w:val="24"/>
              </w:rPr>
              <w:t>84.79</w:t>
            </w:r>
          </w:p>
        </w:tc>
        <w:tc>
          <w:tcPr>
            <w:tcW w:w="854" w:type="dxa"/>
            <w:vAlign w:val="center"/>
          </w:tcPr>
          <w:p>
            <w:pPr>
              <w:spacing w:line="360" w:lineRule="auto"/>
              <w:jc w:val="center"/>
              <w:rPr>
                <w:rFonts w:ascii="Arial" w:hAnsi="Arial" w:cs="Arial"/>
                <w:sz w:val="24"/>
              </w:rPr>
            </w:pPr>
            <w:r>
              <w:rPr>
                <w:rFonts w:ascii="Arial" w:hAnsi="Arial" w:cs="Arial"/>
                <w:sz w:val="24"/>
              </w:rPr>
              <w:t>69.98</w:t>
            </w:r>
          </w:p>
        </w:tc>
        <w:tc>
          <w:tcPr>
            <w:tcW w:w="909" w:type="dxa"/>
            <w:vAlign w:val="center"/>
          </w:tcPr>
          <w:p>
            <w:pPr>
              <w:spacing w:line="360" w:lineRule="auto"/>
              <w:jc w:val="center"/>
              <w:rPr>
                <w:rFonts w:ascii="Arial" w:hAnsi="Arial" w:cs="Arial"/>
                <w:sz w:val="24"/>
              </w:rPr>
            </w:pPr>
            <w:r>
              <w:rPr>
                <w:rFonts w:ascii="Arial" w:hAnsi="Arial" w:cs="Arial"/>
                <w:sz w:val="24"/>
              </w:rPr>
              <w:t>67.57</w:t>
            </w:r>
          </w:p>
        </w:tc>
        <w:tc>
          <w:tcPr>
            <w:tcW w:w="837" w:type="dxa"/>
            <w:vAlign w:val="center"/>
          </w:tcPr>
          <w:p>
            <w:pPr>
              <w:spacing w:line="360" w:lineRule="auto"/>
              <w:jc w:val="center"/>
              <w:rPr>
                <w:rFonts w:ascii="Arial" w:hAnsi="Arial" w:cs="Arial"/>
                <w:sz w:val="24"/>
              </w:rPr>
            </w:pPr>
            <w:r>
              <w:rPr>
                <w:rFonts w:ascii="Arial" w:hAnsi="Arial" w:cs="Arial"/>
                <w:sz w:val="24"/>
              </w:rPr>
              <w:t>68.75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00" w:type="dxa"/>
            <w:vAlign w:val="center"/>
          </w:tcPr>
          <w:p>
            <w:pPr>
              <w:spacing w:line="360" w:lineRule="auto"/>
              <w:jc w:val="center"/>
              <w:rPr>
                <w:rFonts w:ascii="Arial" w:hAnsi="Arial" w:cs="Arial"/>
                <w:sz w:val="24"/>
              </w:rPr>
            </w:pPr>
            <w:r>
              <w:rPr>
                <w:rFonts w:ascii="Arial" w:hAnsi="Arial" w:cs="Arial"/>
                <w:sz w:val="24"/>
              </w:rPr>
              <w:t>h=100,</w:t>
            </w:r>
          </w:p>
          <w:p>
            <w:pPr>
              <w:spacing w:line="360" w:lineRule="auto"/>
              <w:jc w:val="center"/>
              <w:rPr>
                <w:rFonts w:ascii="Arial" w:hAnsi="Arial" w:cs="Arial"/>
                <w:sz w:val="24"/>
              </w:rPr>
            </w:pPr>
            <w:r>
              <w:rPr>
                <w:rFonts w:ascii="Arial" w:hAnsi="Arial" w:cs="Arial"/>
                <w:sz w:val="24"/>
              </w:rPr>
              <w:t>lr=0.01</w:t>
            </w:r>
          </w:p>
        </w:tc>
        <w:tc>
          <w:tcPr>
            <w:tcW w:w="850" w:type="dxa"/>
            <w:vAlign w:val="center"/>
          </w:tcPr>
          <w:p>
            <w:pPr>
              <w:spacing w:line="360" w:lineRule="auto"/>
              <w:jc w:val="center"/>
              <w:rPr>
                <w:rFonts w:ascii="Arial" w:hAnsi="Arial" w:cs="Arial"/>
                <w:sz w:val="24"/>
              </w:rPr>
            </w:pPr>
            <w:r>
              <w:rPr>
                <w:rFonts w:ascii="Arial" w:hAnsi="Arial" w:cs="Arial"/>
                <w:sz w:val="24"/>
              </w:rPr>
              <w:t>87.35</w:t>
            </w:r>
          </w:p>
        </w:tc>
        <w:tc>
          <w:tcPr>
            <w:tcW w:w="882" w:type="dxa"/>
            <w:vAlign w:val="center"/>
          </w:tcPr>
          <w:p>
            <w:pPr>
              <w:spacing w:line="360" w:lineRule="auto"/>
              <w:jc w:val="center"/>
              <w:rPr>
                <w:rFonts w:ascii="Arial" w:hAnsi="Arial" w:cs="Arial"/>
                <w:sz w:val="24"/>
              </w:rPr>
            </w:pPr>
            <w:r>
              <w:rPr>
                <w:rFonts w:ascii="Arial" w:hAnsi="Arial" w:cs="Arial"/>
                <w:sz w:val="24"/>
              </w:rPr>
              <w:t>82.19</w:t>
            </w:r>
          </w:p>
        </w:tc>
        <w:tc>
          <w:tcPr>
            <w:tcW w:w="836" w:type="dxa"/>
            <w:vAlign w:val="center"/>
          </w:tcPr>
          <w:p>
            <w:pPr>
              <w:spacing w:line="360" w:lineRule="auto"/>
              <w:jc w:val="center"/>
              <w:rPr>
                <w:rFonts w:ascii="Arial" w:hAnsi="Arial" w:cs="Arial"/>
                <w:sz w:val="24"/>
              </w:rPr>
            </w:pPr>
            <w:r>
              <w:rPr>
                <w:rFonts w:ascii="Arial" w:hAnsi="Arial" w:cs="Arial"/>
                <w:sz w:val="24"/>
              </w:rPr>
              <w:t>84.69</w:t>
            </w:r>
          </w:p>
        </w:tc>
        <w:tc>
          <w:tcPr>
            <w:tcW w:w="855" w:type="dxa"/>
            <w:vAlign w:val="center"/>
          </w:tcPr>
          <w:p>
            <w:pPr>
              <w:spacing w:line="360" w:lineRule="auto"/>
              <w:jc w:val="center"/>
              <w:rPr>
                <w:rFonts w:ascii="Arial" w:hAnsi="Arial" w:cs="Arial"/>
                <w:sz w:val="24"/>
              </w:rPr>
            </w:pPr>
            <w:r>
              <w:rPr>
                <w:rFonts w:ascii="Arial" w:hAnsi="Arial" w:cs="Arial"/>
                <w:sz w:val="24"/>
              </w:rPr>
              <w:t>86.45</w:t>
            </w:r>
          </w:p>
        </w:tc>
        <w:tc>
          <w:tcPr>
            <w:tcW w:w="836" w:type="dxa"/>
            <w:vAlign w:val="center"/>
          </w:tcPr>
          <w:p>
            <w:pPr>
              <w:spacing w:line="360" w:lineRule="auto"/>
              <w:jc w:val="center"/>
              <w:rPr>
                <w:rFonts w:ascii="Arial" w:hAnsi="Arial" w:cs="Arial"/>
                <w:sz w:val="24"/>
              </w:rPr>
            </w:pPr>
            <w:r>
              <w:rPr>
                <w:rFonts w:ascii="Arial" w:hAnsi="Arial" w:cs="Arial"/>
                <w:sz w:val="24"/>
              </w:rPr>
              <w:t>83.86</w:t>
            </w:r>
          </w:p>
        </w:tc>
        <w:tc>
          <w:tcPr>
            <w:tcW w:w="873" w:type="dxa"/>
            <w:vAlign w:val="center"/>
          </w:tcPr>
          <w:p>
            <w:pPr>
              <w:spacing w:line="360" w:lineRule="auto"/>
              <w:jc w:val="center"/>
              <w:rPr>
                <w:rFonts w:ascii="Arial" w:hAnsi="Arial" w:cs="Arial"/>
                <w:sz w:val="24"/>
              </w:rPr>
            </w:pPr>
            <w:r>
              <w:rPr>
                <w:rFonts w:ascii="Arial" w:hAnsi="Arial" w:cs="Arial"/>
                <w:sz w:val="24"/>
              </w:rPr>
              <w:t>85.14</w:t>
            </w:r>
          </w:p>
        </w:tc>
        <w:tc>
          <w:tcPr>
            <w:tcW w:w="854" w:type="dxa"/>
            <w:vAlign w:val="center"/>
          </w:tcPr>
          <w:p>
            <w:pPr>
              <w:spacing w:line="360" w:lineRule="auto"/>
              <w:jc w:val="center"/>
              <w:rPr>
                <w:rFonts w:ascii="Arial" w:hAnsi="Arial" w:cs="Arial"/>
                <w:sz w:val="24"/>
              </w:rPr>
            </w:pPr>
            <w:r>
              <w:rPr>
                <w:rFonts w:ascii="Arial" w:hAnsi="Arial" w:cs="Arial"/>
                <w:sz w:val="24"/>
              </w:rPr>
              <w:t>68.72</w:t>
            </w:r>
          </w:p>
        </w:tc>
        <w:tc>
          <w:tcPr>
            <w:tcW w:w="909" w:type="dxa"/>
            <w:vAlign w:val="center"/>
          </w:tcPr>
          <w:p>
            <w:pPr>
              <w:spacing w:line="360" w:lineRule="auto"/>
              <w:jc w:val="center"/>
              <w:rPr>
                <w:rFonts w:ascii="Arial" w:hAnsi="Arial" w:cs="Arial"/>
                <w:sz w:val="24"/>
              </w:rPr>
            </w:pPr>
            <w:r>
              <w:rPr>
                <w:rFonts w:ascii="Arial" w:hAnsi="Arial" w:cs="Arial"/>
                <w:sz w:val="24"/>
              </w:rPr>
              <w:t>65.43</w:t>
            </w:r>
          </w:p>
        </w:tc>
        <w:tc>
          <w:tcPr>
            <w:tcW w:w="837" w:type="dxa"/>
            <w:vAlign w:val="center"/>
          </w:tcPr>
          <w:p>
            <w:pPr>
              <w:spacing w:line="360" w:lineRule="auto"/>
              <w:jc w:val="center"/>
              <w:rPr>
                <w:rFonts w:ascii="Arial" w:hAnsi="Arial" w:cs="Arial"/>
                <w:sz w:val="24"/>
              </w:rPr>
            </w:pPr>
            <w:r>
              <w:rPr>
                <w:rFonts w:ascii="Arial" w:hAnsi="Arial" w:cs="Arial"/>
                <w:sz w:val="24"/>
              </w:rPr>
              <w:t>67.03</w:t>
            </w:r>
          </w:p>
        </w:tc>
      </w:tr>
    </w:tbl>
    <w:p>
      <w:pPr>
        <w:pStyle w:val="3"/>
        <w:rPr>
          <w:rFonts w:cs="Arial"/>
        </w:rPr>
      </w:pPr>
      <w:bookmarkStart w:id="477" w:name="_Toc16216_WPSOffice_Level3"/>
      <w:r>
        <w:rPr>
          <w:rFonts w:cs="Arial"/>
        </w:rPr>
        <w:t xml:space="preserve">5.2.2 </w:t>
      </w:r>
      <w:r>
        <w:rPr>
          <w:rFonts w:hint="eastAsia" w:cs="Arial"/>
        </w:rPr>
        <w:t>不同模型间的实验对比与分析</w:t>
      </w:r>
      <w:bookmarkEnd w:id="477"/>
    </w:p>
    <w:p>
      <w:pPr>
        <w:spacing w:line="360" w:lineRule="auto"/>
        <w:ind w:firstLine="480" w:firstLineChars="200"/>
        <w:rPr>
          <w:rFonts w:ascii="Arial" w:hAnsi="Arial" w:cs="Arial"/>
          <w:sz w:val="24"/>
        </w:rPr>
      </w:pPr>
      <w:r>
        <w:rPr>
          <w:rFonts w:hint="eastAsia" w:ascii="Arial" w:hAnsi="Arial" w:cs="Arial"/>
          <w:sz w:val="24"/>
        </w:rPr>
        <w:t>针对本章需要解决的命名实体识别任务，为了对本文选择的模型进行更全面、更准确的性能评估，本节将列出在相同的输入和语料环境下，</w:t>
      </w:r>
      <w:r>
        <w:rPr>
          <w:rFonts w:ascii="Arial" w:hAnsi="Arial" w:cs="Arial"/>
          <w:sz w:val="24"/>
        </w:rPr>
        <w:t>CRF</w:t>
      </w:r>
      <w:r>
        <w:rPr>
          <w:rFonts w:hint="eastAsia" w:ascii="Arial" w:hAnsi="Arial" w:cs="Arial"/>
          <w:sz w:val="24"/>
        </w:rPr>
        <w:t>、</w:t>
      </w:r>
      <w:r>
        <w:rPr>
          <w:rFonts w:ascii="Arial" w:hAnsi="Arial" w:cs="Arial"/>
          <w:sz w:val="24"/>
        </w:rPr>
        <w:t>LSTM</w:t>
      </w:r>
      <w:r>
        <w:rPr>
          <w:rFonts w:hint="eastAsia" w:ascii="Arial" w:hAnsi="Arial" w:cs="Arial"/>
          <w:sz w:val="24"/>
        </w:rPr>
        <w:t>、</w:t>
      </w:r>
      <w:r>
        <w:rPr>
          <w:rFonts w:ascii="Arial" w:hAnsi="Arial" w:cs="Arial"/>
          <w:sz w:val="24"/>
        </w:rPr>
        <w:t>BiLSTM</w:t>
      </w:r>
      <w:r>
        <w:rPr>
          <w:rFonts w:hint="eastAsia" w:ascii="Arial" w:hAnsi="Arial" w:cs="Arial"/>
          <w:sz w:val="24"/>
        </w:rPr>
        <w:t>等模型解决命名实体识别任务时的性能对比，如表</w:t>
      </w:r>
      <w:r>
        <w:rPr>
          <w:rFonts w:ascii="Arial" w:hAnsi="Arial" w:cs="Arial"/>
          <w:sz w:val="24"/>
        </w:rPr>
        <w:t>5.2</w:t>
      </w:r>
      <w:r>
        <w:rPr>
          <w:rFonts w:hint="eastAsia" w:ascii="Arial" w:hAnsi="Arial" w:cs="Arial"/>
          <w:sz w:val="24"/>
        </w:rPr>
        <w:t>所示。</w:t>
      </w:r>
    </w:p>
    <w:p>
      <w:pPr>
        <w:pStyle w:val="37"/>
        <w:rPr>
          <w:rFonts w:cs="Arial"/>
        </w:rPr>
      </w:pPr>
      <w:bookmarkStart w:id="478" w:name="_Toc10025"/>
      <w:bookmarkStart w:id="479" w:name="_Toc29682"/>
      <w:bookmarkStart w:id="480" w:name="_Toc22394"/>
      <w:r>
        <w:rPr>
          <w:rFonts w:hint="eastAsia"/>
        </w:rPr>
        <w:t>表</w:t>
      </w:r>
      <w:r>
        <w:t xml:space="preserve">5.2 </w:t>
      </w:r>
      <w:r>
        <w:rPr>
          <w:rFonts w:hint="eastAsia"/>
        </w:rPr>
        <w:t>不同命名实体识别模型在相同输入下的性能对比</w:t>
      </w:r>
      <w:bookmarkEnd w:id="478"/>
      <w:bookmarkEnd w:id="479"/>
      <w:bookmarkEnd w:id="480"/>
    </w:p>
    <w:tbl>
      <w:tblPr>
        <w:tblStyle w:val="25"/>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00" w:type="dxa"/>
            <w:vMerge w:val="restart"/>
            <w:vAlign w:val="center"/>
          </w:tcPr>
          <w:p>
            <w:pPr>
              <w:spacing w:line="360" w:lineRule="auto"/>
              <w:jc w:val="center"/>
              <w:rPr>
                <w:rFonts w:ascii="Arial" w:hAnsi="Arial" w:cs="Arial"/>
                <w:sz w:val="24"/>
              </w:rPr>
            </w:pPr>
            <w:r>
              <w:rPr>
                <w:rFonts w:hint="eastAsia" w:ascii="Arial" w:hAnsi="Arial" w:cs="Arial"/>
                <w:sz w:val="24"/>
              </w:rPr>
              <w:t>模</w:t>
            </w:r>
            <w:r>
              <w:rPr>
                <w:rFonts w:ascii="Arial" w:hAnsi="Arial" w:cs="Arial"/>
                <w:sz w:val="24"/>
              </w:rPr>
              <w:t xml:space="preserve">  </w:t>
            </w:r>
            <w:r>
              <w:rPr>
                <w:rFonts w:hint="eastAsia" w:ascii="Arial" w:hAnsi="Arial" w:cs="Arial"/>
                <w:sz w:val="24"/>
              </w:rPr>
              <w:t>型</w:t>
            </w:r>
          </w:p>
          <w:p>
            <w:pPr>
              <w:spacing w:line="360" w:lineRule="auto"/>
              <w:jc w:val="center"/>
              <w:rPr>
                <w:rFonts w:ascii="Arial" w:hAnsi="Arial" w:cs="Arial"/>
                <w:sz w:val="24"/>
              </w:rPr>
            </w:pPr>
            <w:r>
              <w:rPr>
                <w:rFonts w:hint="eastAsia" w:ascii="Arial" w:hAnsi="Arial" w:cs="Arial"/>
                <w:sz w:val="24"/>
              </w:rPr>
              <w:t>名</w:t>
            </w:r>
            <w:r>
              <w:rPr>
                <w:rFonts w:ascii="Arial" w:hAnsi="Arial" w:cs="Arial"/>
                <w:sz w:val="24"/>
              </w:rPr>
              <w:t xml:space="preserve">  </w:t>
            </w:r>
            <w:r>
              <w:rPr>
                <w:rFonts w:hint="eastAsia" w:ascii="Arial" w:hAnsi="Arial" w:cs="Arial"/>
                <w:sz w:val="24"/>
              </w:rPr>
              <w:t>称</w:t>
            </w:r>
          </w:p>
        </w:tc>
        <w:tc>
          <w:tcPr>
            <w:tcW w:w="2568" w:type="dxa"/>
            <w:gridSpan w:val="3"/>
            <w:vAlign w:val="center"/>
          </w:tcPr>
          <w:p>
            <w:pPr>
              <w:spacing w:line="360" w:lineRule="auto"/>
              <w:jc w:val="center"/>
              <w:rPr>
                <w:rFonts w:ascii="Arial" w:hAnsi="Arial" w:cs="Arial"/>
                <w:sz w:val="24"/>
              </w:rPr>
            </w:pPr>
            <w:r>
              <w:rPr>
                <w:rFonts w:ascii="Arial" w:hAnsi="Arial" w:cs="Arial"/>
                <w:sz w:val="24"/>
              </w:rPr>
              <w:t>C</w:t>
            </w:r>
            <w:r>
              <w:rPr>
                <w:rFonts w:hint="eastAsia" w:ascii="Arial" w:hAnsi="Arial" w:cs="Arial"/>
                <w:sz w:val="24"/>
              </w:rPr>
              <w:t>（</w:t>
            </w:r>
            <w:r>
              <w:rPr>
                <w:rFonts w:ascii="Arial" w:hAnsi="Arial" w:cs="Arial"/>
                <w:sz w:val="24"/>
              </w:rPr>
              <w:t>%</w:t>
            </w:r>
            <w:r>
              <w:rPr>
                <w:rFonts w:hint="eastAsia" w:ascii="Arial" w:hAnsi="Arial" w:cs="Arial"/>
                <w:sz w:val="24"/>
              </w:rPr>
              <w:t>）</w:t>
            </w:r>
          </w:p>
        </w:tc>
        <w:tc>
          <w:tcPr>
            <w:tcW w:w="2564" w:type="dxa"/>
            <w:gridSpan w:val="3"/>
            <w:vAlign w:val="center"/>
          </w:tcPr>
          <w:p>
            <w:pPr>
              <w:spacing w:line="360" w:lineRule="auto"/>
              <w:jc w:val="center"/>
              <w:rPr>
                <w:rFonts w:ascii="Arial" w:hAnsi="Arial" w:cs="Arial"/>
                <w:sz w:val="24"/>
              </w:rPr>
            </w:pPr>
            <w:r>
              <w:rPr>
                <w:rFonts w:ascii="Arial" w:hAnsi="Arial" w:cs="Arial"/>
                <w:sz w:val="24"/>
              </w:rPr>
              <w:t>P</w:t>
            </w:r>
            <w:r>
              <w:rPr>
                <w:rFonts w:hint="eastAsia" w:ascii="Arial" w:hAnsi="Arial" w:cs="Arial"/>
                <w:sz w:val="24"/>
              </w:rPr>
              <w:t>（</w:t>
            </w:r>
            <w:r>
              <w:rPr>
                <w:rFonts w:ascii="Arial" w:hAnsi="Arial" w:cs="Arial"/>
                <w:sz w:val="24"/>
              </w:rPr>
              <w:t>%</w:t>
            </w:r>
            <w:r>
              <w:rPr>
                <w:rFonts w:hint="eastAsia" w:ascii="Arial" w:hAnsi="Arial" w:cs="Arial"/>
                <w:sz w:val="24"/>
              </w:rPr>
              <w:t>）</w:t>
            </w:r>
          </w:p>
        </w:tc>
        <w:tc>
          <w:tcPr>
            <w:tcW w:w="2600" w:type="dxa"/>
            <w:gridSpan w:val="3"/>
            <w:vAlign w:val="center"/>
          </w:tcPr>
          <w:p>
            <w:pPr>
              <w:spacing w:line="360" w:lineRule="auto"/>
              <w:jc w:val="center"/>
              <w:rPr>
                <w:rFonts w:ascii="Arial" w:hAnsi="Arial" w:cs="Arial"/>
                <w:sz w:val="24"/>
              </w:rPr>
            </w:pPr>
            <w:r>
              <w:rPr>
                <w:rFonts w:ascii="Arial" w:hAnsi="Arial" w:cs="Arial"/>
                <w:sz w:val="24"/>
              </w:rPr>
              <w:t>INS</w:t>
            </w:r>
            <w:r>
              <w:rPr>
                <w:rFonts w:hint="eastAsia" w:ascii="Arial" w:hAnsi="Arial" w:cs="Arial"/>
                <w:sz w:val="24"/>
              </w:rPr>
              <w:t>（</w:t>
            </w:r>
            <w:r>
              <w:rPr>
                <w:rFonts w:ascii="Arial" w:hAnsi="Arial" w:cs="Arial"/>
                <w:sz w:val="24"/>
              </w:rPr>
              <w:t>%</w:t>
            </w:r>
            <w:r>
              <w:rPr>
                <w:rFonts w:hint="eastAsia" w:ascii="Arial" w:hAnsi="Arial" w:cs="Arial"/>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00" w:type="dxa"/>
            <w:vMerge w:val="continue"/>
            <w:vAlign w:val="center"/>
          </w:tcPr>
          <w:p>
            <w:pPr>
              <w:spacing w:line="360" w:lineRule="auto"/>
              <w:jc w:val="center"/>
              <w:rPr>
                <w:rFonts w:ascii="Arial" w:hAnsi="Arial" w:cs="Arial"/>
                <w:sz w:val="24"/>
              </w:rPr>
            </w:pPr>
          </w:p>
        </w:tc>
        <w:tc>
          <w:tcPr>
            <w:tcW w:w="850" w:type="dxa"/>
            <w:vAlign w:val="center"/>
          </w:tcPr>
          <w:p>
            <w:pPr>
              <w:spacing w:line="360" w:lineRule="auto"/>
              <w:jc w:val="center"/>
              <w:rPr>
                <w:rFonts w:ascii="Arial" w:hAnsi="Arial" w:cs="Arial"/>
                <w:sz w:val="24"/>
              </w:rPr>
            </w:pPr>
            <w:r>
              <w:rPr>
                <w:rFonts w:ascii="Arial" w:hAnsi="Arial" w:cs="Arial"/>
                <w:sz w:val="24"/>
              </w:rPr>
              <w:t>P</w:t>
            </w:r>
          </w:p>
        </w:tc>
        <w:tc>
          <w:tcPr>
            <w:tcW w:w="882" w:type="dxa"/>
            <w:vAlign w:val="center"/>
          </w:tcPr>
          <w:p>
            <w:pPr>
              <w:spacing w:line="360" w:lineRule="auto"/>
              <w:jc w:val="center"/>
              <w:rPr>
                <w:rFonts w:ascii="Arial" w:hAnsi="Arial" w:cs="Arial"/>
                <w:sz w:val="24"/>
              </w:rPr>
            </w:pPr>
            <w:r>
              <w:rPr>
                <w:rFonts w:ascii="Arial" w:hAnsi="Arial" w:cs="Arial"/>
                <w:sz w:val="24"/>
              </w:rPr>
              <w:t>R</w:t>
            </w:r>
          </w:p>
        </w:tc>
        <w:tc>
          <w:tcPr>
            <w:tcW w:w="836" w:type="dxa"/>
            <w:vAlign w:val="center"/>
          </w:tcPr>
          <w:p>
            <w:pPr>
              <w:spacing w:line="360" w:lineRule="auto"/>
              <w:jc w:val="center"/>
              <w:rPr>
                <w:rFonts w:ascii="Arial" w:hAnsi="Arial" w:cs="Arial"/>
                <w:sz w:val="24"/>
              </w:rPr>
            </w:pPr>
            <w:r>
              <w:rPr>
                <w:rFonts w:ascii="Arial" w:hAnsi="Arial" w:cs="Arial"/>
                <w:sz w:val="24"/>
              </w:rPr>
              <w:t>F1</w:t>
            </w:r>
          </w:p>
        </w:tc>
        <w:tc>
          <w:tcPr>
            <w:tcW w:w="855" w:type="dxa"/>
            <w:vAlign w:val="center"/>
          </w:tcPr>
          <w:p>
            <w:pPr>
              <w:spacing w:line="360" w:lineRule="auto"/>
              <w:jc w:val="center"/>
              <w:rPr>
                <w:rFonts w:ascii="Arial" w:hAnsi="Arial" w:cs="Arial"/>
                <w:sz w:val="24"/>
              </w:rPr>
            </w:pPr>
            <w:r>
              <w:rPr>
                <w:rFonts w:ascii="Arial" w:hAnsi="Arial" w:cs="Arial"/>
                <w:sz w:val="24"/>
              </w:rPr>
              <w:t>P</w:t>
            </w:r>
          </w:p>
        </w:tc>
        <w:tc>
          <w:tcPr>
            <w:tcW w:w="836" w:type="dxa"/>
            <w:vAlign w:val="center"/>
          </w:tcPr>
          <w:p>
            <w:pPr>
              <w:spacing w:line="360" w:lineRule="auto"/>
              <w:jc w:val="center"/>
              <w:rPr>
                <w:rFonts w:ascii="Arial" w:hAnsi="Arial" w:cs="Arial"/>
                <w:sz w:val="24"/>
              </w:rPr>
            </w:pPr>
            <w:r>
              <w:rPr>
                <w:rFonts w:ascii="Arial" w:hAnsi="Arial" w:cs="Arial"/>
                <w:sz w:val="24"/>
              </w:rPr>
              <w:t>R</w:t>
            </w:r>
          </w:p>
        </w:tc>
        <w:tc>
          <w:tcPr>
            <w:tcW w:w="873" w:type="dxa"/>
            <w:vAlign w:val="center"/>
          </w:tcPr>
          <w:p>
            <w:pPr>
              <w:spacing w:line="360" w:lineRule="auto"/>
              <w:jc w:val="center"/>
              <w:rPr>
                <w:rFonts w:ascii="Arial" w:hAnsi="Arial" w:cs="Arial"/>
                <w:sz w:val="24"/>
              </w:rPr>
            </w:pPr>
            <w:r>
              <w:rPr>
                <w:rFonts w:ascii="Arial" w:hAnsi="Arial" w:cs="Arial"/>
                <w:sz w:val="24"/>
              </w:rPr>
              <w:t>F1</w:t>
            </w:r>
          </w:p>
        </w:tc>
        <w:tc>
          <w:tcPr>
            <w:tcW w:w="854" w:type="dxa"/>
            <w:vAlign w:val="center"/>
          </w:tcPr>
          <w:p>
            <w:pPr>
              <w:spacing w:line="360" w:lineRule="auto"/>
              <w:jc w:val="center"/>
              <w:rPr>
                <w:rFonts w:ascii="Arial" w:hAnsi="Arial" w:cs="Arial"/>
                <w:sz w:val="24"/>
              </w:rPr>
            </w:pPr>
            <w:r>
              <w:rPr>
                <w:rFonts w:ascii="Arial" w:hAnsi="Arial" w:cs="Arial"/>
                <w:sz w:val="24"/>
              </w:rPr>
              <w:t>P</w:t>
            </w:r>
          </w:p>
        </w:tc>
        <w:tc>
          <w:tcPr>
            <w:tcW w:w="909" w:type="dxa"/>
            <w:vAlign w:val="center"/>
          </w:tcPr>
          <w:p>
            <w:pPr>
              <w:spacing w:line="360" w:lineRule="auto"/>
              <w:jc w:val="center"/>
              <w:rPr>
                <w:rFonts w:ascii="Arial" w:hAnsi="Arial" w:cs="Arial"/>
                <w:sz w:val="24"/>
              </w:rPr>
            </w:pPr>
            <w:r>
              <w:rPr>
                <w:rFonts w:ascii="Arial" w:hAnsi="Arial" w:cs="Arial"/>
                <w:sz w:val="24"/>
              </w:rPr>
              <w:t>R</w:t>
            </w:r>
          </w:p>
        </w:tc>
        <w:tc>
          <w:tcPr>
            <w:tcW w:w="837" w:type="dxa"/>
            <w:vAlign w:val="center"/>
          </w:tcPr>
          <w:p>
            <w:pPr>
              <w:spacing w:line="360" w:lineRule="auto"/>
              <w:jc w:val="center"/>
              <w:rPr>
                <w:rFonts w:ascii="Arial" w:hAnsi="Arial" w:cs="Arial"/>
                <w:sz w:val="24"/>
              </w:rPr>
            </w:pPr>
            <w:r>
              <w:rPr>
                <w:rFonts w:ascii="Arial" w:hAnsi="Arial" w:cs="Arial"/>
                <w:sz w:val="24"/>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BiLSTM+CRF</w:t>
            </w:r>
          </w:p>
        </w:tc>
        <w:tc>
          <w:tcPr>
            <w:tcW w:w="850" w:type="dxa"/>
            <w:vAlign w:val="center"/>
          </w:tcPr>
          <w:p>
            <w:pPr>
              <w:spacing w:line="360" w:lineRule="auto"/>
              <w:jc w:val="center"/>
              <w:rPr>
                <w:rFonts w:ascii="Arial" w:hAnsi="Arial" w:cs="Arial"/>
                <w:sz w:val="24"/>
              </w:rPr>
            </w:pPr>
            <w:r>
              <w:rPr>
                <w:rFonts w:ascii="Arial" w:hAnsi="Arial" w:cs="Arial"/>
                <w:sz w:val="24"/>
              </w:rPr>
              <w:t>93.49</w:t>
            </w:r>
          </w:p>
        </w:tc>
        <w:tc>
          <w:tcPr>
            <w:tcW w:w="882" w:type="dxa"/>
            <w:vAlign w:val="center"/>
          </w:tcPr>
          <w:p>
            <w:pPr>
              <w:spacing w:line="360" w:lineRule="auto"/>
              <w:jc w:val="center"/>
              <w:rPr>
                <w:rFonts w:ascii="Arial" w:hAnsi="Arial" w:cs="Arial"/>
                <w:sz w:val="24"/>
              </w:rPr>
            </w:pPr>
            <w:r>
              <w:rPr>
                <w:rFonts w:ascii="Arial" w:hAnsi="Arial" w:cs="Arial"/>
                <w:sz w:val="24"/>
              </w:rPr>
              <w:t>94.85</w:t>
            </w:r>
          </w:p>
        </w:tc>
        <w:tc>
          <w:tcPr>
            <w:tcW w:w="836" w:type="dxa"/>
            <w:vAlign w:val="center"/>
          </w:tcPr>
          <w:p>
            <w:pPr>
              <w:spacing w:line="360" w:lineRule="auto"/>
              <w:jc w:val="center"/>
              <w:rPr>
                <w:rFonts w:ascii="Arial" w:hAnsi="Arial" w:cs="Arial"/>
                <w:sz w:val="24"/>
              </w:rPr>
            </w:pPr>
            <w:r>
              <w:rPr>
                <w:rFonts w:ascii="Arial" w:hAnsi="Arial" w:cs="Arial"/>
                <w:sz w:val="24"/>
              </w:rPr>
              <w:t>94.16</w:t>
            </w:r>
          </w:p>
        </w:tc>
        <w:tc>
          <w:tcPr>
            <w:tcW w:w="855" w:type="dxa"/>
            <w:vAlign w:val="center"/>
          </w:tcPr>
          <w:p>
            <w:pPr>
              <w:spacing w:line="360" w:lineRule="auto"/>
              <w:jc w:val="center"/>
              <w:rPr>
                <w:rFonts w:ascii="Arial" w:hAnsi="Arial" w:cs="Arial"/>
                <w:sz w:val="24"/>
              </w:rPr>
            </w:pPr>
            <w:r>
              <w:rPr>
                <w:rFonts w:ascii="Arial" w:hAnsi="Arial" w:cs="Arial"/>
                <w:sz w:val="24"/>
              </w:rPr>
              <w:t>95.61</w:t>
            </w:r>
          </w:p>
        </w:tc>
        <w:tc>
          <w:tcPr>
            <w:tcW w:w="836" w:type="dxa"/>
            <w:vAlign w:val="center"/>
          </w:tcPr>
          <w:p>
            <w:pPr>
              <w:spacing w:line="360" w:lineRule="auto"/>
              <w:jc w:val="center"/>
              <w:rPr>
                <w:rFonts w:ascii="Arial" w:hAnsi="Arial" w:cs="Arial"/>
                <w:sz w:val="24"/>
              </w:rPr>
            </w:pPr>
            <w:r>
              <w:rPr>
                <w:rFonts w:ascii="Arial" w:hAnsi="Arial" w:cs="Arial"/>
                <w:sz w:val="24"/>
              </w:rPr>
              <w:t>96.08</w:t>
            </w:r>
          </w:p>
        </w:tc>
        <w:tc>
          <w:tcPr>
            <w:tcW w:w="873" w:type="dxa"/>
            <w:vAlign w:val="center"/>
          </w:tcPr>
          <w:p>
            <w:pPr>
              <w:spacing w:line="360" w:lineRule="auto"/>
              <w:jc w:val="center"/>
              <w:rPr>
                <w:rFonts w:ascii="Arial" w:hAnsi="Arial" w:cs="Arial"/>
                <w:sz w:val="24"/>
              </w:rPr>
            </w:pPr>
            <w:r>
              <w:rPr>
                <w:rFonts w:ascii="Arial" w:hAnsi="Arial" w:cs="Arial"/>
                <w:sz w:val="24"/>
              </w:rPr>
              <w:t>95.84</w:t>
            </w:r>
          </w:p>
        </w:tc>
        <w:tc>
          <w:tcPr>
            <w:tcW w:w="854" w:type="dxa"/>
            <w:vAlign w:val="center"/>
          </w:tcPr>
          <w:p>
            <w:pPr>
              <w:spacing w:line="360" w:lineRule="auto"/>
              <w:jc w:val="center"/>
              <w:rPr>
                <w:rFonts w:ascii="Arial" w:hAnsi="Arial" w:cs="Arial"/>
                <w:sz w:val="24"/>
              </w:rPr>
            </w:pPr>
            <w:r>
              <w:rPr>
                <w:rFonts w:ascii="Arial" w:hAnsi="Arial" w:cs="Arial"/>
                <w:sz w:val="24"/>
              </w:rPr>
              <w:t>75.25</w:t>
            </w:r>
          </w:p>
        </w:tc>
        <w:tc>
          <w:tcPr>
            <w:tcW w:w="909" w:type="dxa"/>
            <w:vAlign w:val="center"/>
          </w:tcPr>
          <w:p>
            <w:pPr>
              <w:spacing w:line="360" w:lineRule="auto"/>
              <w:jc w:val="center"/>
              <w:rPr>
                <w:rFonts w:ascii="Arial" w:hAnsi="Arial" w:cs="Arial"/>
                <w:sz w:val="24"/>
              </w:rPr>
            </w:pPr>
            <w:r>
              <w:rPr>
                <w:rFonts w:ascii="Arial" w:hAnsi="Arial" w:cs="Arial"/>
                <w:sz w:val="24"/>
              </w:rPr>
              <w:t>73.79</w:t>
            </w:r>
          </w:p>
        </w:tc>
        <w:tc>
          <w:tcPr>
            <w:tcW w:w="837" w:type="dxa"/>
            <w:vAlign w:val="center"/>
          </w:tcPr>
          <w:p>
            <w:pPr>
              <w:spacing w:line="360" w:lineRule="auto"/>
              <w:jc w:val="center"/>
              <w:rPr>
                <w:rFonts w:ascii="Arial" w:hAnsi="Arial" w:cs="Arial"/>
                <w:sz w:val="24"/>
              </w:rPr>
            </w:pPr>
            <w:r>
              <w:rPr>
                <w:rFonts w:ascii="Arial" w:hAnsi="Arial" w:cs="Arial"/>
                <w:sz w:val="24"/>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CRF</w:t>
            </w:r>
          </w:p>
        </w:tc>
        <w:tc>
          <w:tcPr>
            <w:tcW w:w="850" w:type="dxa"/>
            <w:vAlign w:val="center"/>
          </w:tcPr>
          <w:p>
            <w:pPr>
              <w:spacing w:line="360" w:lineRule="auto"/>
              <w:jc w:val="center"/>
              <w:rPr>
                <w:rFonts w:ascii="Arial" w:hAnsi="Arial" w:cs="Arial"/>
                <w:sz w:val="24"/>
              </w:rPr>
            </w:pPr>
            <w:r>
              <w:rPr>
                <w:rFonts w:ascii="Arial" w:hAnsi="Arial" w:cs="Arial"/>
                <w:sz w:val="24"/>
              </w:rPr>
              <w:t>83.26</w:t>
            </w:r>
          </w:p>
        </w:tc>
        <w:tc>
          <w:tcPr>
            <w:tcW w:w="882" w:type="dxa"/>
            <w:vAlign w:val="center"/>
          </w:tcPr>
          <w:p>
            <w:pPr>
              <w:spacing w:line="360" w:lineRule="auto"/>
              <w:jc w:val="center"/>
              <w:rPr>
                <w:rFonts w:ascii="Arial" w:hAnsi="Arial" w:cs="Arial"/>
                <w:sz w:val="24"/>
              </w:rPr>
            </w:pPr>
            <w:r>
              <w:rPr>
                <w:rFonts w:ascii="Arial" w:hAnsi="Arial" w:cs="Arial"/>
                <w:sz w:val="24"/>
              </w:rPr>
              <w:t>82.35</w:t>
            </w:r>
          </w:p>
        </w:tc>
        <w:tc>
          <w:tcPr>
            <w:tcW w:w="836" w:type="dxa"/>
            <w:vAlign w:val="center"/>
          </w:tcPr>
          <w:p>
            <w:pPr>
              <w:spacing w:line="360" w:lineRule="auto"/>
              <w:jc w:val="center"/>
              <w:rPr>
                <w:rFonts w:ascii="Arial" w:hAnsi="Arial" w:cs="Arial"/>
                <w:sz w:val="24"/>
              </w:rPr>
            </w:pPr>
            <w:r>
              <w:rPr>
                <w:rFonts w:ascii="Arial" w:hAnsi="Arial" w:cs="Arial"/>
                <w:sz w:val="24"/>
              </w:rPr>
              <w:t>82.80</w:t>
            </w:r>
          </w:p>
        </w:tc>
        <w:tc>
          <w:tcPr>
            <w:tcW w:w="855" w:type="dxa"/>
            <w:vAlign w:val="center"/>
          </w:tcPr>
          <w:p>
            <w:pPr>
              <w:spacing w:line="360" w:lineRule="auto"/>
              <w:jc w:val="center"/>
              <w:rPr>
                <w:rFonts w:ascii="Arial" w:hAnsi="Arial" w:cs="Arial"/>
                <w:sz w:val="24"/>
              </w:rPr>
            </w:pPr>
            <w:r>
              <w:rPr>
                <w:rFonts w:ascii="Arial" w:hAnsi="Arial" w:cs="Arial"/>
                <w:sz w:val="24"/>
              </w:rPr>
              <w:t>84.19</w:t>
            </w:r>
          </w:p>
        </w:tc>
        <w:tc>
          <w:tcPr>
            <w:tcW w:w="836" w:type="dxa"/>
            <w:vAlign w:val="center"/>
          </w:tcPr>
          <w:p>
            <w:pPr>
              <w:spacing w:line="360" w:lineRule="auto"/>
              <w:jc w:val="center"/>
              <w:rPr>
                <w:rFonts w:ascii="Arial" w:hAnsi="Arial" w:cs="Arial"/>
                <w:sz w:val="24"/>
              </w:rPr>
            </w:pPr>
            <w:r>
              <w:rPr>
                <w:rFonts w:ascii="Arial" w:hAnsi="Arial" w:cs="Arial"/>
                <w:sz w:val="24"/>
              </w:rPr>
              <w:t>83.24</w:t>
            </w:r>
          </w:p>
        </w:tc>
        <w:tc>
          <w:tcPr>
            <w:tcW w:w="873" w:type="dxa"/>
            <w:vAlign w:val="center"/>
          </w:tcPr>
          <w:p>
            <w:pPr>
              <w:spacing w:line="360" w:lineRule="auto"/>
              <w:jc w:val="center"/>
              <w:rPr>
                <w:rFonts w:ascii="Arial" w:hAnsi="Arial" w:cs="Arial"/>
                <w:sz w:val="24"/>
              </w:rPr>
            </w:pPr>
            <w:r>
              <w:rPr>
                <w:rFonts w:ascii="Arial" w:hAnsi="Arial" w:cs="Arial"/>
                <w:sz w:val="24"/>
              </w:rPr>
              <w:t>83.71</w:t>
            </w:r>
          </w:p>
        </w:tc>
        <w:tc>
          <w:tcPr>
            <w:tcW w:w="854" w:type="dxa"/>
            <w:vAlign w:val="center"/>
          </w:tcPr>
          <w:p>
            <w:pPr>
              <w:spacing w:line="360" w:lineRule="auto"/>
              <w:jc w:val="center"/>
              <w:rPr>
                <w:rFonts w:ascii="Arial" w:hAnsi="Arial" w:cs="Arial"/>
                <w:sz w:val="24"/>
              </w:rPr>
            </w:pPr>
            <w:r>
              <w:rPr>
                <w:rFonts w:ascii="Arial" w:hAnsi="Arial" w:cs="Arial"/>
                <w:sz w:val="24"/>
              </w:rPr>
              <w:t>66.25</w:t>
            </w:r>
          </w:p>
        </w:tc>
        <w:tc>
          <w:tcPr>
            <w:tcW w:w="909" w:type="dxa"/>
            <w:vAlign w:val="center"/>
          </w:tcPr>
          <w:p>
            <w:pPr>
              <w:spacing w:line="360" w:lineRule="auto"/>
              <w:jc w:val="center"/>
              <w:rPr>
                <w:rFonts w:ascii="Arial" w:hAnsi="Arial" w:cs="Arial"/>
                <w:sz w:val="24"/>
              </w:rPr>
            </w:pPr>
            <w:r>
              <w:rPr>
                <w:rFonts w:ascii="Arial" w:hAnsi="Arial" w:cs="Arial"/>
                <w:sz w:val="24"/>
              </w:rPr>
              <w:t>63.32</w:t>
            </w:r>
          </w:p>
        </w:tc>
        <w:tc>
          <w:tcPr>
            <w:tcW w:w="837" w:type="dxa"/>
            <w:vAlign w:val="center"/>
          </w:tcPr>
          <w:p>
            <w:pPr>
              <w:spacing w:line="360" w:lineRule="auto"/>
              <w:jc w:val="center"/>
              <w:rPr>
                <w:rFonts w:ascii="Arial" w:hAnsi="Arial" w:cs="Arial"/>
                <w:sz w:val="24"/>
              </w:rPr>
            </w:pPr>
            <w:r>
              <w:rPr>
                <w:rFonts w:ascii="Arial" w:hAnsi="Arial" w:cs="Arial"/>
                <w:sz w:val="24"/>
              </w:rPr>
              <w:t>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LSTM</w:t>
            </w:r>
          </w:p>
        </w:tc>
        <w:tc>
          <w:tcPr>
            <w:tcW w:w="850" w:type="dxa"/>
            <w:vAlign w:val="center"/>
          </w:tcPr>
          <w:p>
            <w:pPr>
              <w:spacing w:line="360" w:lineRule="auto"/>
              <w:jc w:val="center"/>
              <w:rPr>
                <w:rFonts w:ascii="Arial" w:hAnsi="Arial" w:cs="Arial"/>
                <w:sz w:val="24"/>
              </w:rPr>
            </w:pPr>
            <w:r>
              <w:rPr>
                <w:rFonts w:ascii="Arial" w:hAnsi="Arial" w:cs="Arial"/>
                <w:sz w:val="24"/>
              </w:rPr>
              <w:t>84.12</w:t>
            </w:r>
          </w:p>
        </w:tc>
        <w:tc>
          <w:tcPr>
            <w:tcW w:w="882" w:type="dxa"/>
            <w:vAlign w:val="center"/>
          </w:tcPr>
          <w:p>
            <w:pPr>
              <w:spacing w:line="360" w:lineRule="auto"/>
              <w:jc w:val="center"/>
              <w:rPr>
                <w:rFonts w:ascii="Arial" w:hAnsi="Arial" w:cs="Arial"/>
                <w:sz w:val="24"/>
              </w:rPr>
            </w:pPr>
            <w:r>
              <w:rPr>
                <w:rFonts w:ascii="Arial" w:hAnsi="Arial" w:cs="Arial"/>
                <w:sz w:val="24"/>
              </w:rPr>
              <w:t>82.62</w:t>
            </w:r>
          </w:p>
        </w:tc>
        <w:tc>
          <w:tcPr>
            <w:tcW w:w="836" w:type="dxa"/>
            <w:vAlign w:val="center"/>
          </w:tcPr>
          <w:p>
            <w:pPr>
              <w:spacing w:line="360" w:lineRule="auto"/>
              <w:jc w:val="center"/>
              <w:rPr>
                <w:rFonts w:ascii="Arial" w:hAnsi="Arial" w:cs="Arial"/>
                <w:sz w:val="24"/>
              </w:rPr>
            </w:pPr>
            <w:r>
              <w:rPr>
                <w:rFonts w:ascii="Arial" w:hAnsi="Arial" w:cs="Arial"/>
                <w:sz w:val="24"/>
              </w:rPr>
              <w:t>83.36</w:t>
            </w:r>
          </w:p>
        </w:tc>
        <w:tc>
          <w:tcPr>
            <w:tcW w:w="855" w:type="dxa"/>
            <w:vAlign w:val="center"/>
          </w:tcPr>
          <w:p>
            <w:pPr>
              <w:spacing w:line="360" w:lineRule="auto"/>
              <w:jc w:val="center"/>
              <w:rPr>
                <w:rFonts w:ascii="Arial" w:hAnsi="Arial" w:cs="Arial"/>
                <w:sz w:val="24"/>
              </w:rPr>
            </w:pPr>
            <w:r>
              <w:rPr>
                <w:rFonts w:ascii="Arial" w:hAnsi="Arial" w:cs="Arial"/>
                <w:sz w:val="24"/>
              </w:rPr>
              <w:t>85.32</w:t>
            </w:r>
          </w:p>
        </w:tc>
        <w:tc>
          <w:tcPr>
            <w:tcW w:w="836" w:type="dxa"/>
            <w:vAlign w:val="center"/>
          </w:tcPr>
          <w:p>
            <w:pPr>
              <w:spacing w:line="360" w:lineRule="auto"/>
              <w:jc w:val="center"/>
              <w:rPr>
                <w:rFonts w:ascii="Arial" w:hAnsi="Arial" w:cs="Arial"/>
                <w:sz w:val="24"/>
              </w:rPr>
            </w:pPr>
            <w:r>
              <w:rPr>
                <w:rFonts w:ascii="Arial" w:hAnsi="Arial" w:cs="Arial"/>
                <w:sz w:val="24"/>
              </w:rPr>
              <w:t>83.37</w:t>
            </w:r>
          </w:p>
        </w:tc>
        <w:tc>
          <w:tcPr>
            <w:tcW w:w="873" w:type="dxa"/>
            <w:vAlign w:val="center"/>
          </w:tcPr>
          <w:p>
            <w:pPr>
              <w:spacing w:line="360" w:lineRule="auto"/>
              <w:jc w:val="center"/>
              <w:rPr>
                <w:rFonts w:ascii="Arial" w:hAnsi="Arial" w:cs="Arial"/>
                <w:sz w:val="24"/>
              </w:rPr>
            </w:pPr>
            <w:r>
              <w:rPr>
                <w:rFonts w:ascii="Arial" w:hAnsi="Arial" w:cs="Arial"/>
                <w:sz w:val="24"/>
              </w:rPr>
              <w:t>84.33</w:t>
            </w:r>
          </w:p>
        </w:tc>
        <w:tc>
          <w:tcPr>
            <w:tcW w:w="854" w:type="dxa"/>
            <w:vAlign w:val="center"/>
          </w:tcPr>
          <w:p>
            <w:pPr>
              <w:spacing w:line="360" w:lineRule="auto"/>
              <w:jc w:val="center"/>
              <w:rPr>
                <w:rFonts w:ascii="Arial" w:hAnsi="Arial" w:cs="Arial"/>
                <w:sz w:val="24"/>
              </w:rPr>
            </w:pPr>
            <w:r>
              <w:rPr>
                <w:rFonts w:ascii="Arial" w:hAnsi="Arial" w:cs="Arial"/>
                <w:sz w:val="24"/>
              </w:rPr>
              <w:t>66.28</w:t>
            </w:r>
          </w:p>
        </w:tc>
        <w:tc>
          <w:tcPr>
            <w:tcW w:w="909" w:type="dxa"/>
            <w:vAlign w:val="center"/>
          </w:tcPr>
          <w:p>
            <w:pPr>
              <w:spacing w:line="360" w:lineRule="auto"/>
              <w:jc w:val="center"/>
              <w:rPr>
                <w:rFonts w:ascii="Arial" w:hAnsi="Arial" w:cs="Arial"/>
                <w:sz w:val="24"/>
              </w:rPr>
            </w:pPr>
            <w:r>
              <w:rPr>
                <w:rFonts w:ascii="Arial" w:hAnsi="Arial" w:cs="Arial"/>
                <w:sz w:val="24"/>
              </w:rPr>
              <w:t>64.58</w:t>
            </w:r>
          </w:p>
        </w:tc>
        <w:tc>
          <w:tcPr>
            <w:tcW w:w="837" w:type="dxa"/>
            <w:vAlign w:val="center"/>
          </w:tcPr>
          <w:p>
            <w:pPr>
              <w:spacing w:line="360" w:lineRule="auto"/>
              <w:jc w:val="center"/>
              <w:rPr>
                <w:rFonts w:ascii="Arial" w:hAnsi="Arial" w:cs="Arial"/>
                <w:sz w:val="24"/>
              </w:rPr>
            </w:pPr>
            <w:r>
              <w:rPr>
                <w:rFonts w:ascii="Arial" w:hAnsi="Arial" w:cs="Arial"/>
                <w:sz w:val="24"/>
              </w:rPr>
              <w:t>65.42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BiLSTM</w:t>
            </w:r>
          </w:p>
        </w:tc>
        <w:tc>
          <w:tcPr>
            <w:tcW w:w="850" w:type="dxa"/>
            <w:vAlign w:val="center"/>
          </w:tcPr>
          <w:p>
            <w:pPr>
              <w:spacing w:line="360" w:lineRule="auto"/>
              <w:jc w:val="center"/>
              <w:rPr>
                <w:rFonts w:ascii="Arial" w:hAnsi="Arial" w:cs="Arial"/>
                <w:sz w:val="24"/>
              </w:rPr>
            </w:pPr>
            <w:r>
              <w:rPr>
                <w:rFonts w:ascii="Arial" w:hAnsi="Arial" w:cs="Arial"/>
                <w:sz w:val="24"/>
              </w:rPr>
              <w:t>87.18</w:t>
            </w:r>
          </w:p>
        </w:tc>
        <w:tc>
          <w:tcPr>
            <w:tcW w:w="882" w:type="dxa"/>
            <w:vAlign w:val="center"/>
          </w:tcPr>
          <w:p>
            <w:pPr>
              <w:spacing w:line="360" w:lineRule="auto"/>
              <w:jc w:val="center"/>
              <w:rPr>
                <w:rFonts w:ascii="Arial" w:hAnsi="Arial" w:cs="Arial"/>
                <w:sz w:val="24"/>
              </w:rPr>
            </w:pPr>
            <w:r>
              <w:rPr>
                <w:rFonts w:ascii="Arial" w:hAnsi="Arial" w:cs="Arial"/>
                <w:sz w:val="24"/>
              </w:rPr>
              <w:t>85.27</w:t>
            </w:r>
          </w:p>
        </w:tc>
        <w:tc>
          <w:tcPr>
            <w:tcW w:w="836" w:type="dxa"/>
            <w:vAlign w:val="center"/>
          </w:tcPr>
          <w:p>
            <w:pPr>
              <w:spacing w:line="360" w:lineRule="auto"/>
              <w:jc w:val="center"/>
              <w:rPr>
                <w:rFonts w:ascii="Arial" w:hAnsi="Arial" w:cs="Arial"/>
                <w:sz w:val="24"/>
              </w:rPr>
            </w:pPr>
            <w:r>
              <w:rPr>
                <w:rFonts w:ascii="Arial" w:hAnsi="Arial" w:cs="Arial"/>
                <w:sz w:val="24"/>
              </w:rPr>
              <w:t>86.21</w:t>
            </w:r>
          </w:p>
        </w:tc>
        <w:tc>
          <w:tcPr>
            <w:tcW w:w="855" w:type="dxa"/>
            <w:vAlign w:val="center"/>
          </w:tcPr>
          <w:p>
            <w:pPr>
              <w:spacing w:line="360" w:lineRule="auto"/>
              <w:jc w:val="center"/>
              <w:rPr>
                <w:rFonts w:ascii="Arial" w:hAnsi="Arial" w:cs="Arial"/>
                <w:sz w:val="24"/>
              </w:rPr>
            </w:pPr>
            <w:r>
              <w:rPr>
                <w:rFonts w:ascii="Arial" w:hAnsi="Arial" w:cs="Arial"/>
                <w:sz w:val="24"/>
              </w:rPr>
              <w:t>88.93</w:t>
            </w:r>
          </w:p>
        </w:tc>
        <w:tc>
          <w:tcPr>
            <w:tcW w:w="836" w:type="dxa"/>
            <w:vAlign w:val="center"/>
          </w:tcPr>
          <w:p>
            <w:pPr>
              <w:spacing w:line="360" w:lineRule="auto"/>
              <w:jc w:val="center"/>
              <w:rPr>
                <w:rFonts w:ascii="Arial" w:hAnsi="Arial" w:cs="Arial"/>
                <w:sz w:val="24"/>
              </w:rPr>
            </w:pPr>
            <w:r>
              <w:rPr>
                <w:rFonts w:ascii="Arial" w:hAnsi="Arial" w:cs="Arial"/>
                <w:sz w:val="24"/>
              </w:rPr>
              <w:t>86.54</w:t>
            </w:r>
          </w:p>
        </w:tc>
        <w:tc>
          <w:tcPr>
            <w:tcW w:w="873" w:type="dxa"/>
            <w:vAlign w:val="center"/>
          </w:tcPr>
          <w:p>
            <w:pPr>
              <w:spacing w:line="360" w:lineRule="auto"/>
              <w:jc w:val="center"/>
              <w:rPr>
                <w:rFonts w:ascii="Arial" w:hAnsi="Arial" w:cs="Arial"/>
                <w:sz w:val="24"/>
              </w:rPr>
            </w:pPr>
            <w:r>
              <w:rPr>
                <w:rFonts w:ascii="Arial" w:hAnsi="Arial" w:cs="Arial"/>
                <w:sz w:val="24"/>
              </w:rPr>
              <w:t>87.72</w:t>
            </w:r>
          </w:p>
        </w:tc>
        <w:tc>
          <w:tcPr>
            <w:tcW w:w="854" w:type="dxa"/>
            <w:vAlign w:val="center"/>
          </w:tcPr>
          <w:p>
            <w:pPr>
              <w:spacing w:line="360" w:lineRule="auto"/>
              <w:jc w:val="center"/>
              <w:rPr>
                <w:rFonts w:ascii="Arial" w:hAnsi="Arial" w:cs="Arial"/>
                <w:sz w:val="24"/>
              </w:rPr>
            </w:pPr>
            <w:r>
              <w:rPr>
                <w:rFonts w:ascii="Arial" w:hAnsi="Arial" w:cs="Arial"/>
                <w:sz w:val="24"/>
              </w:rPr>
              <w:t>69.93</w:t>
            </w:r>
          </w:p>
        </w:tc>
        <w:tc>
          <w:tcPr>
            <w:tcW w:w="909" w:type="dxa"/>
            <w:vAlign w:val="center"/>
          </w:tcPr>
          <w:p>
            <w:pPr>
              <w:spacing w:line="360" w:lineRule="auto"/>
              <w:jc w:val="center"/>
              <w:rPr>
                <w:rFonts w:ascii="Arial" w:hAnsi="Arial" w:cs="Arial"/>
                <w:sz w:val="24"/>
              </w:rPr>
            </w:pPr>
            <w:r>
              <w:rPr>
                <w:rFonts w:ascii="Arial" w:hAnsi="Arial" w:cs="Arial"/>
                <w:sz w:val="24"/>
              </w:rPr>
              <w:t>67.72</w:t>
            </w:r>
          </w:p>
        </w:tc>
        <w:tc>
          <w:tcPr>
            <w:tcW w:w="837" w:type="dxa"/>
            <w:vAlign w:val="center"/>
          </w:tcPr>
          <w:p>
            <w:pPr>
              <w:spacing w:line="360" w:lineRule="auto"/>
              <w:jc w:val="center"/>
              <w:rPr>
                <w:rFonts w:ascii="Arial" w:hAnsi="Arial" w:cs="Arial"/>
                <w:sz w:val="24"/>
              </w:rPr>
            </w:pPr>
            <w:r>
              <w:rPr>
                <w:rFonts w:ascii="Arial" w:hAnsi="Arial" w:cs="Arial"/>
                <w:sz w:val="24"/>
              </w:rPr>
              <w:t>68.81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100" w:type="dxa"/>
            <w:vAlign w:val="center"/>
          </w:tcPr>
          <w:p>
            <w:pPr>
              <w:spacing w:line="360" w:lineRule="auto"/>
              <w:jc w:val="center"/>
              <w:rPr>
                <w:rFonts w:ascii="Arial" w:hAnsi="Arial" w:cs="Arial"/>
                <w:sz w:val="24"/>
              </w:rPr>
            </w:pPr>
            <w:r>
              <w:rPr>
                <w:rFonts w:ascii="Arial" w:hAnsi="Arial" w:cs="Arial"/>
                <w:sz w:val="24"/>
              </w:rPr>
              <w:t>BERT+BiLSTM+CRF</w:t>
            </w:r>
          </w:p>
        </w:tc>
        <w:tc>
          <w:tcPr>
            <w:tcW w:w="850" w:type="dxa"/>
            <w:vAlign w:val="center"/>
          </w:tcPr>
          <w:p>
            <w:pPr>
              <w:spacing w:line="360" w:lineRule="auto"/>
              <w:jc w:val="center"/>
              <w:rPr>
                <w:rFonts w:ascii="Arial" w:hAnsi="Arial" w:cs="Arial"/>
                <w:sz w:val="24"/>
              </w:rPr>
            </w:pPr>
            <w:r>
              <w:rPr>
                <w:rFonts w:ascii="Arial" w:hAnsi="Arial" w:cs="Arial"/>
                <w:sz w:val="24"/>
              </w:rPr>
              <w:t>96.36</w:t>
            </w:r>
          </w:p>
        </w:tc>
        <w:tc>
          <w:tcPr>
            <w:tcW w:w="882" w:type="dxa"/>
            <w:vAlign w:val="center"/>
          </w:tcPr>
          <w:p>
            <w:pPr>
              <w:spacing w:line="360" w:lineRule="auto"/>
              <w:jc w:val="center"/>
              <w:rPr>
                <w:rFonts w:ascii="Arial" w:hAnsi="Arial" w:cs="Arial"/>
                <w:sz w:val="24"/>
              </w:rPr>
            </w:pPr>
            <w:r>
              <w:rPr>
                <w:rFonts w:ascii="Arial" w:hAnsi="Arial" w:cs="Arial"/>
                <w:sz w:val="24"/>
              </w:rPr>
              <w:t>96.13</w:t>
            </w:r>
          </w:p>
        </w:tc>
        <w:tc>
          <w:tcPr>
            <w:tcW w:w="836" w:type="dxa"/>
            <w:vAlign w:val="center"/>
          </w:tcPr>
          <w:p>
            <w:pPr>
              <w:spacing w:line="360" w:lineRule="auto"/>
              <w:jc w:val="center"/>
              <w:rPr>
                <w:rFonts w:ascii="Arial" w:hAnsi="Arial" w:cs="Arial"/>
                <w:sz w:val="24"/>
              </w:rPr>
            </w:pPr>
            <w:r>
              <w:rPr>
                <w:rFonts w:ascii="Arial" w:hAnsi="Arial" w:cs="Arial"/>
                <w:sz w:val="24"/>
              </w:rPr>
              <w:t>96.23</w:t>
            </w:r>
          </w:p>
        </w:tc>
        <w:tc>
          <w:tcPr>
            <w:tcW w:w="855" w:type="dxa"/>
            <w:vAlign w:val="center"/>
          </w:tcPr>
          <w:p>
            <w:pPr>
              <w:spacing w:line="360" w:lineRule="auto"/>
              <w:jc w:val="center"/>
              <w:rPr>
                <w:rFonts w:ascii="Arial" w:hAnsi="Arial" w:cs="Arial"/>
                <w:sz w:val="24"/>
              </w:rPr>
            </w:pPr>
            <w:r>
              <w:rPr>
                <w:rFonts w:ascii="Arial" w:hAnsi="Arial" w:cs="Arial"/>
                <w:sz w:val="24"/>
              </w:rPr>
              <w:t>97.85</w:t>
            </w:r>
          </w:p>
        </w:tc>
        <w:tc>
          <w:tcPr>
            <w:tcW w:w="836" w:type="dxa"/>
            <w:vAlign w:val="center"/>
          </w:tcPr>
          <w:p>
            <w:pPr>
              <w:spacing w:line="360" w:lineRule="auto"/>
              <w:jc w:val="center"/>
              <w:rPr>
                <w:rFonts w:ascii="Arial" w:hAnsi="Arial" w:cs="Arial"/>
                <w:sz w:val="24"/>
              </w:rPr>
            </w:pPr>
            <w:r>
              <w:rPr>
                <w:rFonts w:ascii="Arial" w:hAnsi="Arial" w:cs="Arial"/>
                <w:sz w:val="24"/>
              </w:rPr>
              <w:t>97.03</w:t>
            </w:r>
          </w:p>
        </w:tc>
        <w:tc>
          <w:tcPr>
            <w:tcW w:w="873" w:type="dxa"/>
            <w:vAlign w:val="center"/>
          </w:tcPr>
          <w:p>
            <w:pPr>
              <w:spacing w:line="360" w:lineRule="auto"/>
              <w:jc w:val="center"/>
              <w:rPr>
                <w:rFonts w:ascii="Arial" w:hAnsi="Arial" w:cs="Arial"/>
                <w:sz w:val="24"/>
              </w:rPr>
            </w:pPr>
            <w:r>
              <w:rPr>
                <w:rFonts w:ascii="Arial" w:hAnsi="Arial" w:cs="Arial"/>
                <w:sz w:val="24"/>
              </w:rPr>
              <w:t>97.44</w:t>
            </w:r>
          </w:p>
        </w:tc>
        <w:tc>
          <w:tcPr>
            <w:tcW w:w="854" w:type="dxa"/>
            <w:vAlign w:val="center"/>
          </w:tcPr>
          <w:p>
            <w:pPr>
              <w:spacing w:line="360" w:lineRule="auto"/>
              <w:jc w:val="center"/>
              <w:rPr>
                <w:rFonts w:ascii="Arial" w:hAnsi="Arial" w:cs="Arial"/>
                <w:sz w:val="24"/>
              </w:rPr>
            </w:pPr>
            <w:r>
              <w:rPr>
                <w:rFonts w:ascii="Arial" w:hAnsi="Arial" w:cs="Arial"/>
                <w:sz w:val="24"/>
              </w:rPr>
              <w:t>82.86</w:t>
            </w:r>
          </w:p>
        </w:tc>
        <w:tc>
          <w:tcPr>
            <w:tcW w:w="909" w:type="dxa"/>
            <w:vAlign w:val="center"/>
          </w:tcPr>
          <w:p>
            <w:pPr>
              <w:spacing w:line="360" w:lineRule="auto"/>
              <w:jc w:val="center"/>
              <w:rPr>
                <w:rFonts w:ascii="Arial" w:hAnsi="Arial" w:cs="Arial"/>
                <w:sz w:val="24"/>
              </w:rPr>
            </w:pPr>
            <w:r>
              <w:rPr>
                <w:rFonts w:ascii="Arial" w:hAnsi="Arial" w:cs="Arial"/>
                <w:sz w:val="24"/>
              </w:rPr>
              <w:t>80.68</w:t>
            </w:r>
          </w:p>
        </w:tc>
        <w:tc>
          <w:tcPr>
            <w:tcW w:w="837" w:type="dxa"/>
            <w:vAlign w:val="center"/>
          </w:tcPr>
          <w:p>
            <w:pPr>
              <w:spacing w:line="360" w:lineRule="auto"/>
              <w:jc w:val="center"/>
              <w:rPr>
                <w:rFonts w:ascii="Arial" w:hAnsi="Arial" w:cs="Arial"/>
                <w:sz w:val="24"/>
              </w:rPr>
            </w:pPr>
            <w:r>
              <w:rPr>
                <w:rFonts w:ascii="Arial" w:hAnsi="Arial" w:cs="Arial"/>
                <w:sz w:val="24"/>
              </w:rPr>
              <w:t>81.76</w:t>
            </w:r>
          </w:p>
        </w:tc>
      </w:tr>
    </w:tbl>
    <w:p>
      <w:pPr>
        <w:spacing w:line="360" w:lineRule="auto"/>
        <w:ind w:firstLine="480" w:firstLineChars="200"/>
        <w:rPr>
          <w:rFonts w:ascii="Arial" w:hAnsi="Arial" w:cs="Arial"/>
          <w:sz w:val="24"/>
        </w:rPr>
      </w:pPr>
      <w:r>
        <w:rPr>
          <w:rFonts w:ascii="Arial" w:hAnsi="Arial" w:cs="Arial"/>
          <w:sz w:val="24"/>
        </w:rPr>
        <w:t>CRF</w:t>
      </w:r>
      <w:r>
        <w:rPr>
          <w:rFonts w:hint="eastAsia" w:ascii="Arial" w:hAnsi="Arial" w:cs="Arial"/>
          <w:sz w:val="24"/>
        </w:rPr>
        <w:t>的分数不高的原因可能是由于</w:t>
      </w:r>
      <w:r>
        <w:rPr>
          <w:rFonts w:ascii="Arial" w:hAnsi="Arial" w:cs="Arial"/>
          <w:sz w:val="24"/>
        </w:rPr>
        <w:t>CRF</w:t>
      </w:r>
      <w:r>
        <w:rPr>
          <w:rFonts w:hint="eastAsia" w:ascii="Arial" w:hAnsi="Arial" w:cs="Arial"/>
          <w:sz w:val="24"/>
        </w:rPr>
        <w:t>无法学习到较长文本中的关联信息；</w:t>
      </w:r>
      <w:r>
        <w:rPr>
          <w:rFonts w:ascii="Arial" w:hAnsi="Arial" w:cs="Arial"/>
          <w:sz w:val="24"/>
        </w:rPr>
        <w:t>LSTM</w:t>
      </w:r>
      <w:r>
        <w:rPr>
          <w:rFonts w:hint="eastAsia" w:ascii="Arial" w:hAnsi="Arial" w:cs="Arial"/>
          <w:sz w:val="24"/>
        </w:rPr>
        <w:t>只学习到了当前词之前的文本信息，没有考虑到下文对当前词的影响；</w:t>
      </w:r>
      <w:r>
        <w:rPr>
          <w:rFonts w:ascii="Arial" w:hAnsi="Arial" w:cs="Arial"/>
          <w:sz w:val="24"/>
        </w:rPr>
        <w:t xml:space="preserve"> BiLSTM</w:t>
      </w:r>
      <w:r>
        <w:rPr>
          <w:rFonts w:hint="eastAsia" w:ascii="Arial" w:hAnsi="Arial" w:cs="Arial"/>
          <w:sz w:val="24"/>
        </w:rPr>
        <w:t>没有</w:t>
      </w:r>
      <w:r>
        <w:rPr>
          <w:rFonts w:ascii="Arial" w:hAnsi="Arial" w:cs="Arial"/>
          <w:sz w:val="24"/>
        </w:rPr>
        <w:t>CRF</w:t>
      </w:r>
      <w:r>
        <w:rPr>
          <w:rFonts w:hint="eastAsia" w:ascii="Arial" w:hAnsi="Arial" w:cs="Arial"/>
          <w:sz w:val="24"/>
        </w:rPr>
        <w:t>层来学习约束条件，所以整体效果不如本文所选的</w:t>
      </w:r>
      <w:r>
        <w:rPr>
          <w:rFonts w:ascii="Arial" w:hAnsi="Arial" w:cs="Arial"/>
          <w:sz w:val="24"/>
        </w:rPr>
        <w:t>BiLSTM+CRF</w:t>
      </w:r>
      <w:r>
        <w:rPr>
          <w:rFonts w:hint="eastAsia" w:ascii="Arial" w:hAnsi="Arial" w:cs="Arial"/>
          <w:sz w:val="24"/>
        </w:rPr>
        <w:t>模型。而在将</w:t>
      </w:r>
      <w:r>
        <w:rPr>
          <w:rFonts w:ascii="Arial" w:hAnsi="Arial" w:cs="Arial"/>
          <w:sz w:val="24"/>
        </w:rPr>
        <w:t>word2vec</w:t>
      </w:r>
      <w:r>
        <w:rPr>
          <w:rFonts w:hint="eastAsia" w:ascii="Arial" w:hAnsi="Arial" w:cs="Arial"/>
          <w:sz w:val="24"/>
        </w:rPr>
        <w:t>替换成</w:t>
      </w:r>
      <w:r>
        <w:rPr>
          <w:rFonts w:ascii="Arial" w:hAnsi="Arial" w:cs="Arial"/>
          <w:sz w:val="24"/>
        </w:rPr>
        <w:t>BERT</w:t>
      </w:r>
      <w:r>
        <w:rPr>
          <w:rFonts w:hint="eastAsia" w:ascii="Arial" w:hAnsi="Arial" w:cs="Arial"/>
          <w:sz w:val="24"/>
        </w:rPr>
        <w:t>后，模型在各个类别上的预测效果都有了明显的提升，这也证明了</w:t>
      </w:r>
      <w:r>
        <w:rPr>
          <w:rFonts w:ascii="Arial" w:hAnsi="Arial" w:cs="Arial"/>
          <w:sz w:val="24"/>
        </w:rPr>
        <w:t>BERT</w:t>
      </w:r>
      <w:r>
        <w:rPr>
          <w:rFonts w:hint="eastAsia" w:ascii="Arial" w:hAnsi="Arial" w:cs="Arial"/>
          <w:sz w:val="24"/>
        </w:rPr>
        <w:t>相对于</w:t>
      </w:r>
      <w:r>
        <w:rPr>
          <w:rFonts w:ascii="Arial" w:hAnsi="Arial" w:cs="Arial"/>
          <w:sz w:val="24"/>
        </w:rPr>
        <w:t>word2vec</w:t>
      </w:r>
      <w:r>
        <w:rPr>
          <w:rFonts w:hint="eastAsia" w:ascii="Arial" w:hAnsi="Arial" w:cs="Arial"/>
          <w:sz w:val="24"/>
        </w:rPr>
        <w:t>更好地提取了输入文本的语义信息，从而得到了更好的效果。表</w:t>
      </w:r>
      <w:r>
        <w:rPr>
          <w:rFonts w:ascii="Arial" w:hAnsi="Arial" w:cs="Arial"/>
          <w:sz w:val="24"/>
        </w:rPr>
        <w:t>5.3</w:t>
      </w:r>
      <w:r>
        <w:rPr>
          <w:rFonts w:hint="eastAsia" w:ascii="Arial" w:hAnsi="Arial" w:cs="Arial"/>
          <w:sz w:val="24"/>
        </w:rPr>
        <w:t>为基于</w:t>
      </w:r>
      <w:r>
        <w:rPr>
          <w:rFonts w:ascii="Arial" w:hAnsi="Arial" w:cs="Arial"/>
          <w:sz w:val="24"/>
        </w:rPr>
        <w:t>word2vec</w:t>
      </w:r>
      <w:r>
        <w:rPr>
          <w:rFonts w:hint="eastAsia" w:ascii="Arial" w:hAnsi="Arial" w:cs="Arial"/>
          <w:sz w:val="24"/>
        </w:rPr>
        <w:t>的</w:t>
      </w:r>
      <w:r>
        <w:rPr>
          <w:rFonts w:ascii="Arial" w:hAnsi="Arial" w:cs="Arial"/>
          <w:sz w:val="24"/>
        </w:rPr>
        <w:t>NER</w:t>
      </w:r>
      <w:r>
        <w:rPr>
          <w:rFonts w:hint="eastAsia" w:ascii="Arial" w:hAnsi="Arial" w:cs="Arial"/>
          <w:sz w:val="24"/>
        </w:rPr>
        <w:t>模型和基于</w:t>
      </w:r>
      <w:r>
        <w:rPr>
          <w:rFonts w:ascii="Arial" w:hAnsi="Arial" w:cs="Arial"/>
          <w:sz w:val="24"/>
        </w:rPr>
        <w:t>BERT</w:t>
      </w:r>
      <w:r>
        <w:rPr>
          <w:rFonts w:hint="eastAsia" w:ascii="Arial" w:hAnsi="Arial" w:cs="Arial"/>
          <w:sz w:val="24"/>
        </w:rPr>
        <w:t>的</w:t>
      </w:r>
      <w:r>
        <w:rPr>
          <w:rFonts w:ascii="Arial" w:hAnsi="Arial" w:cs="Arial"/>
          <w:sz w:val="24"/>
        </w:rPr>
        <w:t>NER</w:t>
      </w:r>
      <w:r>
        <w:rPr>
          <w:rFonts w:hint="eastAsia" w:ascii="Arial" w:hAnsi="Arial" w:cs="Arial"/>
          <w:sz w:val="24"/>
        </w:rPr>
        <w:t>模型在</w:t>
      </w:r>
      <w:r>
        <w:rPr>
          <w:rFonts w:ascii="Arial" w:hAnsi="Arial" w:cs="Arial"/>
          <w:sz w:val="24"/>
        </w:rPr>
        <w:t>CPU</w:t>
      </w:r>
      <w:r>
        <w:rPr>
          <w:rFonts w:hint="eastAsia" w:ascii="Arial" w:hAnsi="Arial" w:cs="Arial"/>
          <w:sz w:val="24"/>
        </w:rPr>
        <w:t>和</w:t>
      </w:r>
      <w:r>
        <w:rPr>
          <w:rFonts w:ascii="Arial" w:hAnsi="Arial" w:cs="Arial"/>
          <w:sz w:val="24"/>
        </w:rPr>
        <w:t>GPU</w:t>
      </w:r>
      <w:r>
        <w:rPr>
          <w:rFonts w:hint="eastAsia" w:ascii="Arial" w:hAnsi="Arial" w:cs="Arial"/>
          <w:sz w:val="24"/>
        </w:rPr>
        <w:t>环境上对测试集进行预测的速度对比。</w:t>
      </w:r>
    </w:p>
    <w:p>
      <w:pPr>
        <w:pStyle w:val="37"/>
      </w:pPr>
      <w:bookmarkStart w:id="481" w:name="_Toc18103"/>
      <w:bookmarkStart w:id="482" w:name="_Toc23363"/>
      <w:bookmarkStart w:id="483" w:name="_Toc116"/>
      <w:r>
        <w:rPr>
          <w:rFonts w:hint="eastAsia"/>
        </w:rPr>
        <w:t>表</w:t>
      </w:r>
      <w:r>
        <w:t xml:space="preserve">5.3 </w:t>
      </w:r>
      <w:r>
        <w:rPr>
          <w:rFonts w:hint="eastAsia"/>
        </w:rPr>
        <w:t>两种命名实体识别模型在不同环境下预测速度对比</w:t>
      </w:r>
      <w:bookmarkEnd w:id="481"/>
      <w:bookmarkEnd w:id="482"/>
      <w:bookmarkEnd w:id="483"/>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1" w:type="dxa"/>
            <w:vAlign w:val="center"/>
          </w:tcPr>
          <w:p>
            <w:pPr>
              <w:spacing w:line="360" w:lineRule="auto"/>
              <w:jc w:val="center"/>
              <w:rPr>
                <w:rFonts w:ascii="Arial" w:hAnsi="Arial" w:cs="Arial"/>
                <w:sz w:val="24"/>
              </w:rPr>
            </w:pPr>
            <w:r>
              <w:rPr>
                <w:rFonts w:hint="eastAsia" w:ascii="Arial" w:hAnsi="Arial" w:cs="Arial"/>
                <w:sz w:val="24"/>
              </w:rPr>
              <w:t>模型名称</w:t>
            </w:r>
          </w:p>
        </w:tc>
        <w:tc>
          <w:tcPr>
            <w:tcW w:w="2131" w:type="dxa"/>
            <w:vAlign w:val="center"/>
          </w:tcPr>
          <w:p>
            <w:pPr>
              <w:spacing w:line="360" w:lineRule="auto"/>
              <w:jc w:val="center"/>
              <w:rPr>
                <w:rFonts w:ascii="Arial" w:hAnsi="Arial" w:cs="Arial"/>
                <w:sz w:val="24"/>
              </w:rPr>
            </w:pPr>
            <w:r>
              <w:rPr>
                <w:rFonts w:hint="eastAsia" w:ascii="Arial" w:hAnsi="Arial" w:cs="Arial"/>
                <w:sz w:val="24"/>
              </w:rPr>
              <w:t>测试环境</w:t>
            </w:r>
          </w:p>
        </w:tc>
        <w:tc>
          <w:tcPr>
            <w:tcW w:w="2130" w:type="dxa"/>
            <w:vAlign w:val="center"/>
          </w:tcPr>
          <w:p>
            <w:pPr>
              <w:spacing w:line="360" w:lineRule="auto"/>
              <w:jc w:val="center"/>
              <w:rPr>
                <w:rFonts w:ascii="Arial" w:hAnsi="Arial" w:cs="Arial"/>
                <w:sz w:val="24"/>
              </w:rPr>
            </w:pPr>
            <w:r>
              <w:rPr>
                <w:rFonts w:hint="eastAsia" w:ascii="Arial" w:hAnsi="Arial" w:cs="Arial"/>
                <w:sz w:val="24"/>
              </w:rPr>
              <w:t>测试集大小</w:t>
            </w:r>
          </w:p>
        </w:tc>
        <w:tc>
          <w:tcPr>
            <w:tcW w:w="2130" w:type="dxa"/>
            <w:vAlign w:val="center"/>
          </w:tcPr>
          <w:p>
            <w:pPr>
              <w:spacing w:line="360" w:lineRule="auto"/>
              <w:jc w:val="center"/>
              <w:rPr>
                <w:rFonts w:ascii="Arial" w:hAnsi="Arial" w:cs="Arial"/>
                <w:sz w:val="24"/>
              </w:rPr>
            </w:pPr>
            <w:r>
              <w:rPr>
                <w:rFonts w:hint="eastAsia" w:ascii="Arial" w:hAnsi="Arial" w:cs="Arial"/>
                <w:sz w:val="24"/>
              </w:rPr>
              <w:t>预测时长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1" w:type="dxa"/>
            <w:vAlign w:val="center"/>
          </w:tcPr>
          <w:p>
            <w:pPr>
              <w:spacing w:line="360" w:lineRule="auto"/>
              <w:jc w:val="center"/>
              <w:rPr>
                <w:rFonts w:ascii="Arial" w:hAnsi="Arial" w:cs="Arial"/>
                <w:sz w:val="24"/>
              </w:rPr>
            </w:pPr>
            <w:r>
              <w:rPr>
                <w:rFonts w:ascii="Arial" w:hAnsi="Arial" w:cs="Arial"/>
                <w:sz w:val="24"/>
              </w:rPr>
              <w:t>word2vec-NER</w:t>
            </w:r>
          </w:p>
        </w:tc>
        <w:tc>
          <w:tcPr>
            <w:tcW w:w="2131" w:type="dxa"/>
            <w:vAlign w:val="center"/>
          </w:tcPr>
          <w:p>
            <w:pPr>
              <w:spacing w:line="360" w:lineRule="auto"/>
              <w:jc w:val="center"/>
              <w:rPr>
                <w:rFonts w:ascii="Arial" w:hAnsi="Arial" w:cs="Arial"/>
                <w:sz w:val="24"/>
              </w:rPr>
            </w:pPr>
            <w:r>
              <w:rPr>
                <w:rFonts w:ascii="Arial" w:hAnsi="Arial" w:cs="Arial"/>
                <w:sz w:val="24"/>
              </w:rPr>
              <w:t>CPU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5min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1" w:type="dxa"/>
            <w:vAlign w:val="center"/>
          </w:tcPr>
          <w:p>
            <w:pPr>
              <w:spacing w:line="360" w:lineRule="auto"/>
              <w:jc w:val="center"/>
              <w:rPr>
                <w:rFonts w:ascii="Arial" w:hAnsi="Arial" w:cs="Arial"/>
                <w:sz w:val="24"/>
              </w:rPr>
            </w:pPr>
            <w:r>
              <w:rPr>
                <w:rFonts w:ascii="Arial" w:hAnsi="Arial" w:cs="Arial"/>
                <w:sz w:val="24"/>
              </w:rPr>
              <w:t>BERT-NER</w:t>
            </w:r>
          </w:p>
        </w:tc>
        <w:tc>
          <w:tcPr>
            <w:tcW w:w="2131" w:type="dxa"/>
            <w:vAlign w:val="center"/>
          </w:tcPr>
          <w:p>
            <w:pPr>
              <w:spacing w:line="360" w:lineRule="auto"/>
              <w:jc w:val="center"/>
              <w:rPr>
                <w:rFonts w:ascii="Arial" w:hAnsi="Arial" w:cs="Arial"/>
                <w:sz w:val="24"/>
              </w:rPr>
            </w:pPr>
            <w:r>
              <w:rPr>
                <w:rFonts w:ascii="Arial" w:hAnsi="Arial" w:cs="Arial"/>
                <w:sz w:val="24"/>
              </w:rPr>
              <w:t>CPU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76min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1" w:type="dxa"/>
            <w:vAlign w:val="center"/>
          </w:tcPr>
          <w:p>
            <w:pPr>
              <w:spacing w:line="360" w:lineRule="auto"/>
              <w:jc w:val="center"/>
              <w:rPr>
                <w:rFonts w:ascii="Arial" w:hAnsi="Arial" w:cs="Arial"/>
                <w:sz w:val="24"/>
              </w:rPr>
            </w:pPr>
            <w:r>
              <w:rPr>
                <w:rFonts w:ascii="Arial" w:hAnsi="Arial" w:cs="Arial"/>
                <w:sz w:val="24"/>
              </w:rPr>
              <w:t>word2vec-NER</w:t>
            </w:r>
          </w:p>
        </w:tc>
        <w:tc>
          <w:tcPr>
            <w:tcW w:w="2131" w:type="dxa"/>
            <w:vAlign w:val="center"/>
          </w:tcPr>
          <w:p>
            <w:pPr>
              <w:spacing w:line="360" w:lineRule="auto"/>
              <w:jc w:val="center"/>
              <w:rPr>
                <w:rFonts w:ascii="Arial" w:hAnsi="Arial" w:cs="Arial"/>
                <w:sz w:val="24"/>
              </w:rPr>
            </w:pPr>
            <w:r>
              <w:rPr>
                <w:rFonts w:ascii="Arial" w:hAnsi="Arial" w:cs="Arial"/>
                <w:sz w:val="24"/>
              </w:rPr>
              <w:t>GPU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24min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1" w:type="dxa"/>
            <w:vAlign w:val="center"/>
          </w:tcPr>
          <w:p>
            <w:pPr>
              <w:spacing w:line="360" w:lineRule="auto"/>
              <w:jc w:val="center"/>
              <w:rPr>
                <w:rFonts w:ascii="Arial" w:hAnsi="Arial" w:cs="Arial"/>
                <w:sz w:val="24"/>
              </w:rPr>
            </w:pPr>
            <w:r>
              <w:rPr>
                <w:rFonts w:ascii="Arial" w:hAnsi="Arial" w:cs="Arial"/>
                <w:sz w:val="24"/>
              </w:rPr>
              <w:t>BERT-NER</w:t>
            </w:r>
          </w:p>
        </w:tc>
        <w:tc>
          <w:tcPr>
            <w:tcW w:w="2131" w:type="dxa"/>
            <w:vAlign w:val="center"/>
          </w:tcPr>
          <w:p>
            <w:pPr>
              <w:spacing w:line="360" w:lineRule="auto"/>
              <w:jc w:val="center"/>
              <w:rPr>
                <w:rFonts w:ascii="Arial" w:hAnsi="Arial" w:cs="Arial"/>
                <w:sz w:val="24"/>
              </w:rPr>
            </w:pPr>
            <w:r>
              <w:rPr>
                <w:rFonts w:ascii="Arial" w:hAnsi="Arial" w:cs="Arial"/>
                <w:sz w:val="24"/>
              </w:rPr>
              <w:t>GPU</w:t>
            </w:r>
          </w:p>
        </w:tc>
        <w:tc>
          <w:tcPr>
            <w:tcW w:w="2130" w:type="dxa"/>
            <w:vAlign w:val="center"/>
          </w:tcPr>
          <w:p>
            <w:pPr>
              <w:spacing w:line="360" w:lineRule="auto"/>
              <w:jc w:val="center"/>
              <w:rPr>
                <w:rFonts w:ascii="Arial" w:hAnsi="Arial" w:cs="Arial"/>
                <w:sz w:val="24"/>
              </w:rPr>
            </w:pPr>
            <w:r>
              <w:rPr>
                <w:rFonts w:ascii="Arial" w:hAnsi="Arial" w:cs="Arial"/>
                <w:sz w:val="24"/>
              </w:rPr>
              <w:t>22381</w:t>
            </w:r>
            <w:r>
              <w:rPr>
                <w:rFonts w:hint="eastAsia" w:ascii="Arial" w:hAnsi="Arial" w:cs="Arial"/>
                <w:sz w:val="24"/>
              </w:rPr>
              <w:t>条</w:t>
            </w:r>
          </w:p>
        </w:tc>
        <w:tc>
          <w:tcPr>
            <w:tcW w:w="2130" w:type="dxa"/>
            <w:vAlign w:val="center"/>
          </w:tcPr>
          <w:p>
            <w:pPr>
              <w:spacing w:line="360" w:lineRule="auto"/>
              <w:jc w:val="center"/>
              <w:rPr>
                <w:rFonts w:ascii="Arial" w:hAnsi="Arial" w:cs="Arial"/>
                <w:sz w:val="24"/>
              </w:rPr>
            </w:pPr>
            <w:r>
              <w:rPr>
                <w:rFonts w:ascii="Arial" w:hAnsi="Arial" w:cs="Arial"/>
                <w:sz w:val="24"/>
              </w:rPr>
              <w:t>49.5min</w:t>
            </w:r>
          </w:p>
        </w:tc>
      </w:tr>
    </w:tbl>
    <w:p>
      <w:pPr>
        <w:spacing w:line="360" w:lineRule="auto"/>
        <w:ind w:firstLine="480" w:firstLineChars="200"/>
      </w:pPr>
      <w:r>
        <w:rPr>
          <w:rFonts w:hint="eastAsia" w:ascii="Arial" w:hAnsi="Arial" w:cs="Arial"/>
          <w:sz w:val="24"/>
        </w:rPr>
        <w:t>可以看出虽然基于</w:t>
      </w:r>
      <w:r>
        <w:rPr>
          <w:rFonts w:ascii="Arial" w:hAnsi="Arial" w:cs="Arial"/>
          <w:sz w:val="24"/>
        </w:rPr>
        <w:t>BERT</w:t>
      </w:r>
      <w:r>
        <w:rPr>
          <w:rFonts w:hint="eastAsia" w:ascii="Arial" w:hAnsi="Arial" w:cs="Arial"/>
          <w:sz w:val="24"/>
        </w:rPr>
        <w:t>的命名实体识别模型在预测的准确率上效果更好，但是在预测速度上相比于基于</w:t>
      </w:r>
      <w:r>
        <w:rPr>
          <w:rFonts w:ascii="Arial" w:hAnsi="Arial" w:cs="Arial"/>
          <w:sz w:val="24"/>
        </w:rPr>
        <w:t>word2vec</w:t>
      </w:r>
      <w:r>
        <w:rPr>
          <w:rFonts w:hint="eastAsia" w:ascii="Arial" w:hAnsi="Arial" w:cs="Arial"/>
          <w:sz w:val="24"/>
        </w:rPr>
        <w:t>的命名实体识别模型要差</w:t>
      </w:r>
      <w:r>
        <w:rPr>
          <w:rFonts w:ascii="Arial" w:hAnsi="Arial" w:cs="Arial"/>
          <w:sz w:val="24"/>
        </w:rPr>
        <w:t>10</w:t>
      </w:r>
      <w:r>
        <w:rPr>
          <w:rFonts w:hint="eastAsia" w:ascii="Arial" w:hAnsi="Arial" w:cs="Arial"/>
          <w:sz w:val="24"/>
        </w:rPr>
        <w:t>倍不止，所以基于</w:t>
      </w:r>
      <w:r>
        <w:rPr>
          <w:rFonts w:ascii="Arial" w:hAnsi="Arial" w:cs="Arial"/>
          <w:sz w:val="24"/>
        </w:rPr>
        <w:t>BERT</w:t>
      </w:r>
      <w:r>
        <w:rPr>
          <w:rFonts w:ascii="Arial" w:hAnsi="Arial" w:cs="Arial"/>
          <w:sz w:val="24"/>
        </w:rPr>
        <w:tab/>
      </w:r>
      <w:r>
        <w:rPr>
          <w:rFonts w:hint="eastAsia" w:ascii="Arial" w:hAnsi="Arial" w:cs="Arial"/>
          <w:sz w:val="24"/>
        </w:rPr>
        <w:t>的命名实体识别模型更适合在小批量、预测精度要求较高的情况下使用，而基于</w:t>
      </w:r>
      <w:r>
        <w:rPr>
          <w:rFonts w:ascii="Arial" w:hAnsi="Arial" w:cs="Arial"/>
          <w:sz w:val="24"/>
        </w:rPr>
        <w:t>word2vec</w:t>
      </w:r>
      <w:r>
        <w:rPr>
          <w:rFonts w:hint="eastAsia" w:ascii="Arial" w:hAnsi="Arial" w:cs="Arial"/>
          <w:sz w:val="24"/>
        </w:rPr>
        <w:t>的命名实体识别模型更适合在大批量、预测精度要求没那么高的情况下使用。此外，基于</w:t>
      </w:r>
      <w:r>
        <w:rPr>
          <w:rFonts w:ascii="Arial" w:hAnsi="Arial" w:cs="Arial"/>
          <w:sz w:val="24"/>
        </w:rPr>
        <w:t>word2vec</w:t>
      </w:r>
      <w:r>
        <w:rPr>
          <w:rFonts w:hint="eastAsia" w:ascii="Arial" w:hAnsi="Arial" w:cs="Arial"/>
          <w:sz w:val="24"/>
        </w:rPr>
        <w:t>的命名实体识别模型在</w:t>
      </w:r>
      <w:r>
        <w:rPr>
          <w:rFonts w:ascii="Arial" w:hAnsi="Arial" w:cs="Arial"/>
          <w:sz w:val="24"/>
        </w:rPr>
        <w:t>GPU</w:t>
      </w:r>
      <w:r>
        <w:rPr>
          <w:rFonts w:hint="eastAsia" w:ascii="Arial" w:hAnsi="Arial" w:cs="Arial"/>
          <w:sz w:val="24"/>
        </w:rPr>
        <w:t>上的预测速度比</w:t>
      </w:r>
      <w:r>
        <w:rPr>
          <w:rFonts w:ascii="Arial" w:hAnsi="Arial" w:cs="Arial"/>
          <w:sz w:val="24"/>
        </w:rPr>
        <w:t>CPU</w:t>
      </w:r>
      <w:r>
        <w:rPr>
          <w:rFonts w:hint="eastAsia" w:ascii="Arial" w:hAnsi="Arial" w:cs="Arial"/>
          <w:sz w:val="24"/>
        </w:rPr>
        <w:t>环境下的预测速度更慢，可能是因为</w:t>
      </w:r>
      <w:r>
        <w:rPr>
          <w:rFonts w:ascii="Arial" w:hAnsi="Arial" w:cs="Arial"/>
          <w:sz w:val="24"/>
        </w:rPr>
        <w:t>GPU</w:t>
      </w:r>
      <w:r>
        <w:rPr>
          <w:rFonts w:hint="eastAsia" w:ascii="Arial" w:hAnsi="Arial" w:cs="Arial"/>
          <w:sz w:val="24"/>
        </w:rPr>
        <w:t>更适合做并行计算，而基于</w:t>
      </w:r>
      <w:r>
        <w:rPr>
          <w:rFonts w:ascii="Arial" w:hAnsi="Arial" w:cs="Arial"/>
          <w:sz w:val="24"/>
        </w:rPr>
        <w:t>word2vec</w:t>
      </w:r>
      <w:r>
        <w:rPr>
          <w:rFonts w:hint="eastAsia" w:ascii="Arial" w:hAnsi="Arial" w:cs="Arial"/>
          <w:sz w:val="24"/>
        </w:rPr>
        <w:t>的命名实体识别模型的预处理逻辑涉及很多顺序计算，无法充分利用</w:t>
      </w:r>
      <w:r>
        <w:rPr>
          <w:rFonts w:ascii="Arial" w:hAnsi="Arial" w:cs="Arial"/>
          <w:sz w:val="24"/>
        </w:rPr>
        <w:t>GPU</w:t>
      </w:r>
      <w:r>
        <w:rPr>
          <w:rFonts w:hint="eastAsia" w:ascii="Arial" w:hAnsi="Arial" w:cs="Arial"/>
          <w:sz w:val="24"/>
        </w:rPr>
        <w:t>的计算能力，这时反而是</w:t>
      </w:r>
      <w:r>
        <w:rPr>
          <w:rFonts w:ascii="Arial" w:hAnsi="Arial" w:cs="Arial"/>
          <w:sz w:val="24"/>
        </w:rPr>
        <w:t>CPU</w:t>
      </w:r>
      <w:r>
        <w:rPr>
          <w:rFonts w:hint="eastAsia" w:ascii="Arial" w:hAnsi="Arial" w:cs="Arial"/>
          <w:sz w:val="24"/>
        </w:rPr>
        <w:t>更加适合。</w:t>
      </w:r>
    </w:p>
    <w:p>
      <w:pPr>
        <w:pStyle w:val="3"/>
        <w:rPr>
          <w:rFonts w:cs="Arial"/>
        </w:rPr>
      </w:pPr>
      <w:bookmarkStart w:id="484" w:name="_Toc17_WPSOffice_Level2"/>
      <w:r>
        <w:rPr>
          <w:rFonts w:cs="Arial"/>
        </w:rPr>
        <w:t xml:space="preserve">5.3 </w:t>
      </w:r>
      <w:r>
        <w:rPr>
          <w:rFonts w:hint="eastAsia" w:cs="Arial"/>
        </w:rPr>
        <w:t>关系抽取模型实验分析</w:t>
      </w:r>
      <w:bookmarkEnd w:id="484"/>
    </w:p>
    <w:p>
      <w:pPr>
        <w:pStyle w:val="3"/>
        <w:rPr>
          <w:rFonts w:cs="Arial"/>
        </w:rPr>
      </w:pPr>
      <w:bookmarkStart w:id="485" w:name="_Toc16704_WPSOffice_Level3"/>
      <w:r>
        <w:rPr>
          <w:rFonts w:cs="Arial"/>
        </w:rPr>
        <w:t xml:space="preserve">5.3.1 </w:t>
      </w:r>
      <w:r>
        <w:rPr>
          <w:rFonts w:hint="eastAsia" w:cs="Arial"/>
        </w:rPr>
        <w:t>模型参数实验对比与分析</w:t>
      </w:r>
      <w:bookmarkEnd w:id="485"/>
    </w:p>
    <w:p>
      <w:pPr>
        <w:spacing w:line="360" w:lineRule="auto"/>
        <w:ind w:firstLine="480" w:firstLineChars="200"/>
        <w:rPr>
          <w:rFonts w:hint="eastAsia" w:ascii="Arial" w:hAnsi="Arial" w:cs="Arial"/>
          <w:sz w:val="24"/>
        </w:rPr>
      </w:pPr>
      <w:r>
        <w:rPr>
          <w:rFonts w:hint="eastAsia" w:ascii="Arial" w:hAnsi="Arial" w:cs="Arial"/>
          <w:sz w:val="24"/>
        </w:rPr>
        <w:t>在关系抽取模型</w:t>
      </w:r>
      <w:r>
        <w:rPr>
          <w:rFonts w:ascii="Arial" w:hAnsi="Arial" w:cs="Arial"/>
          <w:sz w:val="24"/>
        </w:rPr>
        <w:t>ResCNN</w:t>
      </w:r>
      <w:r>
        <w:rPr>
          <w:rFonts w:hint="eastAsia" w:ascii="Arial" w:hAnsi="Arial" w:cs="Arial"/>
          <w:sz w:val="24"/>
        </w:rPr>
        <w:t>的超参数中，卷积核的大小决定了在卷积操作中滑动窗口每次</w:t>
      </w:r>
      <w:r>
        <w:rPr>
          <w:rFonts w:ascii="Arial" w:hAnsi="Arial" w:cs="Arial"/>
          <w:sz w:val="24"/>
        </w:rPr>
        <w:t>“</w:t>
      </w:r>
      <w:r>
        <w:rPr>
          <w:rFonts w:hint="eastAsia" w:ascii="Arial" w:hAnsi="Arial" w:cs="Arial"/>
          <w:sz w:val="24"/>
        </w:rPr>
        <w:t>滑过</w:t>
      </w:r>
      <w:r>
        <w:rPr>
          <w:rFonts w:ascii="Arial" w:hAnsi="Arial" w:cs="Arial"/>
          <w:sz w:val="24"/>
        </w:rPr>
        <w:t>”</w:t>
      </w:r>
      <w:r>
        <w:rPr>
          <w:rFonts w:hint="eastAsia" w:ascii="Arial" w:hAnsi="Arial" w:cs="Arial"/>
          <w:sz w:val="24"/>
        </w:rPr>
        <w:t>的特征数量，也就等于决定了一次可以对多少个特征进行计算；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w:t>
      </w:r>
      <w:r>
        <w:rPr>
          <w:rFonts w:ascii="Arial" w:hAnsi="Arial" w:cs="Arial"/>
          <w:sz w:val="24"/>
        </w:rPr>
        <w:t>F1</w:t>
      </w:r>
      <w:r>
        <w:rPr>
          <w:rFonts w:hint="eastAsia" w:ascii="Arial" w:hAnsi="Arial" w:cs="Arial"/>
          <w:sz w:val="24"/>
        </w:rPr>
        <w:t>值作为模型性能的评价标准，实验结果如表</w:t>
      </w:r>
      <w:r>
        <w:rPr>
          <w:rFonts w:ascii="Arial" w:hAnsi="Arial" w:cs="Arial"/>
          <w:sz w:val="24"/>
        </w:rPr>
        <w:t>5.4</w:t>
      </w:r>
      <w:r>
        <w:rPr>
          <w:rFonts w:hint="eastAsia" w:ascii="Arial" w:hAnsi="Arial" w:cs="Arial"/>
          <w:sz w:val="24"/>
        </w:rPr>
        <w:t>所示。</w:t>
      </w:r>
    </w:p>
    <w:p>
      <w:pPr>
        <w:pStyle w:val="37"/>
      </w:pPr>
      <w:r>
        <w:rPr>
          <w:rFonts w:hint="eastAsia" w:ascii="Arial" w:hAnsi="Arial" w:cs="Arial"/>
        </w:rPr>
        <w:br w:type="page"/>
      </w:r>
      <w:bookmarkStart w:id="486" w:name="_Toc6653"/>
      <w:bookmarkStart w:id="487" w:name="_Toc6380"/>
      <w:bookmarkStart w:id="488" w:name="_Toc870"/>
      <w:r>
        <w:rPr>
          <w:rFonts w:hint="eastAsia"/>
        </w:rPr>
        <w:t>表</w:t>
      </w:r>
      <w:r>
        <w:t xml:space="preserve">5.4 </w:t>
      </w:r>
      <w:r>
        <w:rPr>
          <w:rFonts w:hint="eastAsia"/>
        </w:rPr>
        <w:t>不同超参数下关系抽取模型测试结果</w:t>
      </w:r>
      <w:bookmarkEnd w:id="486"/>
      <w:bookmarkEnd w:id="487"/>
      <w:bookmarkEnd w:id="488"/>
    </w:p>
    <w:tbl>
      <w:tblPr>
        <w:tblStyle w:val="25"/>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参数设置</w:t>
            </w:r>
          </w:p>
        </w:tc>
        <w:tc>
          <w:tcPr>
            <w:tcW w:w="4223" w:type="dxa"/>
            <w:vAlign w:val="center"/>
          </w:tcPr>
          <w:p>
            <w:pPr>
              <w:spacing w:line="360" w:lineRule="auto"/>
              <w:jc w:val="center"/>
              <w:rPr>
                <w:rFonts w:ascii="Arial" w:hAnsi="Arial" w:cs="Arial"/>
                <w:sz w:val="24"/>
              </w:rPr>
            </w:pPr>
            <w:r>
              <w:rPr>
                <w:rFonts w:ascii="Arial" w:hAnsi="Arial" w:cs="Arial"/>
                <w:sz w:val="24"/>
              </w:rPr>
              <w:t>F1</w:t>
            </w:r>
            <w:r>
              <w:rPr>
                <w:rFonts w:hint="eastAsia" w:ascii="Arial" w:hAnsi="Arial" w:cs="Arial"/>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68.96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66.32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=5</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=0.005</w:t>
            </w:r>
          </w:p>
        </w:tc>
        <w:tc>
          <w:tcPr>
            <w:tcW w:w="4223" w:type="dxa"/>
            <w:vAlign w:val="center"/>
          </w:tcPr>
          <w:p>
            <w:pPr>
              <w:spacing w:line="360" w:lineRule="auto"/>
              <w:jc w:val="center"/>
              <w:rPr>
                <w:rFonts w:ascii="Arial" w:hAnsi="Arial" w:cs="Arial"/>
                <w:sz w:val="24"/>
              </w:rPr>
            </w:pPr>
            <w:r>
              <w:rPr>
                <w:rFonts w:ascii="Arial" w:hAnsi="Arial" w:cs="Arial"/>
                <w:sz w:val="24"/>
              </w:rPr>
              <w:t>59.35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=7</w:t>
            </w:r>
            <w:r>
              <w:rPr>
                <w:rFonts w:hint="eastAsia" w:ascii="Arial" w:hAnsi="Arial" w:cs="Arial"/>
                <w:sz w:val="24"/>
              </w:rPr>
              <w:t>，过滤器数量</w:t>
            </w:r>
            <w:r>
              <w:rPr>
                <w:rFonts w:ascii="Arial" w:hAnsi="Arial" w:cs="Arial"/>
                <w:sz w:val="24"/>
              </w:rPr>
              <w:t>=50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=0.01</w:t>
            </w:r>
          </w:p>
        </w:tc>
        <w:tc>
          <w:tcPr>
            <w:tcW w:w="4223" w:type="dxa"/>
            <w:vAlign w:val="center"/>
          </w:tcPr>
          <w:p>
            <w:pPr>
              <w:spacing w:line="360" w:lineRule="auto"/>
              <w:jc w:val="center"/>
              <w:rPr>
                <w:rFonts w:ascii="Arial" w:hAnsi="Arial" w:cs="Arial"/>
                <w:sz w:val="24"/>
              </w:rPr>
            </w:pPr>
            <w:r>
              <w:rPr>
                <w:rFonts w:ascii="Arial" w:hAnsi="Arial" w:cs="Arial"/>
                <w:sz w:val="24"/>
              </w:rPr>
              <w:t>58.27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=100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卷积核大小</w:t>
            </w:r>
            <w:r>
              <w:rPr>
                <w:rFonts w:ascii="Arial" w:hAnsi="Arial" w:cs="Arial"/>
                <w:sz w:val="24"/>
              </w:rPr>
              <w:t>=3</w:t>
            </w:r>
            <w:r>
              <w:rPr>
                <w:rFonts w:hint="eastAsia" w:ascii="Arial" w:hAnsi="Arial" w:cs="Arial"/>
                <w:sz w:val="24"/>
              </w:rPr>
              <w:t>，过滤器数量</w:t>
            </w:r>
            <w:r>
              <w:rPr>
                <w:rFonts w:ascii="Arial" w:hAnsi="Arial" w:cs="Arial"/>
                <w:sz w:val="24"/>
              </w:rPr>
              <w:t>=200</w:t>
            </w:r>
            <w:r>
              <w:rPr>
                <w:rFonts w:hint="eastAsia" w:ascii="Arial" w:hAnsi="Arial" w:cs="Arial"/>
                <w:sz w:val="24"/>
              </w:rPr>
              <w:t>，</w:t>
            </w:r>
          </w:p>
          <w:p>
            <w:pPr>
              <w:spacing w:line="360" w:lineRule="auto"/>
              <w:jc w:val="center"/>
              <w:rPr>
                <w:rFonts w:ascii="Arial" w:hAnsi="Arial" w:cs="Arial"/>
                <w:sz w:val="24"/>
              </w:rPr>
            </w:pPr>
            <w:r>
              <w:rPr>
                <w:rFonts w:hint="eastAsia" w:ascii="Arial" w:hAnsi="Arial" w:cs="Arial"/>
                <w:sz w:val="24"/>
              </w:rPr>
              <w:t>学习率</w:t>
            </w:r>
            <w:r>
              <w:rPr>
                <w:rFonts w:ascii="Arial" w:hAnsi="Arial" w:cs="Arial"/>
                <w:sz w:val="24"/>
              </w:rPr>
              <w:t>=0.001</w:t>
            </w:r>
          </w:p>
        </w:tc>
        <w:tc>
          <w:tcPr>
            <w:tcW w:w="4223" w:type="dxa"/>
            <w:vAlign w:val="center"/>
          </w:tcPr>
          <w:p>
            <w:pPr>
              <w:spacing w:line="360" w:lineRule="auto"/>
              <w:jc w:val="center"/>
              <w:rPr>
                <w:rFonts w:ascii="Arial" w:hAnsi="Arial" w:cs="Arial"/>
                <w:sz w:val="24"/>
              </w:rPr>
            </w:pPr>
            <w:r>
              <w:rPr>
                <w:rFonts w:ascii="Arial" w:hAnsi="Arial" w:cs="Arial"/>
                <w:sz w:val="24"/>
              </w:rPr>
              <w:t>63.26</w:t>
            </w:r>
          </w:p>
        </w:tc>
      </w:tr>
    </w:tbl>
    <w:p>
      <w:pPr>
        <w:spacing w:line="360" w:lineRule="auto"/>
        <w:ind w:firstLine="480" w:firstLineChars="200"/>
        <w:rPr>
          <w:rFonts w:ascii="Arial" w:hAnsi="Arial" w:cs="Arial"/>
          <w:sz w:val="24"/>
        </w:rPr>
      </w:pPr>
      <w:r>
        <w:rPr>
          <w:rFonts w:hint="eastAsia" w:ascii="Arial" w:hAnsi="Arial" w:cs="Arial"/>
          <w:sz w:val="24"/>
        </w:rPr>
        <w:t>根据前</w:t>
      </w:r>
      <w:r>
        <w:rPr>
          <w:rFonts w:ascii="Arial" w:hAnsi="Arial" w:cs="Arial"/>
          <w:sz w:val="24"/>
        </w:rPr>
        <w:t>9</w:t>
      </w:r>
      <w:r>
        <w:rPr>
          <w:rFonts w:hint="eastAsia" w:ascii="Arial" w:hAnsi="Arial" w:cs="Arial"/>
          <w:sz w:val="24"/>
        </w:rPr>
        <w:t>行实验对比可以发现，当卷积核大小为</w:t>
      </w:r>
      <w:r>
        <w:rPr>
          <w:rFonts w:ascii="Arial" w:hAnsi="Arial" w:cs="Arial"/>
          <w:sz w:val="24"/>
        </w:rPr>
        <w:t>3</w:t>
      </w:r>
      <w:r>
        <w:rPr>
          <w:rFonts w:hint="eastAsia" w:ascii="Arial" w:hAnsi="Arial" w:cs="Arial"/>
          <w:sz w:val="24"/>
        </w:rPr>
        <w:t>，学习率为</w:t>
      </w:r>
      <w:r>
        <w:rPr>
          <w:rFonts w:ascii="Arial" w:hAnsi="Arial" w:cs="Arial"/>
          <w:sz w:val="24"/>
        </w:rPr>
        <w:t>0.001</w:t>
      </w:r>
      <w:r>
        <w:rPr>
          <w:rFonts w:hint="eastAsia" w:ascii="Arial" w:hAnsi="Arial" w:cs="Arial"/>
          <w:sz w:val="24"/>
        </w:rPr>
        <w:t>时模型的表现效果更好，所以最后</w:t>
      </w:r>
      <w:r>
        <w:rPr>
          <w:rFonts w:ascii="Arial" w:hAnsi="Arial" w:cs="Arial"/>
          <w:sz w:val="24"/>
        </w:rPr>
        <w:t>2</w:t>
      </w:r>
      <w:r>
        <w:rPr>
          <w:rFonts w:hint="eastAsia" w:ascii="Arial" w:hAnsi="Arial" w:cs="Arial"/>
          <w:sz w:val="24"/>
        </w:rPr>
        <w:t>行直接使卷积核大小为</w:t>
      </w:r>
      <w:r>
        <w:rPr>
          <w:rFonts w:ascii="Arial" w:hAnsi="Arial" w:cs="Arial"/>
          <w:sz w:val="24"/>
        </w:rPr>
        <w:t>3</w:t>
      </w:r>
      <w:r>
        <w:rPr>
          <w:rFonts w:hint="eastAsia" w:ascii="Arial" w:hAnsi="Arial" w:cs="Arial"/>
          <w:sz w:val="24"/>
        </w:rPr>
        <w:t>、学习率为</w:t>
      </w:r>
      <w:r>
        <w:rPr>
          <w:rFonts w:ascii="Arial" w:hAnsi="Arial" w:cs="Arial"/>
          <w:sz w:val="24"/>
        </w:rPr>
        <w:t>0.001</w:t>
      </w:r>
      <w:r>
        <w:rPr>
          <w:rFonts w:hint="eastAsia" w:ascii="Arial" w:hAnsi="Arial" w:cs="Arial"/>
          <w:sz w:val="24"/>
        </w:rPr>
        <w:t>来对比过滤器的数量。最后可以发现当过滤器数量为</w:t>
      </w:r>
      <w:r>
        <w:rPr>
          <w:rFonts w:ascii="Arial" w:hAnsi="Arial" w:cs="Arial"/>
          <w:sz w:val="24"/>
        </w:rPr>
        <w:t>50</w:t>
      </w:r>
      <w:r>
        <w:rPr>
          <w:rFonts w:hint="eastAsia" w:ascii="Arial" w:hAnsi="Arial" w:cs="Arial"/>
          <w:sz w:val="24"/>
        </w:rPr>
        <w:t>的时候，模型的表现效果更好，最终得到了表</w:t>
      </w:r>
      <w:r>
        <w:rPr>
          <w:rFonts w:ascii="Arial" w:hAnsi="Arial" w:cs="Arial"/>
          <w:sz w:val="24"/>
        </w:rPr>
        <w:t>4.4</w:t>
      </w:r>
      <w:r>
        <w:rPr>
          <w:rFonts w:hint="eastAsia" w:ascii="Arial" w:hAnsi="Arial" w:cs="Arial"/>
          <w:sz w:val="24"/>
        </w:rPr>
        <w:t>中的超参数设置。</w:t>
      </w:r>
    </w:p>
    <w:p>
      <w:pPr>
        <w:pStyle w:val="3"/>
        <w:rPr>
          <w:rFonts w:cs="Arial"/>
        </w:rPr>
      </w:pPr>
      <w:bookmarkStart w:id="489" w:name="_Toc5921_WPSOffice_Level3"/>
      <w:r>
        <w:rPr>
          <w:rFonts w:cs="Arial"/>
        </w:rPr>
        <w:t xml:space="preserve">5.3.2 </w:t>
      </w:r>
      <w:r>
        <w:rPr>
          <w:rFonts w:hint="eastAsia" w:cs="Arial"/>
        </w:rPr>
        <w:t>不同模型间的实验对比与分析</w:t>
      </w:r>
      <w:bookmarkEnd w:id="489"/>
    </w:p>
    <w:p>
      <w:pPr>
        <w:spacing w:line="360" w:lineRule="auto"/>
        <w:ind w:firstLine="480" w:firstLineChars="200"/>
        <w:rPr>
          <w:rFonts w:ascii="Arial" w:hAnsi="Arial" w:cs="Arial"/>
          <w:sz w:val="24"/>
        </w:rPr>
      </w:pPr>
      <w:r>
        <w:rPr>
          <w:rFonts w:hint="eastAsia" w:ascii="Arial" w:hAnsi="Arial" w:cs="Arial"/>
          <w:sz w:val="24"/>
        </w:rPr>
        <w:t>本文除了对比了</w:t>
      </w:r>
      <w:r>
        <w:rPr>
          <w:rFonts w:ascii="Arial" w:hAnsi="Arial" w:cs="Arial"/>
          <w:sz w:val="24"/>
        </w:rPr>
        <w:t>ResCNN</w:t>
      </w:r>
      <w:r>
        <w:rPr>
          <w:rFonts w:hint="eastAsia" w:ascii="Arial" w:hAnsi="Arial" w:cs="Arial"/>
          <w:sz w:val="24"/>
        </w:rPr>
        <w:t>中不同的超参数对模型效果的影响，在本章节还对比了</w:t>
      </w:r>
      <w:r>
        <w:rPr>
          <w:rFonts w:ascii="Arial" w:hAnsi="Arial" w:cs="Arial"/>
          <w:sz w:val="24"/>
        </w:rPr>
        <w:t>ResCNN</w:t>
      </w:r>
      <w:r>
        <w:rPr>
          <w:rFonts w:hint="eastAsia" w:ascii="Arial" w:hAnsi="Arial" w:cs="Arial"/>
          <w:sz w:val="24"/>
        </w:rPr>
        <w:t>外别的模型在相同输入和条件下的性能进行模型评估，其它的模型包括：</w:t>
      </w:r>
      <w:r>
        <w:rPr>
          <w:rFonts w:ascii="Arial" w:hAnsi="Arial" w:cs="Arial"/>
          <w:sz w:val="24"/>
        </w:rPr>
        <w:t>CNN</w:t>
      </w:r>
      <w:r>
        <w:rPr>
          <w:rFonts w:hint="eastAsia" w:ascii="Arial" w:hAnsi="Arial" w:cs="Arial"/>
          <w:sz w:val="24"/>
        </w:rPr>
        <w:t>、</w:t>
      </w:r>
      <w:r>
        <w:rPr>
          <w:rFonts w:ascii="Arial" w:hAnsi="Arial" w:cs="Arial"/>
          <w:sz w:val="24"/>
        </w:rPr>
        <w:t>CNN+Attention</w:t>
      </w:r>
      <w:r>
        <w:rPr>
          <w:rFonts w:hint="eastAsia" w:ascii="Arial" w:hAnsi="Arial" w:cs="Arial"/>
          <w:sz w:val="24"/>
        </w:rPr>
        <w:t>，实验的评价标准为模型的</w:t>
      </w:r>
      <w:r>
        <w:rPr>
          <w:rFonts w:ascii="Arial" w:hAnsi="Arial" w:cs="Arial"/>
          <w:sz w:val="24"/>
        </w:rPr>
        <w:t>F1</w:t>
      </w:r>
      <w:r>
        <w:rPr>
          <w:rFonts w:hint="eastAsia" w:ascii="Arial" w:hAnsi="Arial" w:cs="Arial"/>
          <w:sz w:val="24"/>
        </w:rPr>
        <w:t>值，实验结果如表</w:t>
      </w:r>
      <w:r>
        <w:rPr>
          <w:rFonts w:ascii="Arial" w:hAnsi="Arial" w:cs="Arial"/>
          <w:sz w:val="24"/>
        </w:rPr>
        <w:t>5.5</w:t>
      </w:r>
      <w:r>
        <w:rPr>
          <w:rFonts w:hint="eastAsia" w:ascii="Arial" w:hAnsi="Arial" w:cs="Arial"/>
          <w:sz w:val="24"/>
        </w:rPr>
        <w:t>所示。</w:t>
      </w:r>
    </w:p>
    <w:p>
      <w:pPr>
        <w:pStyle w:val="37"/>
      </w:pPr>
      <w:bookmarkStart w:id="490" w:name="_Toc16184"/>
      <w:bookmarkStart w:id="491" w:name="_Toc28084"/>
      <w:bookmarkStart w:id="492" w:name="_Toc9675"/>
      <w:r>
        <w:rPr>
          <w:rFonts w:hint="eastAsia"/>
        </w:rPr>
        <w:t>表</w:t>
      </w:r>
      <w:r>
        <w:t xml:space="preserve">5.5 </w:t>
      </w:r>
      <w:r>
        <w:rPr>
          <w:rFonts w:hint="eastAsia"/>
        </w:rPr>
        <w:t>不同关系抽取模型在相同输入下的性能对比</w:t>
      </w:r>
      <w:bookmarkEnd w:id="490"/>
      <w:bookmarkEnd w:id="491"/>
      <w:bookmarkEnd w:id="492"/>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hint="eastAsia" w:ascii="Arial" w:hAnsi="Arial" w:cs="Arial"/>
                <w:sz w:val="24"/>
              </w:rPr>
              <w:t>模型名称</w:t>
            </w:r>
          </w:p>
        </w:tc>
        <w:tc>
          <w:tcPr>
            <w:tcW w:w="4261" w:type="dxa"/>
            <w:vAlign w:val="center"/>
          </w:tcPr>
          <w:p>
            <w:pPr>
              <w:spacing w:line="360" w:lineRule="auto"/>
              <w:jc w:val="center"/>
              <w:rPr>
                <w:rFonts w:ascii="Arial" w:hAnsi="Arial" w:cs="Arial"/>
                <w:sz w:val="24"/>
              </w:rPr>
            </w:pPr>
            <w:r>
              <w:rPr>
                <w:rFonts w:ascii="Arial" w:hAnsi="Arial" w:cs="Arial"/>
                <w:sz w:val="24"/>
              </w:rPr>
              <w:t>F1</w:t>
            </w:r>
            <w:r>
              <w:rPr>
                <w:rFonts w:hint="eastAsia" w:ascii="Arial" w:hAnsi="Arial" w:cs="Arial"/>
                <w:sz w:val="24"/>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ascii="Arial" w:hAnsi="Arial" w:cs="Arial"/>
                <w:sz w:val="24"/>
              </w:rPr>
              <w:t>ResCNN</w:t>
            </w:r>
          </w:p>
        </w:tc>
        <w:tc>
          <w:tcPr>
            <w:tcW w:w="4261" w:type="dxa"/>
            <w:vAlign w:val="center"/>
          </w:tcPr>
          <w:p>
            <w:pPr>
              <w:spacing w:line="360" w:lineRule="auto"/>
              <w:jc w:val="center"/>
              <w:rPr>
                <w:rFonts w:ascii="Arial" w:hAnsi="Arial" w:cs="Arial"/>
                <w:sz w:val="24"/>
              </w:rPr>
            </w:pPr>
            <w:r>
              <w:rPr>
                <w:rFonts w:ascii="Arial" w:hAnsi="Arial" w:cs="Arial"/>
                <w:sz w:val="24"/>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ascii="Arial" w:hAnsi="Arial" w:cs="Arial"/>
                <w:sz w:val="24"/>
              </w:rPr>
              <w:t>CNN</w:t>
            </w:r>
          </w:p>
        </w:tc>
        <w:tc>
          <w:tcPr>
            <w:tcW w:w="4261" w:type="dxa"/>
            <w:vAlign w:val="center"/>
          </w:tcPr>
          <w:p>
            <w:pPr>
              <w:spacing w:line="360" w:lineRule="auto"/>
              <w:jc w:val="center"/>
              <w:rPr>
                <w:rFonts w:ascii="Arial" w:hAnsi="Arial" w:cs="Arial"/>
                <w:sz w:val="24"/>
              </w:rPr>
            </w:pPr>
            <w:r>
              <w:rPr>
                <w:rFonts w:ascii="Arial" w:hAnsi="Arial" w:cs="Arial"/>
                <w:sz w:val="24"/>
              </w:rPr>
              <w:t>53.37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center"/>
          </w:tcPr>
          <w:p>
            <w:pPr>
              <w:spacing w:line="360" w:lineRule="auto"/>
              <w:jc w:val="center"/>
              <w:rPr>
                <w:rFonts w:ascii="Arial" w:hAnsi="Arial" w:cs="Arial"/>
                <w:sz w:val="24"/>
              </w:rPr>
            </w:pPr>
            <w:r>
              <w:rPr>
                <w:rFonts w:ascii="Arial" w:hAnsi="Arial" w:cs="Arial"/>
                <w:sz w:val="24"/>
              </w:rPr>
              <w:t>CNN+Attention</w:t>
            </w:r>
          </w:p>
        </w:tc>
        <w:tc>
          <w:tcPr>
            <w:tcW w:w="4261" w:type="dxa"/>
            <w:vAlign w:val="center"/>
          </w:tcPr>
          <w:p>
            <w:pPr>
              <w:spacing w:line="360" w:lineRule="auto"/>
              <w:jc w:val="center"/>
              <w:rPr>
                <w:rFonts w:ascii="Arial" w:hAnsi="Arial" w:cs="Arial"/>
                <w:sz w:val="24"/>
              </w:rPr>
            </w:pPr>
            <w:r>
              <w:rPr>
                <w:rFonts w:ascii="Arial" w:hAnsi="Arial" w:cs="Arial"/>
                <w:sz w:val="24"/>
              </w:rPr>
              <w:t>65.48</w:t>
            </w:r>
          </w:p>
        </w:tc>
      </w:tr>
    </w:tbl>
    <w:p>
      <w:pPr>
        <w:spacing w:line="360" w:lineRule="auto"/>
        <w:ind w:firstLine="480" w:firstLineChars="200"/>
      </w:pPr>
      <w:r>
        <w:rPr>
          <w:rFonts w:hint="eastAsia" w:ascii="Arial" w:hAnsi="Arial" w:cs="Arial"/>
          <w:sz w:val="24"/>
        </w:rPr>
        <w:t>可以看出，由于关系类别较多以及语料数量较少的原因，模型的表现效果都不是特别好，不过相对而言</w:t>
      </w:r>
      <w:r>
        <w:rPr>
          <w:rFonts w:ascii="Arial" w:hAnsi="Arial" w:cs="Arial"/>
          <w:sz w:val="24"/>
        </w:rPr>
        <w:t>ResCNN</w:t>
      </w:r>
      <w:r>
        <w:rPr>
          <w:rFonts w:hint="eastAsia" w:ascii="Arial" w:hAnsi="Arial" w:cs="Arial"/>
          <w:sz w:val="24"/>
        </w:rPr>
        <w:t>比</w:t>
      </w:r>
      <w:r>
        <w:rPr>
          <w:rFonts w:ascii="Arial" w:hAnsi="Arial" w:cs="Arial"/>
          <w:sz w:val="24"/>
        </w:rPr>
        <w:t>CNN</w:t>
      </w:r>
      <w:r>
        <w:rPr>
          <w:rFonts w:hint="eastAsia" w:ascii="Arial" w:hAnsi="Arial" w:cs="Arial"/>
          <w:sz w:val="24"/>
        </w:rPr>
        <w:t>以及</w:t>
      </w:r>
      <w:r>
        <w:rPr>
          <w:rFonts w:ascii="Arial" w:hAnsi="Arial" w:cs="Arial"/>
          <w:sz w:val="24"/>
        </w:rPr>
        <w:t>CNN+Attention</w:t>
      </w:r>
      <w:r>
        <w:rPr>
          <w:rFonts w:hint="eastAsia" w:ascii="Arial" w:hAnsi="Arial" w:cs="Arial"/>
          <w:sz w:val="24"/>
        </w:rPr>
        <w:t>的性能更加优秀。随着人工标注数据的不断增多结合一些人为制定的规则，关系抽取的效果会越来越好。</w:t>
      </w:r>
    </w:p>
    <w:p>
      <w:pPr>
        <w:pStyle w:val="3"/>
        <w:rPr>
          <w:rFonts w:cs="Arial"/>
        </w:rPr>
      </w:pPr>
      <w:bookmarkStart w:id="493" w:name="_Toc9583_WPSOffice_Level2"/>
      <w:r>
        <w:rPr>
          <w:rFonts w:cs="Arial"/>
        </w:rPr>
        <w:t xml:space="preserve">5.4 </w:t>
      </w:r>
      <w:r>
        <w:rPr>
          <w:rFonts w:hint="eastAsia" w:cs="Arial"/>
        </w:rPr>
        <w:t>本章小结</w:t>
      </w:r>
      <w:bookmarkEnd w:id="493"/>
    </w:p>
    <w:p>
      <w:pPr>
        <w:spacing w:line="360" w:lineRule="auto"/>
        <w:ind w:firstLine="480" w:firstLineChars="200"/>
        <w:rPr>
          <w:rFonts w:hint="eastAsia" w:cs="Arial"/>
          <w:sz w:val="24"/>
        </w:rPr>
      </w:pPr>
      <w:r>
        <w:rPr>
          <w:rFonts w:hint="eastAsia" w:cs="Arial"/>
          <w:sz w:val="24"/>
        </w:rPr>
        <w:t>本章针对信息抽取模型模块中的命名实体识别和关系抽取模型进行了不同参数下和不同模型间的对比实验，制定了实验评估标准，并对实验结果进行分析得到了模型的最佳参数和不同模型的适用情况。</w:t>
      </w:r>
    </w:p>
    <w:p>
      <w:pPr>
        <w:spacing w:line="360" w:lineRule="auto"/>
        <w:ind w:firstLine="420" w:firstLineChars="200"/>
        <w:jc w:val="center"/>
        <w:rPr>
          <w:rFonts w:ascii="Arial" w:hAnsi="Arial" w:eastAsia="黑体" w:cs="Arial"/>
        </w:rPr>
        <w:sectPr>
          <w:headerReference r:id="rId21" w:type="default"/>
          <w:type w:val="continuous"/>
          <w:pgSz w:w="11906" w:h="16838"/>
          <w:pgMar w:top="1440" w:right="1800" w:bottom="1440" w:left="1800" w:header="851" w:footer="992" w:gutter="0"/>
          <w:pgNumType w:fmt="decimal"/>
          <w:cols w:space="720" w:num="1"/>
          <w:docGrid w:type="lines" w:linePitch="312" w:charSpace="0"/>
        </w:sectPr>
      </w:pPr>
    </w:p>
    <w:p>
      <w:pPr>
        <w:spacing w:line="360" w:lineRule="auto"/>
        <w:ind w:firstLine="420" w:firstLineChars="200"/>
        <w:jc w:val="center"/>
        <w:rPr>
          <w:rFonts w:ascii="Arial" w:hAnsi="Arial" w:eastAsia="黑体" w:cs="Arial"/>
        </w:rPr>
      </w:pPr>
      <w:r>
        <w:rPr>
          <w:rFonts w:ascii="Arial" w:hAnsi="Arial" w:eastAsia="黑体" w:cs="Arial"/>
        </w:rPr>
        <w:br w:type="page"/>
      </w:r>
      <w:bookmarkStart w:id="494" w:name="_Toc14334_WPSOffice_Level1"/>
      <w:bookmarkStart w:id="495" w:name="_Toc136107013"/>
      <w:bookmarkStart w:id="496" w:name="_Toc22745_WPSOffice_Level1"/>
      <w:bookmarkStart w:id="497" w:name="_Toc514163499"/>
      <w:r>
        <w:rPr>
          <w:rStyle w:val="27"/>
          <w:rFonts w:hint="eastAsia" w:ascii="黑体" w:hAnsi="黑体" w:eastAsia="黑体" w:cs="黑体"/>
        </w:rPr>
        <w:t>第六章  总结与展望</w:t>
      </w:r>
      <w:bookmarkEnd w:id="494"/>
      <w:bookmarkEnd w:id="495"/>
      <w:bookmarkEnd w:id="496"/>
      <w:bookmarkEnd w:id="497"/>
    </w:p>
    <w:p>
      <w:pPr>
        <w:pStyle w:val="3"/>
        <w:rPr>
          <w:rFonts w:cs="Arial"/>
        </w:rPr>
      </w:pPr>
      <w:bookmarkStart w:id="498" w:name="_Toc514163500"/>
      <w:bookmarkStart w:id="499" w:name="_Toc3047_WPSOffice_Level2"/>
      <w:bookmarkStart w:id="500" w:name="_Toc25146_WPSOffice_Level2"/>
      <w:r>
        <w:rPr>
          <w:rFonts w:cs="Arial"/>
        </w:rPr>
        <w:t xml:space="preserve">6.1 </w:t>
      </w:r>
      <w:r>
        <w:rPr>
          <w:rFonts w:hint="eastAsia" w:cs="Arial"/>
        </w:rPr>
        <w:t>总结</w:t>
      </w:r>
      <w:bookmarkEnd w:id="498"/>
      <w:bookmarkEnd w:id="499"/>
      <w:bookmarkEnd w:id="500"/>
    </w:p>
    <w:p>
      <w:pPr>
        <w:spacing w:line="360" w:lineRule="auto"/>
        <w:ind w:firstLine="480" w:firstLineChars="200"/>
        <w:rPr>
          <w:rFonts w:ascii="Arial" w:hAnsi="Arial" w:cs="Arial"/>
          <w:sz w:val="24"/>
        </w:rPr>
      </w:pPr>
      <w:r>
        <w:rPr>
          <w:rFonts w:hint="eastAsia" w:ascii="Arial" w:hAnsi="Arial" w:cs="Arial"/>
          <w:sz w:val="24"/>
        </w:rPr>
        <w:t>本文以上海某大数据人工智能公司的信息抽取服务系统为背景，介绍了该项目中信息抽取的两个子任务命名实体识别和关系抽取的研究现状，综述了基于深度学习的信息抽取任务所涉及的相关技术，包括：词向量、</w:t>
      </w:r>
      <w:r>
        <w:rPr>
          <w:rFonts w:ascii="Arial" w:hAnsi="Arial" w:cs="Arial"/>
          <w:sz w:val="24"/>
        </w:rPr>
        <w:t>BERT</w:t>
      </w:r>
      <w:r>
        <w:rPr>
          <w:rFonts w:hint="eastAsia" w:ascii="Arial" w:hAnsi="Arial" w:cs="Arial"/>
          <w:sz w:val="24"/>
        </w:rPr>
        <w:t>模型、双向长短时记忆模型、深度残差网络、远程监督、深度学习框架</w:t>
      </w:r>
      <w:r>
        <w:rPr>
          <w:rFonts w:ascii="Arial" w:hAnsi="Arial" w:cs="Arial"/>
          <w:sz w:val="24"/>
        </w:rPr>
        <w:t>Tensorflow</w:t>
      </w:r>
      <w:r>
        <w:rPr>
          <w:rFonts w:hint="eastAsia" w:ascii="Arial" w:hAnsi="Arial" w:cs="Arial"/>
          <w:sz w:val="24"/>
        </w:rPr>
        <w:t>、</w:t>
      </w:r>
      <w:r>
        <w:rPr>
          <w:rFonts w:ascii="Arial" w:hAnsi="Arial" w:cs="Arial"/>
          <w:sz w:val="24"/>
        </w:rPr>
        <w:t>Docker</w:t>
      </w:r>
      <w:r>
        <w:rPr>
          <w:rFonts w:hint="eastAsia" w:ascii="Arial" w:hAnsi="Arial" w:cs="Arial"/>
          <w:sz w:val="24"/>
        </w:rPr>
        <w:t>容器技术、</w:t>
      </w:r>
      <w:r>
        <w:rPr>
          <w:rFonts w:ascii="Arial" w:hAnsi="Arial" w:cs="Arial"/>
          <w:sz w:val="24"/>
        </w:rPr>
        <w:t>Kubernetes</w:t>
      </w:r>
      <w:r>
        <w:rPr>
          <w:rFonts w:hint="eastAsia" w:ascii="Arial" w:hAnsi="Arial" w:cs="Arial"/>
          <w:sz w:val="24"/>
        </w:rPr>
        <w:t>集群等。详细分析了项目中的需求并对各个模块进行了详细设计，对选择的模型结构进行分析，介绍了每个模块的具体实现过程。最后对模型的超参数进行组合对比测试，最终得到模型的参数设置。</w:t>
      </w:r>
    </w:p>
    <w:p>
      <w:pPr>
        <w:spacing w:line="360" w:lineRule="auto"/>
        <w:ind w:firstLine="480" w:firstLineChars="200"/>
        <w:rPr>
          <w:rFonts w:ascii="Arial" w:hAnsi="Arial" w:cs="Arial"/>
          <w:sz w:val="24"/>
        </w:rPr>
      </w:pPr>
      <w:r>
        <w:rPr>
          <w:rFonts w:hint="eastAsia" w:ascii="Arial" w:hAnsi="Arial" w:cs="Arial"/>
          <w:sz w:val="24"/>
        </w:rPr>
        <w:t>在模型选择方面，命名实体识别模型在对比了</w:t>
      </w:r>
      <w:r>
        <w:rPr>
          <w:rFonts w:ascii="Arial" w:hAnsi="Arial" w:cs="Arial"/>
          <w:sz w:val="24"/>
        </w:rPr>
        <w:t>word2vec+BiLSTM+CRF</w:t>
      </w:r>
      <w:r>
        <w:rPr>
          <w:rFonts w:hint="eastAsia" w:ascii="Arial" w:hAnsi="Arial" w:cs="Arial"/>
          <w:sz w:val="24"/>
        </w:rPr>
        <w:t>、</w:t>
      </w:r>
      <w:r>
        <w:rPr>
          <w:rFonts w:ascii="Arial" w:hAnsi="Arial" w:cs="Arial"/>
          <w:sz w:val="24"/>
        </w:rPr>
        <w:t>BERT+BiLSTM+CRF</w:t>
      </w:r>
      <w:r>
        <w:rPr>
          <w:rFonts w:hint="eastAsia" w:ascii="Arial" w:hAnsi="Arial" w:cs="Arial"/>
          <w:sz w:val="24"/>
        </w:rPr>
        <w:t>、</w:t>
      </w:r>
      <w:r>
        <w:rPr>
          <w:rFonts w:ascii="Arial" w:hAnsi="Arial" w:cs="Arial"/>
          <w:sz w:val="24"/>
        </w:rPr>
        <w:t>CRF</w:t>
      </w:r>
      <w:r>
        <w:rPr>
          <w:rFonts w:hint="eastAsia" w:ascii="Arial" w:hAnsi="Arial" w:cs="Arial"/>
          <w:sz w:val="24"/>
        </w:rPr>
        <w:t>、</w:t>
      </w:r>
      <w:r>
        <w:rPr>
          <w:rFonts w:ascii="Arial" w:hAnsi="Arial" w:cs="Arial"/>
          <w:sz w:val="24"/>
        </w:rPr>
        <w:t>LSTM</w:t>
      </w:r>
      <w:r>
        <w:rPr>
          <w:rFonts w:hint="eastAsia" w:ascii="Arial" w:hAnsi="Arial" w:cs="Arial"/>
          <w:sz w:val="24"/>
        </w:rPr>
        <w:t>、</w:t>
      </w:r>
      <w:r>
        <w:rPr>
          <w:rFonts w:ascii="Arial" w:hAnsi="Arial" w:cs="Arial"/>
          <w:sz w:val="24"/>
        </w:rPr>
        <w:t>BiLSTM</w:t>
      </w:r>
      <w:r>
        <w:rPr>
          <w:rFonts w:hint="eastAsia" w:ascii="Arial" w:hAnsi="Arial" w:cs="Arial"/>
          <w:sz w:val="24"/>
        </w:rPr>
        <w:t>在数据集上的表现后，本文选择了性能较好的</w:t>
      </w:r>
      <w:r>
        <w:rPr>
          <w:rFonts w:ascii="Arial" w:hAnsi="Arial" w:cs="Arial"/>
          <w:sz w:val="24"/>
        </w:rPr>
        <w:t>word2vec+BiLSTM+CRF</w:t>
      </w:r>
      <w:r>
        <w:rPr>
          <w:rFonts w:hint="eastAsia" w:ascii="Arial" w:hAnsi="Arial" w:cs="Arial"/>
          <w:sz w:val="24"/>
        </w:rPr>
        <w:t>模型和</w:t>
      </w:r>
      <w:r>
        <w:rPr>
          <w:rFonts w:ascii="Arial" w:hAnsi="Arial" w:cs="Arial"/>
          <w:sz w:val="24"/>
        </w:rPr>
        <w:t>BERT+BiLSTM+CRF</w:t>
      </w:r>
      <w:r>
        <w:rPr>
          <w:rFonts w:hint="eastAsia" w:ascii="Arial" w:hAnsi="Arial" w:cs="Arial"/>
          <w:sz w:val="24"/>
        </w:rPr>
        <w:t>模型。这两种模型都考虑了上下文信息的影响，也学习到了一些约束条件，有较好的分类效果。但是这两个模型的预测性能和预测时长有所不同，有各自的适用场景；关系抽取模型是在对比了</w:t>
      </w:r>
      <w:r>
        <w:rPr>
          <w:rFonts w:ascii="Arial" w:hAnsi="Arial" w:cs="Arial"/>
          <w:sz w:val="24"/>
        </w:rPr>
        <w:t>CNN</w:t>
      </w:r>
      <w:r>
        <w:rPr>
          <w:rFonts w:hint="eastAsia" w:ascii="Arial" w:hAnsi="Arial" w:cs="Arial"/>
          <w:sz w:val="24"/>
        </w:rPr>
        <w:t>、</w:t>
      </w:r>
      <w:r>
        <w:rPr>
          <w:rFonts w:ascii="Arial" w:hAnsi="Arial" w:cs="Arial"/>
          <w:sz w:val="24"/>
        </w:rPr>
        <w:t>CNN+Attention</w:t>
      </w:r>
      <w:r>
        <w:rPr>
          <w:rFonts w:hint="eastAsia" w:ascii="Arial" w:hAnsi="Arial" w:cs="Arial"/>
          <w:sz w:val="24"/>
        </w:rPr>
        <w:t>和</w:t>
      </w:r>
      <w:r>
        <w:rPr>
          <w:rFonts w:ascii="Arial" w:hAnsi="Arial" w:cs="Arial"/>
          <w:sz w:val="24"/>
        </w:rPr>
        <w:t>ResCNN</w:t>
      </w:r>
      <w:r>
        <w:rPr>
          <w:rFonts w:hint="eastAsia" w:ascii="Arial" w:hAnsi="Arial" w:cs="Arial"/>
          <w:sz w:val="24"/>
        </w:rPr>
        <w:t>在数据集上的表现后，选择了效果更好的</w:t>
      </w:r>
      <w:r>
        <w:rPr>
          <w:rFonts w:ascii="Arial" w:hAnsi="Arial" w:cs="Arial"/>
          <w:sz w:val="24"/>
        </w:rPr>
        <w:t>ResCNN</w:t>
      </w:r>
      <w:r>
        <w:rPr>
          <w:rFonts w:hint="eastAsia" w:ascii="Arial" w:hAnsi="Arial" w:cs="Arial"/>
          <w:sz w:val="24"/>
        </w:rPr>
        <w:t>。</w:t>
      </w:r>
      <w:r>
        <w:rPr>
          <w:rFonts w:ascii="Arial" w:hAnsi="Arial" w:cs="Arial"/>
          <w:sz w:val="24"/>
        </w:rPr>
        <w:t>ResCNN</w:t>
      </w:r>
      <w:r>
        <w:rPr>
          <w:rFonts w:hint="eastAsia" w:ascii="Arial" w:hAnsi="Arial" w:cs="Arial"/>
          <w:sz w:val="24"/>
        </w:rPr>
        <w:t>利用了残差学习的特性使网络结构学习到了更多的语言特性从而得到了更好的效果。最后，将两个模型固化成</w:t>
      </w:r>
      <w:r>
        <w:rPr>
          <w:rFonts w:ascii="Arial" w:hAnsi="Arial" w:cs="Arial"/>
          <w:sz w:val="24"/>
        </w:rPr>
        <w:t>pb</w:t>
      </w:r>
      <w:r>
        <w:rPr>
          <w:rFonts w:hint="eastAsia" w:ascii="Arial" w:hAnsi="Arial" w:cs="Arial"/>
          <w:sz w:val="24"/>
        </w:rPr>
        <w:t>格式模型，封装进</w:t>
      </w:r>
      <w:r>
        <w:rPr>
          <w:rFonts w:ascii="Arial" w:hAnsi="Arial" w:cs="Arial"/>
          <w:sz w:val="24"/>
        </w:rPr>
        <w:t>Docker</w:t>
      </w:r>
      <w:r>
        <w:rPr>
          <w:rFonts w:hint="eastAsia" w:ascii="Arial" w:hAnsi="Arial" w:cs="Arial"/>
          <w:sz w:val="24"/>
        </w:rPr>
        <w:t>容器并将服务部署到</w:t>
      </w:r>
      <w:r>
        <w:rPr>
          <w:rFonts w:ascii="Arial" w:hAnsi="Arial" w:cs="Arial"/>
          <w:sz w:val="24"/>
        </w:rPr>
        <w:t>Kubernetes</w:t>
      </w:r>
      <w:r>
        <w:rPr>
          <w:rFonts w:hint="eastAsia" w:ascii="Arial" w:hAnsi="Arial" w:cs="Arial"/>
          <w:sz w:val="24"/>
        </w:rPr>
        <w:t>集群上。业务人员可以通过访问客户端端口对信息抽取服务进行调用。</w:t>
      </w:r>
    </w:p>
    <w:p>
      <w:pPr>
        <w:pStyle w:val="3"/>
        <w:rPr>
          <w:rFonts w:cs="Arial"/>
        </w:rPr>
      </w:pPr>
      <w:bookmarkStart w:id="501" w:name="_Toc11644_WPSOffice_Level2"/>
      <w:bookmarkStart w:id="502" w:name="_Toc18101_WPSOffice_Level2"/>
      <w:bookmarkStart w:id="503" w:name="_Toc514163501"/>
      <w:r>
        <w:rPr>
          <w:rFonts w:cs="Arial"/>
        </w:rPr>
        <w:t xml:space="preserve">6.2 </w:t>
      </w:r>
      <w:r>
        <w:rPr>
          <w:rFonts w:hint="eastAsia" w:cs="Arial"/>
        </w:rPr>
        <w:t>进一步工作展望</w:t>
      </w:r>
      <w:bookmarkEnd w:id="501"/>
      <w:bookmarkEnd w:id="502"/>
      <w:bookmarkEnd w:id="503"/>
    </w:p>
    <w:p>
      <w:pPr>
        <w:spacing w:line="360" w:lineRule="auto"/>
        <w:ind w:firstLine="480" w:firstLineChars="200"/>
        <w:rPr>
          <w:rFonts w:ascii="Arial" w:hAnsi="Arial" w:cs="Arial"/>
          <w:sz w:val="24"/>
        </w:rPr>
      </w:pPr>
      <w:r>
        <w:rPr>
          <w:rFonts w:hint="eastAsia" w:ascii="Arial" w:hAnsi="Arial" w:cs="Arial"/>
          <w:sz w:val="24"/>
        </w:rPr>
        <w:t>对未来的工作，我有以下几点展望：</w:t>
      </w:r>
    </w:p>
    <w:p>
      <w:pPr>
        <w:spacing w:line="360" w:lineRule="auto"/>
        <w:ind w:firstLine="480" w:firstLineChars="200"/>
        <w:rPr>
          <w:rFonts w:ascii="Arial" w:hAnsi="Arial" w:cs="Arial"/>
          <w:sz w:val="24"/>
        </w:rPr>
      </w:pPr>
      <w:r>
        <w:rPr>
          <w:rFonts w:ascii="Arial" w:hAnsi="Arial" w:cs="Arial"/>
          <w:sz w:val="24"/>
        </w:rPr>
        <w:t>1.</w:t>
      </w:r>
      <w:r>
        <w:rPr>
          <w:rFonts w:hint="eastAsia" w:ascii="Arial" w:hAnsi="Arial" w:cs="Arial"/>
          <w:sz w:val="24"/>
        </w:rPr>
        <w:t>对于命名实体识别模型，模型的预测性能已经可以满足基本的项目需求，希望在未来的时间里可以缩短预测时长。</w:t>
      </w:r>
    </w:p>
    <w:p>
      <w:pPr>
        <w:spacing w:line="360" w:lineRule="auto"/>
        <w:ind w:firstLine="480" w:firstLineChars="200"/>
        <w:rPr>
          <w:rFonts w:ascii="Arial" w:hAnsi="Arial" w:cs="Arial"/>
          <w:sz w:val="24"/>
        </w:rPr>
      </w:pPr>
      <w:r>
        <w:rPr>
          <w:rFonts w:ascii="Arial" w:hAnsi="Arial" w:cs="Arial"/>
          <w:sz w:val="24"/>
        </w:rPr>
        <w:t>2.</w:t>
      </w:r>
      <w:r>
        <w:rPr>
          <w:rFonts w:hint="eastAsia" w:ascii="Arial" w:hAnsi="Arial" w:cs="Arial"/>
          <w:sz w:val="24"/>
        </w:rPr>
        <w:t>由于项目的研发时间较短，所以关系抽取模型的效果相对来说还比较一般，希望在未来的时间里有机会在现有模型的基础上进行更多地尝试：</w:t>
      </w:r>
      <w:bookmarkStart w:id="504" w:name="_Toc3486_WPSOffice_Level3"/>
      <w:bookmarkStart w:id="505" w:name="_Toc20731_WPSOffice_Level3"/>
      <w:bookmarkStart w:id="506" w:name="_Toc16991_WPSOffice_Level3"/>
      <w:bookmarkStart w:id="507" w:name="_Toc17953_WPSOffice_Level3"/>
      <w:r>
        <w:rPr>
          <w:rFonts w:hint="eastAsia" w:ascii="Arial" w:hAnsi="Arial" w:cs="Arial"/>
          <w:sz w:val="24"/>
        </w:rPr>
        <w:t>加入</w:t>
      </w:r>
      <w:r>
        <w:rPr>
          <w:rFonts w:ascii="Arial" w:hAnsi="Arial" w:cs="Arial"/>
          <w:sz w:val="24"/>
        </w:rPr>
        <w:t>Attention</w:t>
      </w:r>
      <w:r>
        <w:rPr>
          <w:rFonts w:hint="eastAsia" w:ascii="Arial" w:hAnsi="Arial" w:cs="Arial"/>
          <w:sz w:val="24"/>
        </w:rPr>
        <w:t>机制；</w:t>
      </w:r>
      <w:bookmarkEnd w:id="504"/>
      <w:bookmarkEnd w:id="505"/>
      <w:bookmarkEnd w:id="506"/>
      <w:bookmarkEnd w:id="507"/>
      <w:bookmarkStart w:id="508" w:name="_Toc9020_WPSOffice_Level3"/>
      <w:bookmarkStart w:id="509" w:name="_Toc1223_WPSOffice_Level3"/>
      <w:bookmarkStart w:id="510" w:name="_Toc27248_WPSOffice_Level3"/>
      <w:bookmarkStart w:id="511" w:name="_Toc7403_WPSOffice_Level3"/>
      <w:r>
        <w:rPr>
          <w:rFonts w:hint="eastAsia" w:ascii="Arial" w:hAnsi="Arial" w:cs="Arial"/>
          <w:sz w:val="24"/>
        </w:rPr>
        <w:t>利用</w:t>
      </w:r>
      <w:r>
        <w:rPr>
          <w:rFonts w:ascii="Arial" w:hAnsi="Arial" w:cs="Arial"/>
          <w:sz w:val="24"/>
        </w:rPr>
        <w:t>PCNN</w:t>
      </w:r>
      <w:r>
        <w:rPr>
          <w:rFonts w:hint="eastAsia" w:ascii="Arial" w:hAnsi="Arial" w:cs="Arial"/>
          <w:sz w:val="24"/>
        </w:rPr>
        <w:t>代替</w:t>
      </w:r>
      <w:r>
        <w:rPr>
          <w:rFonts w:ascii="Arial" w:hAnsi="Arial" w:cs="Arial"/>
          <w:sz w:val="24"/>
        </w:rPr>
        <w:t>CNN</w:t>
      </w:r>
      <w:r>
        <w:rPr>
          <w:rFonts w:hint="eastAsia" w:ascii="Arial" w:hAnsi="Arial" w:cs="Arial"/>
          <w:sz w:val="24"/>
        </w:rPr>
        <w:t>；</w:t>
      </w:r>
      <w:bookmarkEnd w:id="508"/>
      <w:bookmarkEnd w:id="509"/>
      <w:bookmarkEnd w:id="510"/>
      <w:bookmarkEnd w:id="511"/>
      <w:bookmarkStart w:id="512" w:name="_Toc20246_WPSOffice_Level3"/>
      <w:bookmarkStart w:id="513" w:name="_Toc3084_WPSOffice_Level3"/>
      <w:bookmarkStart w:id="514" w:name="_Toc1505_WPSOffice_Level3"/>
      <w:bookmarkStart w:id="515" w:name="_Toc19483_WPSOffice_Level3"/>
      <w:r>
        <w:rPr>
          <w:rFonts w:hint="eastAsia" w:ascii="Arial" w:hAnsi="Arial" w:cs="Arial"/>
          <w:sz w:val="24"/>
        </w:rPr>
        <w:t>使用新的损失函数。</w:t>
      </w:r>
      <w:bookmarkEnd w:id="512"/>
      <w:bookmarkEnd w:id="513"/>
      <w:bookmarkEnd w:id="514"/>
      <w:bookmarkEnd w:id="515"/>
    </w:p>
    <w:p>
      <w:pPr>
        <w:spacing w:line="360" w:lineRule="auto"/>
        <w:ind w:firstLine="480" w:firstLineChars="200"/>
        <w:rPr>
          <w:rFonts w:ascii="Arial" w:hAnsi="Arial" w:cs="Arial"/>
          <w:sz w:val="24"/>
        </w:rPr>
      </w:pPr>
      <w:r>
        <w:rPr>
          <w:rFonts w:ascii="Arial" w:hAnsi="Arial" w:cs="Arial"/>
          <w:sz w:val="24"/>
        </w:rPr>
        <w:t>3.</w:t>
      </w:r>
      <w:r>
        <w:rPr>
          <w:rFonts w:hint="eastAsia" w:ascii="Arial" w:hAnsi="Arial" w:cs="Arial"/>
          <w:sz w:val="24"/>
        </w:rPr>
        <w:t>目前的信息抽取服务还没有经历高并发场景，因为服务已经在项目里上线，希望在未来的时间里尽快对高并发的情况进行处理。</w:t>
      </w:r>
    </w:p>
    <w:p>
      <w:pPr>
        <w:pStyle w:val="2"/>
        <w:rPr>
          <w:rFonts w:ascii="Arial" w:hAnsi="Arial" w:eastAsia="黑体" w:cs="Arial"/>
        </w:rPr>
        <w:sectPr>
          <w:headerReference r:id="rId22" w:type="default"/>
          <w:footerReference r:id="rId23" w:type="default"/>
          <w:type w:val="continuous"/>
          <w:pgSz w:w="11906" w:h="16838"/>
          <w:pgMar w:top="1440" w:right="1800" w:bottom="1440" w:left="1800" w:header="851" w:footer="992" w:gutter="0"/>
          <w:pgNumType w:fmt="decimal"/>
          <w:cols w:space="720" w:num="1"/>
          <w:docGrid w:type="lines" w:linePitch="312" w:charSpace="0"/>
        </w:sectPr>
      </w:pPr>
      <w:bookmarkStart w:id="516" w:name="_Toc136107018"/>
      <w:bookmarkStart w:id="517" w:name="_Toc303086846"/>
    </w:p>
    <w:p>
      <w:pPr>
        <w:pStyle w:val="2"/>
        <w:jc w:val="center"/>
        <w:rPr>
          <w:rFonts w:ascii="Arial" w:hAnsi="Arial" w:eastAsia="黑体" w:cs="Arial"/>
        </w:rPr>
      </w:pPr>
      <w:bookmarkStart w:id="518" w:name="_Toc514163502"/>
      <w:bookmarkStart w:id="519" w:name="_Toc31796_WPSOffice_Level1"/>
      <w:bookmarkStart w:id="520" w:name="_Toc12355_WPSOffice_Level1"/>
      <w:r>
        <w:rPr>
          <w:rFonts w:hint="eastAsia" w:ascii="Arial" w:hAnsi="Arial" w:eastAsia="黑体" w:cs="Arial"/>
        </w:rPr>
        <w:t>参</w:t>
      </w:r>
      <w:r>
        <w:rPr>
          <w:rFonts w:ascii="Arial" w:hAnsi="Arial" w:eastAsia="黑体" w:cs="Arial"/>
        </w:rPr>
        <w:t xml:space="preserve"> </w:t>
      </w:r>
      <w:r>
        <w:rPr>
          <w:rFonts w:hint="eastAsia" w:ascii="Arial" w:hAnsi="Arial" w:eastAsia="黑体" w:cs="Arial"/>
        </w:rPr>
        <w:t>考</w:t>
      </w:r>
      <w:r>
        <w:rPr>
          <w:rFonts w:ascii="Arial" w:hAnsi="Arial" w:eastAsia="黑体" w:cs="Arial"/>
        </w:rPr>
        <w:t xml:space="preserve"> </w:t>
      </w:r>
      <w:r>
        <w:rPr>
          <w:rFonts w:hint="eastAsia" w:ascii="Arial" w:hAnsi="Arial" w:eastAsia="黑体" w:cs="Arial"/>
        </w:rPr>
        <w:t>文</w:t>
      </w:r>
      <w:r>
        <w:rPr>
          <w:rFonts w:ascii="Arial" w:hAnsi="Arial" w:eastAsia="黑体" w:cs="Arial"/>
        </w:rPr>
        <w:t xml:space="preserve"> </w:t>
      </w:r>
      <w:r>
        <w:rPr>
          <w:rFonts w:hint="eastAsia" w:ascii="Arial" w:hAnsi="Arial" w:eastAsia="黑体" w:cs="Arial"/>
        </w:rPr>
        <w:t>献</w:t>
      </w:r>
      <w:bookmarkEnd w:id="516"/>
      <w:bookmarkEnd w:id="517"/>
      <w:bookmarkEnd w:id="518"/>
      <w:bookmarkEnd w:id="519"/>
      <w:bookmarkEnd w:id="520"/>
    </w:p>
    <w:p>
      <w:pPr>
        <w:spacing w:line="360" w:lineRule="auto"/>
        <w:ind w:left="31680" w:hanging="2400" w:hangingChars="1000"/>
        <w:rPr>
          <w:rStyle w:val="20"/>
          <w:rFonts w:ascii="Arial" w:hAnsi="Arial" w:cs="Arial"/>
          <w:b w:val="0"/>
          <w:sz w:val="24"/>
        </w:rPr>
      </w:pPr>
      <w:r>
        <w:rPr>
          <w:rStyle w:val="20"/>
          <w:rFonts w:ascii="Arial" w:hAnsi="Arial" w:cs="Arial"/>
          <w:b w:val="0"/>
          <w:sz w:val="24"/>
        </w:rPr>
        <w:t>[MUC-6, 1996]</w:t>
      </w:r>
      <w:r>
        <w:rPr>
          <w:rStyle w:val="20"/>
          <w:rFonts w:ascii="Arial" w:hAnsi="Arial" w:cs="Arial"/>
          <w:b w:val="0"/>
          <w:sz w:val="24"/>
        </w:rPr>
        <w:tab/>
      </w:r>
      <w:r>
        <w:rPr>
          <w:rStyle w:val="20"/>
          <w:rFonts w:ascii="Arial" w:hAnsi="Arial" w:cs="Arial"/>
          <w:b w:val="0"/>
          <w:sz w:val="24"/>
        </w:rPr>
        <w:t>MUC-6, the Sixth in a Series of Message Understanding Conferences, was held in November 1996[OL].</w:t>
      </w:r>
      <w:r>
        <w:fldChar w:fldCharType="begin"/>
      </w:r>
      <w:r>
        <w:instrText xml:space="preserve"> HYPERLINK "http://cs.nyu.edu/cs/faculty/grishman/muc6.html" </w:instrText>
      </w:r>
      <w:r>
        <w:fldChar w:fldCharType="separate"/>
      </w:r>
      <w:r>
        <w:rPr>
          <w:rStyle w:val="23"/>
          <w:rFonts w:ascii="Arial" w:hAnsi="Arial" w:cs="Arial"/>
          <w:bCs/>
          <w:sz w:val="24"/>
        </w:rPr>
        <w:t>http://cs.nyu.edu/cs/faculty/grishman/muc6.html</w:t>
      </w:r>
      <w:r>
        <w:rPr>
          <w:rStyle w:val="23"/>
          <w:rFonts w:ascii="Arial" w:hAnsi="Arial" w:cs="Arial"/>
          <w:bCs/>
          <w:sz w:val="24"/>
        </w:rPr>
        <w:fldChar w:fldCharType="end"/>
      </w:r>
      <w:r>
        <w:rPr>
          <w:rStyle w:val="20"/>
          <w:rFonts w:ascii="Arial" w:hAnsi="Arial" w:cs="Arial"/>
          <w:b w:val="0"/>
          <w:sz w:val="24"/>
        </w:rPr>
        <w:t xml:space="preserve"> .</w:t>
      </w:r>
    </w:p>
    <w:p>
      <w:pPr>
        <w:spacing w:line="360" w:lineRule="auto"/>
        <w:ind w:left="31680" w:hanging="2400" w:hangingChars="1000"/>
        <w:rPr>
          <w:rStyle w:val="20"/>
          <w:rFonts w:ascii="Arial" w:hAnsi="Arial" w:cs="Arial"/>
          <w:b w:val="0"/>
          <w:sz w:val="24"/>
        </w:rPr>
      </w:pPr>
      <w:r>
        <w:rPr>
          <w:rStyle w:val="20"/>
          <w:rFonts w:ascii="Arial" w:hAnsi="Arial" w:cs="Arial"/>
          <w:b w:val="0"/>
          <w:sz w:val="24"/>
        </w:rPr>
        <w:t>[Milleret al., 2000]</w:t>
      </w:r>
      <w:r>
        <w:rPr>
          <w:rStyle w:val="20"/>
          <w:rFonts w:ascii="Arial" w:hAnsi="Arial" w:cs="Arial"/>
          <w:b w:val="0"/>
          <w:sz w:val="24"/>
        </w:rPr>
        <w:tab/>
      </w:r>
      <w:r>
        <w:rPr>
          <w:rStyle w:val="20"/>
          <w:rFonts w:ascii="Arial" w:hAnsi="Arial" w:cs="Arial"/>
          <w:b w:val="0"/>
          <w:sz w:val="24"/>
        </w:rPr>
        <w:t xml:space="preserve">Miller, Scott, Heidi Fox, Lance Ramshaw, and Ralph Weischedel. “A novel use of statistical parsing to extract information from text.” </w:t>
      </w:r>
      <w:r>
        <w:rPr>
          <w:rStyle w:val="20"/>
          <w:rFonts w:ascii="Arial" w:hAnsi="Arial" w:cs="Arial"/>
          <w:b w:val="0"/>
          <w:i/>
          <w:iCs/>
          <w:sz w:val="24"/>
        </w:rPr>
        <w:t>In Proceedings of NAACL</w:t>
      </w:r>
      <w:r>
        <w:rPr>
          <w:rStyle w:val="20"/>
          <w:rFonts w:ascii="Arial" w:hAnsi="Arial" w:cs="Arial"/>
          <w:b w:val="0"/>
          <w:sz w:val="24"/>
        </w:rPr>
        <w:t>, 2000.</w:t>
      </w:r>
    </w:p>
    <w:p>
      <w:pPr>
        <w:spacing w:line="360" w:lineRule="auto"/>
        <w:ind w:left="31680" w:hanging="2400" w:hangingChars="1000"/>
        <w:rPr>
          <w:rStyle w:val="20"/>
          <w:rFonts w:ascii="Arial" w:hAnsi="Arial" w:cs="Arial"/>
          <w:b w:val="0"/>
          <w:sz w:val="24"/>
        </w:rPr>
      </w:pPr>
      <w:r>
        <w:rPr>
          <w:rStyle w:val="20"/>
          <w:rFonts w:ascii="Arial" w:hAnsi="Arial" w:cs="Arial"/>
          <w:b w:val="0"/>
          <w:sz w:val="24"/>
        </w:rPr>
        <w:t>[Bikel et al., 1999]</w:t>
      </w:r>
      <w:r>
        <w:rPr>
          <w:rStyle w:val="20"/>
          <w:rFonts w:ascii="Arial" w:hAnsi="Arial" w:cs="Arial"/>
          <w:b w:val="0"/>
          <w:sz w:val="24"/>
        </w:rPr>
        <w:tab/>
      </w:r>
      <w:r>
        <w:rPr>
          <w:rStyle w:val="20"/>
          <w:rFonts w:ascii="Arial" w:hAnsi="Arial" w:cs="Arial"/>
          <w:b w:val="0"/>
          <w:sz w:val="24"/>
        </w:rPr>
        <w:t>Bikel D M,Schwarta R,Weischedel R M.An Algorithm that Learns What`s in a Name[J].</w:t>
      </w:r>
      <w:r>
        <w:rPr>
          <w:rStyle w:val="20"/>
          <w:rFonts w:ascii="Arial" w:hAnsi="Arial" w:cs="Arial"/>
          <w:b w:val="0"/>
          <w:i/>
          <w:iCs/>
          <w:sz w:val="24"/>
        </w:rPr>
        <w:t>Machine Learning Journal Special Issue on Natural Language Learning</w:t>
      </w:r>
      <w:r>
        <w:rPr>
          <w:rStyle w:val="20"/>
          <w:rFonts w:ascii="Arial" w:hAnsi="Arial" w:cs="Arial"/>
          <w:b w:val="0"/>
          <w:sz w:val="24"/>
        </w:rPr>
        <w:t>, 1999, 34(1-3): 211-231.</w:t>
      </w:r>
    </w:p>
    <w:p>
      <w:pPr>
        <w:spacing w:line="360" w:lineRule="auto"/>
        <w:ind w:left="31680" w:hanging="2400" w:hangingChars="1000"/>
        <w:rPr>
          <w:rStyle w:val="20"/>
          <w:rFonts w:ascii="Arial" w:hAnsi="Arial" w:cs="Arial"/>
          <w:b w:val="0"/>
          <w:sz w:val="24"/>
        </w:rPr>
      </w:pPr>
      <w:r>
        <w:rPr>
          <w:rStyle w:val="20"/>
          <w:rFonts w:ascii="Arial" w:hAnsi="Arial" w:cs="Arial"/>
          <w:b w:val="0"/>
          <w:sz w:val="24"/>
          <w:lang w:val="de-DE"/>
        </w:rPr>
        <w:t>[Tsai et al., 2004]</w:t>
      </w:r>
      <w:r>
        <w:rPr>
          <w:rStyle w:val="20"/>
          <w:rFonts w:ascii="Arial" w:hAnsi="Arial" w:cs="Arial"/>
          <w:b w:val="0"/>
          <w:sz w:val="24"/>
          <w:lang w:val="de-DE"/>
        </w:rPr>
        <w:tab/>
      </w:r>
      <w:r>
        <w:rPr>
          <w:rStyle w:val="20"/>
          <w:rFonts w:ascii="Arial" w:hAnsi="Arial" w:cs="Arial"/>
          <w:b w:val="0"/>
          <w:sz w:val="24"/>
          <w:lang w:val="de-DE"/>
        </w:rPr>
        <w:t xml:space="preserve">Tsai T,WU S,Lee C, et al. </w:t>
      </w:r>
      <w:r>
        <w:rPr>
          <w:rStyle w:val="20"/>
          <w:rFonts w:ascii="Arial" w:hAnsi="Arial" w:cs="Arial"/>
          <w:b w:val="0"/>
          <w:sz w:val="24"/>
        </w:rPr>
        <w:t xml:space="preserve">Mencius: A Chinese Named Entity Recognizer Using the Maximum Entropy based Hybrid Model[J]. </w:t>
      </w:r>
      <w:r>
        <w:rPr>
          <w:rStyle w:val="20"/>
          <w:rFonts w:ascii="Arial" w:hAnsi="Arial" w:cs="Arial"/>
          <w:b w:val="0"/>
          <w:i/>
          <w:iCs/>
          <w:sz w:val="24"/>
        </w:rPr>
        <w:t>International Journal of Computational Linguistics &amp; Chinese Language Processing</w:t>
      </w:r>
      <w:r>
        <w:rPr>
          <w:rStyle w:val="20"/>
          <w:rFonts w:ascii="Arial" w:hAnsi="Arial" w:cs="Arial"/>
          <w:b w:val="0"/>
          <w:sz w:val="24"/>
        </w:rPr>
        <w:t>, 2004, 9(1):65-81.</w:t>
      </w:r>
    </w:p>
    <w:p>
      <w:pPr>
        <w:spacing w:line="360" w:lineRule="auto"/>
        <w:ind w:left="31680" w:hanging="2400" w:hangingChars="1000"/>
        <w:rPr>
          <w:rStyle w:val="20"/>
          <w:rFonts w:ascii="Arial" w:hAnsi="Arial" w:cs="Arial"/>
          <w:b w:val="0"/>
          <w:sz w:val="24"/>
        </w:rPr>
      </w:pPr>
      <w:r>
        <w:rPr>
          <w:rStyle w:val="20"/>
          <w:rFonts w:ascii="Arial" w:hAnsi="Arial" w:cs="Arial"/>
          <w:b w:val="0"/>
          <w:sz w:val="24"/>
        </w:rPr>
        <w:t>[McCallum et al., 2003]</w:t>
      </w:r>
      <w:r>
        <w:rPr>
          <w:rStyle w:val="20"/>
          <w:rFonts w:ascii="Arial" w:hAnsi="Arial" w:cs="Arial"/>
          <w:b w:val="0"/>
          <w:sz w:val="24"/>
        </w:rPr>
        <w:tab/>
      </w:r>
      <w:r>
        <w:rPr>
          <w:rStyle w:val="20"/>
          <w:rFonts w:ascii="Arial" w:hAnsi="Arial" w:cs="Arial"/>
          <w:b w:val="0"/>
          <w:sz w:val="24"/>
        </w:rPr>
        <w:t xml:space="preserve">McCallum A,Li W.Early Results for Named Entity Recognition with Conditional Random Fields, Features Induction and Web-enhanced Lexicons[C]. </w:t>
      </w:r>
      <w:r>
        <w:rPr>
          <w:rStyle w:val="20"/>
          <w:rFonts w:ascii="Arial" w:hAnsi="Arial" w:cs="Arial"/>
          <w:b w:val="0"/>
          <w:i/>
          <w:iCs/>
          <w:sz w:val="24"/>
        </w:rPr>
        <w:t>In Proceedings of the 7th Conference on Natural Language Learning at HLT-NAACL</w:t>
      </w:r>
      <w:r>
        <w:rPr>
          <w:rStyle w:val="20"/>
          <w:rFonts w:ascii="Arial" w:hAnsi="Arial" w:cs="Arial"/>
          <w:b w:val="0"/>
          <w:sz w:val="24"/>
        </w:rPr>
        <w:t>,2003: 188-191.</w:t>
      </w:r>
    </w:p>
    <w:p>
      <w:pPr>
        <w:spacing w:line="360" w:lineRule="auto"/>
        <w:ind w:left="31680" w:hanging="2400" w:hangingChars="1000"/>
        <w:rPr>
          <w:rStyle w:val="20"/>
          <w:rFonts w:ascii="Arial" w:hAnsi="Arial" w:cs="Arial"/>
          <w:b w:val="0"/>
          <w:sz w:val="24"/>
        </w:rPr>
      </w:pPr>
      <w:r>
        <w:rPr>
          <w:rStyle w:val="20"/>
          <w:rFonts w:ascii="Arial" w:hAnsi="Arial" w:cs="Arial"/>
          <w:b w:val="0"/>
          <w:sz w:val="24"/>
        </w:rPr>
        <w:t>[</w:t>
      </w:r>
      <w:r>
        <w:rPr>
          <w:rStyle w:val="20"/>
          <w:rFonts w:hint="eastAsia" w:ascii="Arial" w:hAnsi="Arial" w:cs="Arial"/>
          <w:b w:val="0"/>
          <w:sz w:val="24"/>
        </w:rPr>
        <w:t>张祝玉等</w:t>
      </w:r>
      <w:r>
        <w:rPr>
          <w:rStyle w:val="20"/>
          <w:rFonts w:ascii="Arial" w:hAnsi="Arial" w:cs="Arial"/>
          <w:b w:val="0"/>
          <w:sz w:val="24"/>
        </w:rPr>
        <w:t>, 2008]</w:t>
      </w:r>
      <w:r>
        <w:rPr>
          <w:rStyle w:val="20"/>
          <w:rFonts w:ascii="Arial" w:hAnsi="Arial" w:cs="Arial"/>
          <w:b w:val="0"/>
          <w:sz w:val="24"/>
        </w:rPr>
        <w:tab/>
      </w:r>
      <w:r>
        <w:rPr>
          <w:rStyle w:val="20"/>
          <w:rFonts w:hint="eastAsia" w:ascii="Arial" w:hAnsi="Arial" w:cs="Arial"/>
          <w:b w:val="0"/>
          <w:sz w:val="24"/>
        </w:rPr>
        <w:t>张祝玉，任飞亮，朱靖波</w:t>
      </w:r>
      <w:r>
        <w:rPr>
          <w:rStyle w:val="20"/>
          <w:rFonts w:ascii="Arial" w:hAnsi="Arial" w:cs="Arial"/>
          <w:b w:val="0"/>
          <w:sz w:val="24"/>
        </w:rPr>
        <w:t xml:space="preserve">. </w:t>
      </w:r>
      <w:r>
        <w:rPr>
          <w:rStyle w:val="20"/>
          <w:rFonts w:hint="eastAsia" w:ascii="Arial" w:hAnsi="Arial" w:cs="Arial"/>
          <w:b w:val="0"/>
          <w:sz w:val="24"/>
        </w:rPr>
        <w:t>基于条件随机场的中文命名实体识别特征比较研究</w:t>
      </w:r>
      <w:r>
        <w:rPr>
          <w:rStyle w:val="20"/>
          <w:rFonts w:ascii="Arial" w:hAnsi="Arial" w:cs="Arial"/>
          <w:b w:val="0"/>
          <w:sz w:val="24"/>
        </w:rPr>
        <w:t xml:space="preserve">[C]. </w:t>
      </w:r>
      <w:r>
        <w:rPr>
          <w:rStyle w:val="20"/>
          <w:rFonts w:hint="eastAsia" w:ascii="Arial" w:hAnsi="Arial" w:cs="Arial"/>
          <w:b w:val="0"/>
          <w:sz w:val="24"/>
        </w:rPr>
        <w:t>见</w:t>
      </w:r>
      <w:r>
        <w:rPr>
          <w:rStyle w:val="20"/>
          <w:rFonts w:ascii="Arial" w:hAnsi="Arial" w:cs="Arial"/>
          <w:b w:val="0"/>
          <w:sz w:val="24"/>
        </w:rPr>
        <w:t xml:space="preserve">: </w:t>
      </w:r>
      <w:r>
        <w:rPr>
          <w:rStyle w:val="20"/>
          <w:rFonts w:hint="eastAsia" w:ascii="Arial" w:hAnsi="Arial" w:cs="Arial"/>
          <w:b w:val="0"/>
          <w:i/>
          <w:iCs/>
          <w:sz w:val="24"/>
        </w:rPr>
        <w:t>第</w:t>
      </w:r>
      <w:r>
        <w:rPr>
          <w:rStyle w:val="20"/>
          <w:rFonts w:ascii="Arial" w:hAnsi="Arial" w:cs="Arial"/>
          <w:b w:val="0"/>
          <w:i/>
          <w:iCs/>
          <w:sz w:val="24"/>
        </w:rPr>
        <w:t>4</w:t>
      </w:r>
      <w:r>
        <w:rPr>
          <w:rStyle w:val="20"/>
          <w:rFonts w:hint="eastAsia" w:ascii="Arial" w:hAnsi="Arial" w:cs="Arial"/>
          <w:b w:val="0"/>
          <w:i/>
          <w:iCs/>
          <w:sz w:val="24"/>
        </w:rPr>
        <w:t>届全国信息检索与内容安全学术会议论文集</w:t>
      </w:r>
      <w:r>
        <w:rPr>
          <w:rStyle w:val="20"/>
          <w:rFonts w:ascii="Arial" w:hAnsi="Arial" w:cs="Arial"/>
          <w:b w:val="0"/>
          <w:sz w:val="24"/>
        </w:rPr>
        <w:t>.2008.</w:t>
      </w:r>
    </w:p>
    <w:p>
      <w:pPr>
        <w:spacing w:line="360" w:lineRule="auto"/>
        <w:ind w:left="31680" w:hanging="2400" w:hangingChars="1000"/>
        <w:rPr>
          <w:rFonts w:ascii="Arial" w:hAnsi="Arial" w:cs="Arial"/>
          <w:sz w:val="24"/>
        </w:rPr>
      </w:pPr>
      <w:r>
        <w:rPr>
          <w:rFonts w:ascii="Arial" w:hAnsi="Arial" w:cs="Arial"/>
          <w:sz w:val="24"/>
          <w:lang w:val="de-DE"/>
        </w:rPr>
        <w:t>[Wu et al., 2015]</w:t>
      </w:r>
      <w:r>
        <w:rPr>
          <w:rFonts w:ascii="Arial" w:hAnsi="Arial" w:cs="Arial"/>
          <w:sz w:val="24"/>
          <w:lang w:val="de-DE"/>
        </w:rPr>
        <w:tab/>
      </w:r>
      <w:r>
        <w:rPr>
          <w:rFonts w:ascii="Arial" w:hAnsi="Arial" w:cs="Arial"/>
          <w:sz w:val="24"/>
          <w:lang w:val="de-DE"/>
        </w:rPr>
        <w:t xml:space="preserve">Yonghui Wu, Min Jiang, Jianbo Lei,Hua Xu. </w:t>
      </w:r>
      <w:r>
        <w:rPr>
          <w:rFonts w:ascii="Arial" w:hAnsi="Arial" w:cs="Arial"/>
          <w:sz w:val="24"/>
        </w:rPr>
        <w:t>Named Entity Recognition in Chinese Clinical Text Using Deep Neural Network. Stud Health Technol Inform. 2015;216:624-8.</w:t>
      </w:r>
    </w:p>
    <w:p>
      <w:pPr>
        <w:spacing w:line="360" w:lineRule="auto"/>
        <w:ind w:left="31680" w:hanging="2400" w:hangingChars="1000"/>
        <w:rPr>
          <w:rFonts w:ascii="Arial" w:hAnsi="Arial" w:cs="Arial"/>
          <w:sz w:val="24"/>
        </w:rPr>
      </w:pPr>
      <w:r>
        <w:rPr>
          <w:rFonts w:ascii="Arial" w:hAnsi="Arial" w:cs="Arial"/>
          <w:sz w:val="24"/>
        </w:rPr>
        <w:t>[Z Huang et al., 2015]</w:t>
      </w:r>
      <w:r>
        <w:rPr>
          <w:rFonts w:ascii="Arial" w:hAnsi="Arial" w:cs="Arial"/>
          <w:sz w:val="24"/>
        </w:rPr>
        <w:tab/>
      </w:r>
      <w:r>
        <w:rPr>
          <w:rFonts w:ascii="Arial" w:hAnsi="Arial" w:cs="Arial"/>
          <w:sz w:val="24"/>
        </w:rPr>
        <w:t xml:space="preserve">Zhiheng Huang, Wei Xu, Kai Yu. Bidirectional LSTM-CRF Models for Sequence Tagging. </w:t>
      </w:r>
      <w:r>
        <w:rPr>
          <w:rFonts w:ascii="Arial" w:hAnsi="Arial" w:cs="Arial"/>
          <w:i/>
          <w:iCs/>
          <w:sz w:val="24"/>
        </w:rPr>
        <w:t>arXiv</w:t>
      </w:r>
      <w:r>
        <w:rPr>
          <w:rFonts w:ascii="Arial" w:hAnsi="Arial" w:cs="Arial"/>
          <w:sz w:val="24"/>
        </w:rPr>
        <w:t>, 2015, 1508.01991 [cs.CL]</w:t>
      </w:r>
    </w:p>
    <w:p>
      <w:pPr>
        <w:spacing w:line="360" w:lineRule="auto"/>
        <w:ind w:left="31680" w:hanging="2400" w:hangingChars="1000"/>
        <w:rPr>
          <w:rFonts w:ascii="Arial" w:hAnsi="Arial" w:cs="Arial"/>
          <w:sz w:val="24"/>
        </w:rPr>
      </w:pPr>
      <w:r>
        <w:rPr>
          <w:rFonts w:ascii="Arial" w:hAnsi="Arial" w:cs="Arial"/>
          <w:sz w:val="24"/>
        </w:rPr>
        <w:t>[Devlin J et al., 2018]</w:t>
      </w:r>
      <w:r>
        <w:rPr>
          <w:rFonts w:ascii="Arial" w:hAnsi="Arial" w:cs="Arial"/>
          <w:sz w:val="24"/>
        </w:rPr>
        <w:tab/>
      </w:r>
      <w:r>
        <w:rPr>
          <w:rFonts w:ascii="Arial" w:hAnsi="Arial" w:cs="Arial"/>
          <w:sz w:val="24"/>
        </w:rPr>
        <w:t xml:space="preserve">Devlin J, Chang M W, Lee K, et al. Bert: Pre-training of deep bidirectional transformers for language understanding[J]. </w:t>
      </w:r>
      <w:r>
        <w:rPr>
          <w:rFonts w:ascii="Arial" w:hAnsi="Arial" w:cs="Arial"/>
          <w:i/>
          <w:iCs/>
          <w:sz w:val="24"/>
        </w:rPr>
        <w:t>arXiv preprint arXiv</w:t>
      </w:r>
      <w:r>
        <w:rPr>
          <w:rFonts w:ascii="Arial" w:hAnsi="Arial" w:cs="Arial"/>
          <w:sz w:val="24"/>
        </w:rPr>
        <w:t>:1810.04805, 2018.</w:t>
      </w:r>
    </w:p>
    <w:p>
      <w:pPr>
        <w:spacing w:line="360" w:lineRule="auto"/>
        <w:ind w:left="31680" w:hanging="2400" w:hangingChars="1000"/>
        <w:rPr>
          <w:rStyle w:val="20"/>
          <w:rFonts w:ascii="Arial" w:hAnsi="Arial" w:cs="Arial"/>
          <w:b w:val="0"/>
          <w:sz w:val="24"/>
        </w:rPr>
      </w:pPr>
      <w:r>
        <w:rPr>
          <w:rStyle w:val="20"/>
          <w:rFonts w:ascii="Arial" w:hAnsi="Arial" w:cs="Arial"/>
          <w:b w:val="0"/>
          <w:sz w:val="24"/>
        </w:rPr>
        <w:t>[Kambhatla, 2004]</w:t>
      </w:r>
      <w:r>
        <w:rPr>
          <w:rStyle w:val="20"/>
          <w:rFonts w:ascii="Arial" w:hAnsi="Arial" w:cs="Arial"/>
          <w:b w:val="0"/>
          <w:sz w:val="24"/>
        </w:rPr>
        <w:tab/>
      </w:r>
      <w:r>
        <w:rPr>
          <w:rStyle w:val="20"/>
          <w:rFonts w:ascii="Arial" w:hAnsi="Arial" w:cs="Arial"/>
          <w:b w:val="0"/>
          <w:sz w:val="24"/>
        </w:rPr>
        <w:t xml:space="preserve">Kambhatla, Nanda.”Combining lexical, syntactic, and semantic features with maximum entropy models for extracting relations.” </w:t>
      </w:r>
      <w:r>
        <w:rPr>
          <w:rStyle w:val="20"/>
          <w:rFonts w:ascii="Arial" w:hAnsi="Arial" w:cs="Arial"/>
          <w:b w:val="0"/>
          <w:i/>
          <w:iCs/>
          <w:sz w:val="24"/>
        </w:rPr>
        <w:t>In Proceedings of ACL</w:t>
      </w:r>
      <w:r>
        <w:rPr>
          <w:rStyle w:val="20"/>
          <w:rFonts w:ascii="Arial" w:hAnsi="Arial" w:cs="Arial"/>
          <w:b w:val="0"/>
          <w:sz w:val="24"/>
        </w:rPr>
        <w:t>, 2004.</w:t>
      </w:r>
    </w:p>
    <w:p>
      <w:pPr>
        <w:spacing w:line="360" w:lineRule="auto"/>
        <w:ind w:left="31680" w:hanging="2400" w:hangingChars="1000"/>
        <w:rPr>
          <w:rStyle w:val="20"/>
          <w:rFonts w:ascii="Arial" w:hAnsi="Arial" w:cs="Arial"/>
          <w:b w:val="0"/>
          <w:sz w:val="24"/>
        </w:rPr>
      </w:pPr>
      <w:r>
        <w:rPr>
          <w:rStyle w:val="20"/>
          <w:rFonts w:ascii="Arial" w:hAnsi="Arial" w:cs="Arial"/>
          <w:b w:val="0"/>
          <w:sz w:val="24"/>
        </w:rPr>
        <w:t>[Zhao and Grishman, 2005]</w:t>
      </w:r>
      <w:r>
        <w:rPr>
          <w:rStyle w:val="20"/>
          <w:rFonts w:ascii="Arial" w:hAnsi="Arial" w:cs="Arial"/>
          <w:b w:val="0"/>
          <w:sz w:val="24"/>
        </w:rPr>
        <w:tab/>
      </w:r>
      <w:r>
        <w:rPr>
          <w:rStyle w:val="20"/>
          <w:rFonts w:ascii="Arial" w:hAnsi="Arial" w:cs="Arial"/>
          <w:b w:val="0"/>
          <w:sz w:val="24"/>
        </w:rPr>
        <w:t xml:space="preserve">Zhao, Shubin, and RalphGrishman. Extracting relations with integrated information using kernel methods. </w:t>
      </w:r>
      <w:r>
        <w:rPr>
          <w:rStyle w:val="20"/>
          <w:rFonts w:ascii="Arial" w:hAnsi="Arial" w:cs="Arial"/>
          <w:b w:val="0"/>
          <w:i/>
          <w:iCs/>
          <w:sz w:val="24"/>
        </w:rPr>
        <w:t>In Proceedings of ACL</w:t>
      </w:r>
      <w:r>
        <w:rPr>
          <w:rStyle w:val="20"/>
          <w:rFonts w:ascii="Arial" w:hAnsi="Arial" w:cs="Arial"/>
          <w:b w:val="0"/>
          <w:sz w:val="24"/>
        </w:rPr>
        <w:t>, 2005.</w:t>
      </w:r>
    </w:p>
    <w:p>
      <w:pPr>
        <w:spacing w:line="360" w:lineRule="auto"/>
        <w:ind w:left="31680" w:hanging="2400" w:hangingChars="1000"/>
        <w:rPr>
          <w:rFonts w:ascii="Arial" w:hAnsi="Arial" w:cs="Arial"/>
          <w:sz w:val="24"/>
        </w:rPr>
      </w:pPr>
      <w:r>
        <w:rPr>
          <w:rFonts w:ascii="Arial" w:hAnsi="Arial" w:cs="Arial"/>
          <w:sz w:val="24"/>
        </w:rPr>
        <w:t>[Culotta et al., 2006]</w:t>
      </w:r>
      <w:r>
        <w:rPr>
          <w:rFonts w:ascii="Arial" w:hAnsi="Arial" w:cs="Arial"/>
          <w:sz w:val="24"/>
        </w:rPr>
        <w:tab/>
      </w:r>
      <w:r>
        <w:rPr>
          <w:rFonts w:ascii="Arial" w:hAnsi="Arial" w:cs="Arial"/>
          <w:sz w:val="24"/>
        </w:rPr>
        <w:t xml:space="preserve">Culotta, Aron, Andrew McCallum, and Jonathan Betz. Integrating probabilistic extraction models and datamining to discover relations and patterns in text. </w:t>
      </w:r>
      <w:r>
        <w:rPr>
          <w:rFonts w:ascii="Arial" w:hAnsi="Arial" w:cs="Arial"/>
          <w:i/>
          <w:iCs/>
          <w:sz w:val="24"/>
        </w:rPr>
        <w:t>In Proceedings of HLT-NAACL</w:t>
      </w:r>
      <w:r>
        <w:rPr>
          <w:rFonts w:ascii="Arial" w:hAnsi="Arial" w:cs="Arial"/>
          <w:sz w:val="24"/>
        </w:rPr>
        <w:t>, 2006.</w:t>
      </w:r>
    </w:p>
    <w:p>
      <w:pPr>
        <w:spacing w:line="360" w:lineRule="auto"/>
        <w:ind w:left="31680" w:hanging="2400" w:hangingChars="1000"/>
        <w:rPr>
          <w:rFonts w:ascii="Arial" w:hAnsi="Arial" w:cs="Arial"/>
          <w:sz w:val="24"/>
        </w:rPr>
      </w:pPr>
      <w:r>
        <w:rPr>
          <w:rFonts w:ascii="Arial" w:hAnsi="Arial" w:cs="Arial"/>
          <w:sz w:val="24"/>
        </w:rPr>
        <w:t>[Mintz et al., 2009]</w:t>
      </w:r>
      <w:r>
        <w:rPr>
          <w:rFonts w:ascii="Arial" w:hAnsi="Arial" w:cs="Arial"/>
          <w:sz w:val="24"/>
        </w:rPr>
        <w:tab/>
      </w:r>
      <w:r>
        <w:rPr>
          <w:rFonts w:ascii="Arial" w:hAnsi="Arial" w:cs="Arial"/>
          <w:sz w:val="24"/>
        </w:rPr>
        <w:t xml:space="preserve">Mintz, Mike, Steven Bill, RionSnow, and Dan Jurafsky. Distant supervision for relation extraction without labeled data. </w:t>
      </w:r>
      <w:r>
        <w:rPr>
          <w:rFonts w:ascii="Arial" w:hAnsi="Arial" w:cs="Arial"/>
          <w:i/>
          <w:iCs/>
          <w:sz w:val="24"/>
        </w:rPr>
        <w:t>In Proceedings of ACL-IJCNLP</w:t>
      </w:r>
      <w:r>
        <w:rPr>
          <w:rFonts w:ascii="Arial" w:hAnsi="Arial" w:cs="Arial"/>
          <w:sz w:val="24"/>
        </w:rPr>
        <w:t>, 2009.</w:t>
      </w:r>
    </w:p>
    <w:p>
      <w:pPr>
        <w:spacing w:line="360" w:lineRule="auto"/>
        <w:ind w:left="31680" w:hanging="2400" w:hangingChars="1000"/>
        <w:rPr>
          <w:rFonts w:ascii="Arial" w:hAnsi="Arial" w:cs="Arial"/>
          <w:sz w:val="24"/>
        </w:rPr>
      </w:pPr>
      <w:r>
        <w:rPr>
          <w:rFonts w:ascii="Arial" w:hAnsi="Arial" w:cs="Arial"/>
          <w:sz w:val="24"/>
          <w:lang w:val="de-DE"/>
        </w:rPr>
        <w:t>[Socher et al. 2012]</w:t>
      </w:r>
      <w:r>
        <w:rPr>
          <w:rFonts w:ascii="Arial" w:hAnsi="Arial" w:cs="Arial"/>
          <w:sz w:val="24"/>
          <w:lang w:val="de-DE"/>
        </w:rPr>
        <w:tab/>
      </w:r>
      <w:r>
        <w:rPr>
          <w:rFonts w:ascii="Arial" w:hAnsi="Arial" w:cs="Arial"/>
          <w:sz w:val="24"/>
          <w:lang w:val="de-DE"/>
        </w:rPr>
        <w:t xml:space="preserve">Socher , Richard, et al. </w:t>
      </w:r>
      <w:r>
        <w:rPr>
          <w:rFonts w:ascii="Arial" w:hAnsi="Arial" w:cs="Arial"/>
          <w:sz w:val="24"/>
        </w:rPr>
        <w:t xml:space="preserve">Semantic compositionality through recursive matrix-vectorspaces. </w:t>
      </w:r>
      <w:r>
        <w:rPr>
          <w:rFonts w:ascii="Arial" w:hAnsi="Arial" w:cs="Arial"/>
          <w:i/>
          <w:iCs/>
          <w:sz w:val="24"/>
        </w:rPr>
        <w:t>In Proceedings of EMNLP-CoNLL</w:t>
      </w:r>
      <w:r>
        <w:rPr>
          <w:rFonts w:ascii="Arial" w:hAnsi="Arial" w:cs="Arial"/>
          <w:sz w:val="24"/>
        </w:rPr>
        <w:t>, 2012.</w:t>
      </w:r>
    </w:p>
    <w:p>
      <w:pPr>
        <w:spacing w:line="360" w:lineRule="auto"/>
        <w:ind w:left="31680" w:hanging="2400" w:hangingChars="1000"/>
        <w:rPr>
          <w:rFonts w:ascii="Arial" w:hAnsi="Arial" w:cs="Arial"/>
          <w:sz w:val="24"/>
        </w:rPr>
      </w:pPr>
      <w:r>
        <w:rPr>
          <w:rFonts w:ascii="Arial" w:hAnsi="Arial" w:cs="Arial"/>
          <w:sz w:val="24"/>
        </w:rPr>
        <w:t>[Zeng et al., 2014]</w:t>
      </w:r>
      <w:r>
        <w:rPr>
          <w:rFonts w:ascii="Arial" w:hAnsi="Arial" w:cs="Arial"/>
          <w:sz w:val="24"/>
        </w:rPr>
        <w:tab/>
      </w:r>
      <w:r>
        <w:rPr>
          <w:rFonts w:ascii="Arial" w:hAnsi="Arial" w:cs="Arial"/>
          <w:sz w:val="24"/>
        </w:rPr>
        <w:t xml:space="preserve">Daojian Zeng, Kang Liu, et al. Relation classification via Convolutional Deep Neural Network. </w:t>
      </w:r>
      <w:r>
        <w:rPr>
          <w:rFonts w:ascii="Arial" w:hAnsi="Arial" w:cs="Arial"/>
          <w:i/>
          <w:iCs/>
          <w:sz w:val="24"/>
        </w:rPr>
        <w:t>In Proceedings of COLING</w:t>
      </w:r>
      <w:r>
        <w:rPr>
          <w:rFonts w:ascii="Arial" w:hAnsi="Arial" w:cs="Arial"/>
          <w:sz w:val="24"/>
        </w:rPr>
        <w:t>, 2014</w:t>
      </w:r>
    </w:p>
    <w:p>
      <w:pPr>
        <w:spacing w:line="360" w:lineRule="auto"/>
        <w:ind w:left="31680" w:hanging="2400" w:hangingChars="1000"/>
        <w:rPr>
          <w:rFonts w:ascii="Arial" w:hAnsi="Arial" w:cs="Arial"/>
          <w:sz w:val="24"/>
        </w:rPr>
      </w:pPr>
      <w:r>
        <w:rPr>
          <w:rFonts w:ascii="Arial" w:hAnsi="Arial" w:cs="Arial"/>
          <w:sz w:val="24"/>
        </w:rPr>
        <w:t>[Santos et al., 2015]</w:t>
      </w:r>
      <w:r>
        <w:rPr>
          <w:rFonts w:ascii="Arial" w:hAnsi="Arial" w:cs="Arial"/>
          <w:sz w:val="24"/>
        </w:rPr>
        <w:tab/>
      </w:r>
      <w:r>
        <w:rPr>
          <w:rFonts w:ascii="Arial" w:hAnsi="Arial" w:cs="Arial"/>
          <w:sz w:val="24"/>
        </w:rPr>
        <w:t xml:space="preserve">Cicero Nogueira dos Santos, Bing Xiang, Bowen Zhou. Classifying Relations by Ranking with Convolutional Neural Networks. </w:t>
      </w:r>
      <w:r>
        <w:rPr>
          <w:rFonts w:ascii="Arial" w:hAnsi="Arial" w:cs="Arial"/>
          <w:i/>
          <w:iCs/>
          <w:sz w:val="24"/>
        </w:rPr>
        <w:t>In Proceedings of ACL</w:t>
      </w:r>
      <w:r>
        <w:rPr>
          <w:rFonts w:ascii="Arial" w:hAnsi="Arial" w:cs="Arial"/>
          <w:sz w:val="24"/>
        </w:rPr>
        <w:t>, 2015.</w:t>
      </w:r>
    </w:p>
    <w:p>
      <w:pPr>
        <w:spacing w:line="360" w:lineRule="auto"/>
        <w:ind w:left="31680" w:hanging="2400" w:hangingChars="1000"/>
        <w:rPr>
          <w:rFonts w:ascii="Arial" w:hAnsi="Arial" w:cs="Arial"/>
          <w:sz w:val="24"/>
        </w:rPr>
      </w:pPr>
      <w:r>
        <w:rPr>
          <w:rFonts w:ascii="Arial" w:hAnsi="Arial" w:cs="Arial"/>
          <w:sz w:val="24"/>
        </w:rPr>
        <w:t>[Miwa er al., 2016]</w:t>
      </w:r>
      <w:r>
        <w:rPr>
          <w:rFonts w:ascii="Arial" w:hAnsi="Arial" w:cs="Arial"/>
          <w:sz w:val="24"/>
        </w:rPr>
        <w:tab/>
      </w:r>
      <w:r>
        <w:rPr>
          <w:rFonts w:ascii="Arial" w:hAnsi="Arial" w:cs="Arial"/>
          <w:sz w:val="24"/>
        </w:rPr>
        <w:t xml:space="preserve">Makoto Miwa, Mohit Bansal. End-to-End Relation Extraction using LSTMs on Sequences and Tree Structures. </w:t>
      </w:r>
      <w:r>
        <w:rPr>
          <w:rFonts w:ascii="Arial" w:hAnsi="Arial" w:cs="Arial"/>
          <w:i/>
          <w:iCs/>
          <w:sz w:val="24"/>
        </w:rPr>
        <w:t>In Proceedings of ACL</w:t>
      </w:r>
      <w:r>
        <w:rPr>
          <w:rFonts w:ascii="Arial" w:hAnsi="Arial" w:cs="Arial"/>
          <w:sz w:val="24"/>
        </w:rPr>
        <w:t>, 2016.</w:t>
      </w:r>
    </w:p>
    <w:p>
      <w:pPr>
        <w:spacing w:line="360" w:lineRule="auto"/>
        <w:ind w:left="31680" w:hanging="2400" w:hangingChars="1000"/>
        <w:rPr>
          <w:rFonts w:ascii="Arial" w:hAnsi="Arial" w:cs="Arial"/>
          <w:sz w:val="24"/>
        </w:rPr>
      </w:pPr>
      <w:r>
        <w:rPr>
          <w:rFonts w:ascii="Arial" w:hAnsi="Arial" w:cs="Arial"/>
          <w:sz w:val="24"/>
        </w:rPr>
        <w:t>[Lin et al., 2016]</w:t>
      </w:r>
      <w:r>
        <w:rPr>
          <w:rFonts w:ascii="Arial" w:hAnsi="Arial" w:cs="Arial"/>
          <w:sz w:val="24"/>
        </w:rPr>
        <w:tab/>
      </w:r>
      <w:r>
        <w:rPr>
          <w:rFonts w:ascii="Arial" w:hAnsi="Arial" w:cs="Arial"/>
          <w:sz w:val="24"/>
        </w:rPr>
        <w:t xml:space="preserve">Yankai Lin, Shiqi Shen, Zhiyuan Liu, et al. Neural Relation Extraction with Selective Attention over Instances. </w:t>
      </w:r>
      <w:r>
        <w:rPr>
          <w:rFonts w:ascii="Arial" w:hAnsi="Arial" w:cs="Arial"/>
          <w:i/>
          <w:iCs/>
          <w:sz w:val="24"/>
        </w:rPr>
        <w:t>In Proceedings of ACL</w:t>
      </w:r>
      <w:r>
        <w:rPr>
          <w:rFonts w:ascii="Arial" w:hAnsi="Arial" w:cs="Arial"/>
          <w:sz w:val="24"/>
        </w:rPr>
        <w:t>, 2016.</w:t>
      </w:r>
    </w:p>
    <w:p>
      <w:pPr>
        <w:spacing w:line="360" w:lineRule="auto"/>
        <w:ind w:left="31680" w:hanging="2400" w:hangingChars="1000"/>
        <w:rPr>
          <w:rFonts w:ascii="Arial" w:hAnsi="Arial" w:cs="Arial"/>
          <w:sz w:val="24"/>
        </w:rPr>
      </w:pPr>
      <w:r>
        <w:rPr>
          <w:rFonts w:ascii="Arial" w:hAnsi="Arial" w:cs="Arial"/>
          <w:sz w:val="24"/>
        </w:rPr>
        <w:t>[Bengio et al., 2002]</w:t>
      </w:r>
      <w:r>
        <w:rPr>
          <w:rFonts w:ascii="Arial" w:hAnsi="Arial" w:cs="Arial"/>
          <w:sz w:val="24"/>
        </w:rPr>
        <w:tab/>
      </w:r>
      <w:r>
        <w:rPr>
          <w:rFonts w:ascii="Arial" w:hAnsi="Arial" w:cs="Arial"/>
          <w:sz w:val="24"/>
        </w:rPr>
        <w:t xml:space="preserve">Bengio Y, Simard P, Frasconi P. Learning long-term dependencies with gradient descent is difficult[J]. </w:t>
      </w:r>
      <w:r>
        <w:rPr>
          <w:rFonts w:ascii="Arial" w:hAnsi="Arial" w:cs="Arial"/>
          <w:i/>
          <w:iCs/>
          <w:sz w:val="24"/>
        </w:rPr>
        <w:t>IEEE Trans Neural Netw</w:t>
      </w:r>
      <w:r>
        <w:rPr>
          <w:rFonts w:ascii="Arial" w:hAnsi="Arial" w:cs="Arial"/>
          <w:sz w:val="24"/>
        </w:rPr>
        <w:t>, 2002, 5(2):157-166.</w:t>
      </w:r>
    </w:p>
    <w:p>
      <w:pPr>
        <w:spacing w:line="360" w:lineRule="auto"/>
        <w:ind w:left="31680" w:hanging="2400" w:hangingChars="1000"/>
        <w:rPr>
          <w:rFonts w:ascii="Arial" w:hAnsi="Arial" w:cs="Arial"/>
          <w:sz w:val="24"/>
        </w:rPr>
      </w:pPr>
      <w:r>
        <w:rPr>
          <w:rFonts w:ascii="Arial" w:hAnsi="Arial" w:cs="Arial"/>
          <w:sz w:val="24"/>
        </w:rPr>
        <w:t>[Hinton, 1986]</w:t>
      </w:r>
      <w:r>
        <w:rPr>
          <w:rFonts w:ascii="Arial" w:hAnsi="Arial" w:cs="Arial"/>
          <w:sz w:val="24"/>
        </w:rPr>
        <w:tab/>
      </w:r>
      <w:r>
        <w:rPr>
          <w:rFonts w:ascii="Arial" w:hAnsi="Arial" w:cs="Arial"/>
          <w:sz w:val="24"/>
        </w:rPr>
        <w:t xml:space="preserve">Hinton G E. Learning distributed representations of concepts[C]. </w:t>
      </w:r>
      <w:r>
        <w:rPr>
          <w:rFonts w:ascii="Arial" w:hAnsi="Arial" w:cs="Arial"/>
          <w:i/>
          <w:iCs/>
          <w:sz w:val="24"/>
        </w:rPr>
        <w:t>Eighth Conference of the Cognitive Science Society</w:t>
      </w:r>
      <w:r>
        <w:rPr>
          <w:rFonts w:ascii="Arial" w:hAnsi="Arial" w:cs="Arial"/>
          <w:sz w:val="24"/>
        </w:rPr>
        <w:t>. 1986.</w:t>
      </w:r>
    </w:p>
    <w:p>
      <w:pPr>
        <w:spacing w:line="360" w:lineRule="auto"/>
        <w:ind w:left="31680" w:hanging="2400" w:hangingChars="1000"/>
        <w:rPr>
          <w:rFonts w:ascii="Arial" w:hAnsi="Arial" w:cs="Arial"/>
          <w:sz w:val="24"/>
        </w:rPr>
      </w:pPr>
      <w:r>
        <w:rPr>
          <w:rFonts w:ascii="Arial" w:hAnsi="Arial" w:cs="Arial"/>
          <w:sz w:val="24"/>
        </w:rPr>
        <w:t>[Harris, 1954]</w:t>
      </w:r>
      <w:r>
        <w:rPr>
          <w:rFonts w:ascii="Arial" w:hAnsi="Arial" w:cs="Arial"/>
          <w:sz w:val="24"/>
        </w:rPr>
        <w:tab/>
      </w:r>
      <w:r>
        <w:rPr>
          <w:rFonts w:ascii="Arial" w:hAnsi="Arial" w:cs="Arial"/>
          <w:sz w:val="24"/>
        </w:rPr>
        <w:t xml:space="preserve">Harris Z S.Distributional structure[J]. </w:t>
      </w:r>
      <w:r>
        <w:rPr>
          <w:rFonts w:ascii="Arial" w:hAnsi="Arial" w:cs="Arial"/>
          <w:i/>
          <w:iCs/>
          <w:sz w:val="24"/>
        </w:rPr>
        <w:t>Word</w:t>
      </w:r>
      <w:r>
        <w:rPr>
          <w:rFonts w:ascii="Arial" w:hAnsi="Arial" w:cs="Arial"/>
          <w:sz w:val="24"/>
        </w:rPr>
        <w:t>, 1954, 10(2-3): 146-162.</w:t>
      </w:r>
    </w:p>
    <w:p>
      <w:pPr>
        <w:spacing w:line="360" w:lineRule="auto"/>
        <w:ind w:left="31680" w:hanging="2400" w:hangingChars="1000"/>
        <w:rPr>
          <w:rFonts w:ascii="Arial" w:hAnsi="Arial" w:cs="Arial"/>
          <w:sz w:val="24"/>
        </w:rPr>
      </w:pPr>
      <w:r>
        <w:rPr>
          <w:rFonts w:ascii="Arial" w:hAnsi="Arial" w:cs="Arial"/>
          <w:sz w:val="24"/>
        </w:rPr>
        <w:t>[Pennington et al., 2014]</w:t>
      </w:r>
      <w:r>
        <w:rPr>
          <w:rFonts w:ascii="Arial" w:hAnsi="Arial" w:cs="Arial"/>
          <w:sz w:val="24"/>
        </w:rPr>
        <w:tab/>
      </w:r>
      <w:r>
        <w:rPr>
          <w:rFonts w:ascii="Arial" w:hAnsi="Arial" w:cs="Arial"/>
          <w:sz w:val="24"/>
        </w:rPr>
        <w:t xml:space="preserve">Jeffrey Pennington, Richard Socher, and Christopher D. GloVe: Global Vectors for Word Representation. </w:t>
      </w:r>
      <w:r>
        <w:rPr>
          <w:rFonts w:ascii="Arial" w:hAnsi="Arial" w:cs="Arial"/>
          <w:i/>
          <w:iCs/>
          <w:sz w:val="24"/>
        </w:rPr>
        <w:t>Manning</w:t>
      </w:r>
      <w:r>
        <w:rPr>
          <w:rFonts w:ascii="Arial" w:hAnsi="Arial" w:cs="Arial"/>
          <w:sz w:val="24"/>
        </w:rPr>
        <w:t>. 2014.</w:t>
      </w:r>
    </w:p>
    <w:p>
      <w:pPr>
        <w:spacing w:line="360" w:lineRule="auto"/>
        <w:ind w:left="31680" w:hanging="2400" w:hangingChars="1000"/>
        <w:rPr>
          <w:rFonts w:ascii="Arial" w:hAnsi="Arial" w:cs="Arial"/>
          <w:sz w:val="24"/>
        </w:rPr>
      </w:pPr>
      <w:r>
        <w:rPr>
          <w:rFonts w:ascii="Arial" w:hAnsi="Arial" w:cs="Arial"/>
          <w:sz w:val="24"/>
        </w:rPr>
        <w:t>[Bengio et al., 2006]</w:t>
      </w:r>
      <w:r>
        <w:rPr>
          <w:rFonts w:ascii="Arial" w:hAnsi="Arial" w:cs="Arial"/>
          <w:sz w:val="24"/>
        </w:rPr>
        <w:tab/>
      </w:r>
      <w:r>
        <w:rPr>
          <w:rFonts w:ascii="Arial" w:hAnsi="Arial" w:cs="Arial"/>
          <w:sz w:val="24"/>
        </w:rPr>
        <w:t xml:space="preserve">Bengio Y, Ducharme R, Vincent P, et al. A neural probabilistic language model[J]. </w:t>
      </w:r>
      <w:r>
        <w:rPr>
          <w:rFonts w:ascii="Arial" w:hAnsi="Arial" w:cs="Arial"/>
          <w:i/>
          <w:iCs/>
          <w:sz w:val="24"/>
        </w:rPr>
        <w:t>Journal of Machine Learning Research</w:t>
      </w:r>
      <w:r>
        <w:rPr>
          <w:rFonts w:ascii="Arial" w:hAnsi="Arial" w:cs="Arial"/>
          <w:sz w:val="24"/>
        </w:rPr>
        <w:t>, 2006, 3(6):1137-1155.</w:t>
      </w:r>
    </w:p>
    <w:p>
      <w:pPr>
        <w:spacing w:line="360" w:lineRule="auto"/>
        <w:ind w:left="31680" w:hanging="2400" w:hangingChars="1000"/>
        <w:rPr>
          <w:rFonts w:ascii="Arial" w:hAnsi="Arial" w:cs="Arial"/>
          <w:sz w:val="24"/>
        </w:rPr>
      </w:pPr>
      <w:r>
        <w:rPr>
          <w:rFonts w:ascii="Arial" w:hAnsi="Arial" w:cs="Arial"/>
          <w:sz w:val="24"/>
        </w:rPr>
        <w:t>[Mikolov et al., 2013a]</w:t>
      </w:r>
      <w:r>
        <w:rPr>
          <w:rFonts w:ascii="Arial" w:hAnsi="Arial" w:cs="Arial"/>
          <w:sz w:val="24"/>
        </w:rPr>
        <w:tab/>
      </w:r>
      <w:r>
        <w:rPr>
          <w:rFonts w:ascii="Arial" w:hAnsi="Arial" w:cs="Arial"/>
          <w:sz w:val="24"/>
        </w:rPr>
        <w:t xml:space="preserve">Mikolov T, Chen K, Corrado G, et al. Efficient Estimation of Word Representations in Vector Space[J]. </w:t>
      </w:r>
      <w:r>
        <w:rPr>
          <w:rFonts w:ascii="Arial" w:hAnsi="Arial" w:cs="Arial"/>
          <w:i/>
          <w:iCs/>
          <w:sz w:val="24"/>
        </w:rPr>
        <w:t>Computer Science</w:t>
      </w:r>
      <w:r>
        <w:rPr>
          <w:rFonts w:ascii="Arial" w:hAnsi="Arial" w:cs="Arial"/>
          <w:sz w:val="24"/>
        </w:rPr>
        <w:t>, 2013.</w:t>
      </w:r>
    </w:p>
    <w:p>
      <w:pPr>
        <w:spacing w:line="360" w:lineRule="auto"/>
        <w:ind w:left="31680" w:hanging="2400" w:hangingChars="1000"/>
        <w:rPr>
          <w:rFonts w:ascii="Arial" w:hAnsi="Arial" w:cs="Arial"/>
          <w:sz w:val="24"/>
        </w:rPr>
      </w:pPr>
      <w:r>
        <w:rPr>
          <w:rFonts w:ascii="Arial" w:hAnsi="Arial" w:cs="Arial"/>
          <w:sz w:val="24"/>
        </w:rPr>
        <w:t>[Mikolov et al., 2013b]</w:t>
      </w:r>
      <w:r>
        <w:rPr>
          <w:rFonts w:ascii="Arial" w:hAnsi="Arial" w:cs="Arial"/>
          <w:sz w:val="24"/>
        </w:rPr>
        <w:tab/>
      </w:r>
      <w:r>
        <w:rPr>
          <w:rFonts w:ascii="Arial" w:hAnsi="Arial" w:cs="Arial"/>
          <w:sz w:val="24"/>
        </w:rPr>
        <w:t xml:space="preserve">Mikolov T, Sutskever I, Chen K, et al. Distributed representations of words and phrases and their compositionality[C]. </w:t>
      </w:r>
      <w:r>
        <w:rPr>
          <w:rFonts w:ascii="Arial" w:hAnsi="Arial" w:cs="Arial"/>
          <w:i/>
          <w:iCs/>
          <w:sz w:val="24"/>
        </w:rPr>
        <w:t>International Conference on Neural Information Processing Systems</w:t>
      </w:r>
      <w:r>
        <w:rPr>
          <w:rFonts w:ascii="Arial" w:hAnsi="Arial" w:cs="Arial"/>
          <w:sz w:val="24"/>
        </w:rPr>
        <w:t>. Curran Associates Inc. 2013:3111-3119.</w:t>
      </w:r>
    </w:p>
    <w:p>
      <w:pPr>
        <w:spacing w:line="360" w:lineRule="auto"/>
        <w:ind w:left="31680" w:hanging="2400" w:hangingChars="1000"/>
        <w:rPr>
          <w:rFonts w:ascii="Arial" w:hAnsi="Arial" w:cs="Arial"/>
          <w:sz w:val="24"/>
        </w:rPr>
      </w:pPr>
      <w:r>
        <w:rPr>
          <w:rFonts w:ascii="Arial" w:hAnsi="Arial" w:cs="Arial"/>
          <w:sz w:val="24"/>
        </w:rPr>
        <w:t>[Radford et al., 2017]</w:t>
      </w:r>
      <w:r>
        <w:rPr>
          <w:rFonts w:ascii="Arial" w:hAnsi="Arial" w:cs="Arial"/>
          <w:sz w:val="24"/>
        </w:rPr>
        <w:tab/>
      </w:r>
      <w:r>
        <w:rPr>
          <w:rFonts w:ascii="Arial" w:hAnsi="Arial" w:cs="Arial"/>
          <w:sz w:val="24"/>
        </w:rPr>
        <w:t>Radford A, Jozefowicz R, Sutskever I. Learning to Generate Reviews and Discovering Sentiment[J]. 2017.</w:t>
      </w:r>
    </w:p>
    <w:p>
      <w:pPr>
        <w:spacing w:line="360" w:lineRule="auto"/>
        <w:ind w:left="31680" w:hanging="2400" w:hangingChars="1000"/>
        <w:rPr>
          <w:rFonts w:ascii="Arial" w:hAnsi="Arial" w:cs="Arial"/>
          <w:sz w:val="24"/>
        </w:rPr>
      </w:pPr>
      <w:r>
        <w:rPr>
          <w:rFonts w:ascii="Arial" w:hAnsi="Arial" w:cs="Arial"/>
          <w:sz w:val="24"/>
        </w:rPr>
        <w:t>[Rumelhart et al., 1986]</w:t>
      </w:r>
      <w:r>
        <w:rPr>
          <w:rFonts w:ascii="Arial" w:hAnsi="Arial" w:cs="Arial"/>
          <w:sz w:val="24"/>
        </w:rPr>
        <w:tab/>
      </w:r>
      <w:r>
        <w:rPr>
          <w:rFonts w:ascii="Arial" w:hAnsi="Arial" w:cs="Arial"/>
          <w:sz w:val="24"/>
        </w:rPr>
        <w:t xml:space="preserve">David E. Rumelhart, Geoffrey E. Hinton &amp; Ronald J. Williams. Learning representations by back-propagating errors[J]. </w:t>
      </w:r>
      <w:r>
        <w:rPr>
          <w:rFonts w:ascii="Arial" w:hAnsi="Arial" w:cs="Arial"/>
          <w:i/>
          <w:iCs/>
          <w:sz w:val="24"/>
        </w:rPr>
        <w:t>Nature</w:t>
      </w:r>
      <w:r>
        <w:rPr>
          <w:rFonts w:ascii="Arial" w:hAnsi="Arial" w:cs="Arial"/>
          <w:sz w:val="24"/>
        </w:rPr>
        <w:t>, 1986, 323(3):533-536.</w:t>
      </w:r>
    </w:p>
    <w:p>
      <w:pPr>
        <w:spacing w:line="360" w:lineRule="auto"/>
        <w:ind w:left="31680" w:hanging="2400" w:hangingChars="1000"/>
        <w:rPr>
          <w:rFonts w:ascii="Arial" w:hAnsi="Arial" w:cs="Arial"/>
          <w:sz w:val="24"/>
        </w:rPr>
      </w:pPr>
      <w:r>
        <w:rPr>
          <w:rFonts w:ascii="Arial" w:hAnsi="Arial" w:cs="Arial"/>
          <w:sz w:val="24"/>
        </w:rPr>
        <w:t>[Hochreiter et al., 1997]</w:t>
      </w:r>
      <w:r>
        <w:rPr>
          <w:rFonts w:ascii="Arial" w:hAnsi="Arial" w:cs="Arial"/>
          <w:sz w:val="24"/>
        </w:rPr>
        <w:tab/>
      </w:r>
      <w:r>
        <w:rPr>
          <w:rFonts w:ascii="Arial" w:hAnsi="Arial" w:cs="Arial"/>
          <w:sz w:val="24"/>
        </w:rPr>
        <w:t xml:space="preserve">Hochreiter S, Schmidhuber J. Long short-term memory[J]. </w:t>
      </w:r>
      <w:r>
        <w:rPr>
          <w:rFonts w:ascii="Arial" w:hAnsi="Arial" w:cs="Arial"/>
          <w:i/>
          <w:iCs/>
          <w:sz w:val="24"/>
        </w:rPr>
        <w:t>Neural computation</w:t>
      </w:r>
      <w:r>
        <w:rPr>
          <w:rFonts w:ascii="Arial" w:hAnsi="Arial" w:cs="Arial"/>
          <w:sz w:val="24"/>
        </w:rPr>
        <w:t>, 1997, 9(8):1735-1780.</w:t>
      </w:r>
    </w:p>
    <w:p>
      <w:pPr>
        <w:spacing w:line="360" w:lineRule="auto"/>
        <w:ind w:left="31680" w:hanging="2400" w:hangingChars="1000"/>
        <w:rPr>
          <w:rStyle w:val="20"/>
          <w:rFonts w:ascii="Arial" w:hAnsi="Arial" w:cs="Arial"/>
          <w:b w:val="0"/>
          <w:sz w:val="24"/>
        </w:rPr>
      </w:pPr>
      <w:r>
        <w:rPr>
          <w:rFonts w:ascii="Arial" w:hAnsi="Arial" w:cs="Arial"/>
          <w:sz w:val="24"/>
        </w:rPr>
        <w:t>[He K M et al., 2015]</w:t>
      </w:r>
      <w:r>
        <w:rPr>
          <w:rFonts w:ascii="Arial" w:hAnsi="Arial" w:cs="Arial"/>
          <w:sz w:val="24"/>
        </w:rPr>
        <w:tab/>
      </w:r>
      <w:r>
        <w:rPr>
          <w:rFonts w:ascii="Arial" w:hAnsi="Arial" w:cs="Arial"/>
          <w:sz w:val="24"/>
        </w:rPr>
        <w:t xml:space="preserve">Kaiming He, Xiangyu Zhang, Shaoqing Ren, et al. Deep Residual Learning for Image Recognition[J]. </w:t>
      </w:r>
      <w:r>
        <w:rPr>
          <w:rFonts w:ascii="Arial" w:hAnsi="Arial" w:cs="Arial"/>
          <w:i/>
          <w:iCs/>
          <w:sz w:val="24"/>
        </w:rPr>
        <w:t>arXiv</w:t>
      </w:r>
      <w:r>
        <w:rPr>
          <w:rFonts w:ascii="Arial" w:hAnsi="Arial" w:cs="Arial"/>
          <w:sz w:val="24"/>
        </w:rPr>
        <w:t>, 2015, 1512.03385.</w:t>
      </w:r>
    </w:p>
    <w:p>
      <w:pPr>
        <w:spacing w:line="360" w:lineRule="auto"/>
        <w:ind w:left="31680" w:hanging="2400" w:hangingChars="1000"/>
        <w:rPr>
          <w:rStyle w:val="20"/>
          <w:rFonts w:ascii="Arial" w:hAnsi="Arial" w:cs="Arial"/>
          <w:b w:val="0"/>
          <w:sz w:val="24"/>
        </w:rPr>
      </w:pPr>
      <w:r>
        <w:rPr>
          <w:rStyle w:val="20"/>
          <w:rFonts w:ascii="Arial" w:hAnsi="Arial" w:cs="Arial"/>
          <w:b w:val="0"/>
          <w:sz w:val="24"/>
        </w:rPr>
        <w:t>[Hinton et al., 2012]</w:t>
      </w:r>
      <w:r>
        <w:rPr>
          <w:rFonts w:ascii="Arial" w:hAnsi="Arial" w:cs="Arial"/>
          <w:sz w:val="24"/>
        </w:rPr>
        <w:tab/>
      </w:r>
      <w:r>
        <w:rPr>
          <w:rFonts w:ascii="Arial" w:hAnsi="Arial" w:cs="Arial"/>
          <w:sz w:val="24"/>
        </w:rPr>
        <w:t xml:space="preserve">Hinton G E, Srivastava N, Krizhevsky A, et al. Improving neural networks by preventing co-adaptation of feature detectors[J]. </w:t>
      </w:r>
      <w:r>
        <w:rPr>
          <w:rFonts w:ascii="Arial" w:hAnsi="Arial" w:cs="Arial"/>
          <w:i/>
          <w:iCs/>
          <w:sz w:val="24"/>
        </w:rPr>
        <w:t>arXiv preprint arXiv</w:t>
      </w:r>
      <w:r>
        <w:rPr>
          <w:rFonts w:ascii="Arial" w:hAnsi="Arial" w:cs="Arial"/>
          <w:sz w:val="24"/>
        </w:rPr>
        <w:t>:1207.0580, 2012.</w:t>
      </w:r>
    </w:p>
    <w:p>
      <w:pPr>
        <w:spacing w:line="360" w:lineRule="auto"/>
        <w:ind w:left="31680" w:hanging="2400" w:hangingChars="1000"/>
        <w:rPr>
          <w:rStyle w:val="20"/>
          <w:rFonts w:ascii="Arial" w:hAnsi="Arial" w:cs="Arial"/>
          <w:b w:val="0"/>
          <w:sz w:val="24"/>
        </w:rPr>
      </w:pPr>
      <w:r>
        <w:rPr>
          <w:rFonts w:ascii="Arial" w:hAnsi="Arial" w:cs="Arial"/>
          <w:sz w:val="24"/>
        </w:rPr>
        <w:tab/>
      </w:r>
    </w:p>
    <w:p>
      <w:pPr>
        <w:spacing w:line="360" w:lineRule="auto"/>
        <w:ind w:left="31680" w:hanging="2400" w:hangingChars="1000"/>
        <w:rPr>
          <w:rStyle w:val="20"/>
          <w:rFonts w:ascii="Arial" w:hAnsi="Arial" w:cs="Arial"/>
          <w:b w:val="0"/>
          <w:sz w:val="24"/>
        </w:rPr>
      </w:pPr>
    </w:p>
    <w:p>
      <w:pPr>
        <w:spacing w:line="360" w:lineRule="auto"/>
        <w:ind w:left="31680" w:hanging="2400" w:hangingChars="1000"/>
        <w:rPr>
          <w:rStyle w:val="20"/>
          <w:rFonts w:ascii="Arial" w:hAnsi="Arial" w:cs="Arial"/>
          <w:b w:val="0"/>
          <w:sz w:val="24"/>
        </w:rPr>
      </w:pPr>
    </w:p>
    <w:p>
      <w:pPr>
        <w:spacing w:line="360" w:lineRule="auto"/>
        <w:ind w:left="31680" w:hanging="2400" w:hangingChars="1000"/>
        <w:rPr>
          <w:rStyle w:val="20"/>
          <w:rFonts w:ascii="Arial" w:hAnsi="Arial" w:cs="Arial"/>
          <w:b w:val="0"/>
          <w:sz w:val="24"/>
        </w:rPr>
      </w:pPr>
    </w:p>
    <w:p>
      <w:pPr>
        <w:spacing w:line="360" w:lineRule="auto"/>
        <w:ind w:left="31680" w:hanging="2400" w:hangingChars="1000"/>
        <w:rPr>
          <w:rStyle w:val="20"/>
          <w:rFonts w:ascii="Arial" w:hAnsi="Arial" w:cs="Arial"/>
          <w:b w:val="0"/>
          <w:sz w:val="24"/>
        </w:rPr>
      </w:pPr>
    </w:p>
    <w:p>
      <w:pPr>
        <w:spacing w:line="360" w:lineRule="auto"/>
        <w:ind w:left="31680" w:hanging="2400" w:hangingChars="1000"/>
        <w:rPr>
          <w:rStyle w:val="20"/>
          <w:rFonts w:ascii="Arial" w:hAnsi="Arial" w:cs="Arial"/>
          <w:b w:val="0"/>
          <w:sz w:val="24"/>
        </w:rPr>
      </w:pPr>
    </w:p>
    <w:p>
      <w:pPr>
        <w:spacing w:line="360" w:lineRule="auto"/>
        <w:ind w:left="31680" w:hanging="2400" w:hangingChars="1000"/>
        <w:rPr>
          <w:rFonts w:ascii="Arial" w:hAnsi="Arial" w:cs="Arial"/>
          <w:bCs/>
          <w:sz w:val="24"/>
        </w:rPr>
      </w:pPr>
    </w:p>
    <w:p>
      <w:pPr>
        <w:rPr>
          <w:rFonts w:ascii="Arial" w:hAnsi="Arial" w:cs="Arial"/>
        </w:rPr>
        <w:sectPr>
          <w:headerReference r:id="rId24" w:type="default"/>
          <w:pgSz w:w="11906" w:h="16838"/>
          <w:pgMar w:top="1440" w:right="1800" w:bottom="1440" w:left="1800" w:header="851" w:footer="992" w:gutter="0"/>
          <w:pgNumType w:fmt="decimal"/>
          <w:cols w:space="720" w:num="1"/>
          <w:docGrid w:type="lines" w:linePitch="312" w:charSpace="0"/>
        </w:sectPr>
      </w:pPr>
      <w:bookmarkStart w:id="521" w:name="_Toc136107019"/>
    </w:p>
    <w:p>
      <w:pPr>
        <w:pStyle w:val="2"/>
        <w:jc w:val="center"/>
        <w:rPr>
          <w:rFonts w:ascii="Arial" w:hAnsi="Arial" w:eastAsia="黑体" w:cs="Arial"/>
        </w:rPr>
      </w:pPr>
      <w:bookmarkStart w:id="522" w:name="_Toc5318_WPSOffice_Level1"/>
      <w:bookmarkStart w:id="523" w:name="_Toc17551_WPSOffice_Level1"/>
      <w:bookmarkStart w:id="524" w:name="_Toc514163503"/>
      <w:r>
        <w:rPr>
          <w:rFonts w:hint="eastAsia" w:ascii="Arial" w:hAnsi="Arial" w:eastAsia="黑体" w:cs="Arial"/>
        </w:rPr>
        <w:t>致</w:t>
      </w:r>
      <w:r>
        <w:rPr>
          <w:rFonts w:ascii="Arial" w:hAnsi="Arial" w:eastAsia="黑体" w:cs="Arial"/>
        </w:rPr>
        <w:t xml:space="preserve">      </w:t>
      </w:r>
      <w:r>
        <w:rPr>
          <w:rFonts w:hint="eastAsia" w:ascii="Arial" w:hAnsi="Arial" w:eastAsia="黑体" w:cs="Arial"/>
        </w:rPr>
        <w:t>谢</w:t>
      </w:r>
      <w:bookmarkEnd w:id="521"/>
      <w:bookmarkEnd w:id="522"/>
      <w:bookmarkEnd w:id="523"/>
      <w:bookmarkEnd w:id="524"/>
    </w:p>
    <w:p>
      <w:pPr>
        <w:spacing w:line="360" w:lineRule="auto"/>
        <w:ind w:firstLine="480" w:firstLineChars="200"/>
        <w:rPr>
          <w:rFonts w:ascii="Arial" w:hAnsi="Arial" w:cs="Arial"/>
          <w:sz w:val="24"/>
        </w:rPr>
      </w:pPr>
      <w:r>
        <w:rPr>
          <w:rFonts w:hint="eastAsia" w:ascii="Arial" w:hAnsi="Arial" w:cs="Arial"/>
          <w:sz w:val="24"/>
        </w:rPr>
        <w:t>转眼之间我的研究生生涯就要结束了，对南大有一丝丝不舍，对未来有一丝丝憧憬和期待，在此我要向南大的研究生老师们和同学们表达最真挚的感谢。</w:t>
      </w:r>
    </w:p>
    <w:p>
      <w:pPr>
        <w:spacing w:line="360" w:lineRule="auto"/>
        <w:ind w:firstLine="480" w:firstLineChars="200"/>
        <w:rPr>
          <w:rFonts w:ascii="Arial" w:hAnsi="Arial" w:cs="Arial"/>
          <w:sz w:val="24"/>
        </w:rPr>
      </w:pPr>
      <w:r>
        <w:rPr>
          <w:rFonts w:hint="eastAsia" w:ascii="Arial" w:hAnsi="Arial" w:cs="Arial"/>
          <w:sz w:val="24"/>
        </w:rPr>
        <w:t>首先我要感谢我的毕业论文指导老师伏晓老师，感谢伏老师对我毕业论文的指导和修正。毕业论文开题前，伏老师与我就毕业论文事宜进行了详谈，给我毕业论文的选题和方向做出了指导和建议，在论文的写作过程中，伏老师一直耐心地给我写作意见，伏老师对毕业论文负责任的态度，给了我莫大的帮助。</w:t>
      </w:r>
    </w:p>
    <w:p>
      <w:pPr>
        <w:spacing w:line="360" w:lineRule="auto"/>
        <w:ind w:firstLine="480" w:firstLineChars="200"/>
        <w:rPr>
          <w:rFonts w:ascii="Arial" w:hAnsi="Arial" w:cs="Arial"/>
          <w:sz w:val="24"/>
        </w:rPr>
      </w:pPr>
      <w:r>
        <w:rPr>
          <w:rFonts w:hint="eastAsia" w:ascii="Arial" w:hAnsi="Arial" w:cs="Arial"/>
          <w:sz w:val="24"/>
        </w:rPr>
        <w:t>其次我要感谢南京大学软件学院的所有老师们，感谢老师们严谨的教学态度和学术态度，帮助我培养了良好的学习习惯和学习态度。还要感谢周围同学们在我学习生活中给予的帮助，给了我继续前进的动力。</w:t>
      </w:r>
    </w:p>
    <w:p>
      <w:pPr>
        <w:spacing w:line="360" w:lineRule="auto"/>
        <w:ind w:firstLine="480" w:firstLineChars="200"/>
        <w:rPr>
          <w:rFonts w:ascii="Arial" w:hAnsi="Arial" w:cs="Arial"/>
          <w:sz w:val="24"/>
        </w:rPr>
      </w:pPr>
      <w:r>
        <w:rPr>
          <w:rFonts w:hint="eastAsia" w:ascii="Arial" w:hAnsi="Arial" w:cs="Arial"/>
          <w:sz w:val="24"/>
        </w:rPr>
        <w:t>再次我要感谢我的家人，他们在我最困难的时候默默地支持和鼓励着我，让我战胜了困难，最终进入南京大学就读研究生，实现了自己的梦想。</w:t>
      </w:r>
    </w:p>
    <w:p>
      <w:pPr>
        <w:spacing w:line="360" w:lineRule="auto"/>
        <w:ind w:firstLine="480" w:firstLineChars="200"/>
        <w:rPr>
          <w:rFonts w:ascii="Arial" w:hAnsi="Arial" w:cs="Arial"/>
          <w:sz w:val="24"/>
        </w:rPr>
      </w:pPr>
      <w:r>
        <w:rPr>
          <w:rFonts w:hint="eastAsia" w:ascii="Arial" w:hAnsi="Arial" w:cs="Arial"/>
          <w:sz w:val="24"/>
        </w:rPr>
        <w:t>我还要感谢所有在我实习的时候热心帮助我的同事们，在实验的时候有很多不懂的地方都是靠着同事们的帮助帮助我踩过一个又一个坑。</w:t>
      </w:r>
    </w:p>
    <w:p>
      <w:pPr>
        <w:spacing w:line="360" w:lineRule="auto"/>
        <w:ind w:firstLine="480" w:firstLineChars="200"/>
        <w:rPr>
          <w:rFonts w:ascii="Arial" w:hAnsi="Arial" w:cs="Arial"/>
          <w:sz w:val="24"/>
        </w:rPr>
        <w:sectPr>
          <w:headerReference r:id="rId25" w:type="default"/>
          <w:pgSz w:w="11906" w:h="16838"/>
          <w:pgMar w:top="1440" w:right="1800" w:bottom="1440" w:left="1800" w:header="851" w:footer="992" w:gutter="0"/>
          <w:pgNumType w:fmt="decimal"/>
          <w:cols w:space="720" w:num="1"/>
          <w:docGrid w:type="lines" w:linePitch="312" w:charSpace="0"/>
        </w:sectPr>
      </w:pPr>
      <w:bookmarkStart w:id="525" w:name="_Toc1854_WPSOffice_Level1"/>
      <w:bookmarkStart w:id="526" w:name="_Toc14371_WPSOffice_Level1"/>
      <w:bookmarkStart w:id="527" w:name="_Toc31449_WPSOffice_Level1"/>
      <w:bookmarkStart w:id="528" w:name="_Toc10788_WPSOffice_Level1"/>
      <w:r>
        <w:rPr>
          <w:rFonts w:hint="eastAsia" w:ascii="Arial" w:hAnsi="Arial" w:cs="Arial"/>
          <w:sz w:val="24"/>
        </w:rPr>
        <w:t>最后，由衷地感谢在百忙之中评阅论文的各位专家和教授。</w:t>
      </w:r>
      <w:bookmarkEnd w:id="525"/>
      <w:bookmarkEnd w:id="526"/>
      <w:bookmarkEnd w:id="527"/>
      <w:bookmarkEnd w:id="528"/>
    </w:p>
    <w:p>
      <w:pPr>
        <w:pStyle w:val="2"/>
        <w:jc w:val="center"/>
        <w:rPr>
          <w:rFonts w:ascii="Arial" w:hAnsi="Arial" w:eastAsia="黑体" w:cs="Arial"/>
        </w:rPr>
      </w:pPr>
      <w:bookmarkStart w:id="529" w:name="_Toc4844_WPSOffice_Level1"/>
      <w:bookmarkStart w:id="530" w:name="_Toc24764_WPSOffice_Level1"/>
      <w:bookmarkStart w:id="531" w:name="_Toc514163504"/>
      <w:r>
        <w:rPr>
          <w:rFonts w:hint="eastAsia" w:ascii="Arial" w:hAnsi="Arial" w:eastAsia="黑体" w:cs="Arial"/>
        </w:rPr>
        <w:t>版权及论文原创性说明</w:t>
      </w:r>
      <w:bookmarkEnd w:id="529"/>
      <w:bookmarkEnd w:id="530"/>
      <w:bookmarkEnd w:id="531"/>
    </w:p>
    <w:p>
      <w:pPr>
        <w:jc w:val="center"/>
        <w:rPr>
          <w:rFonts w:ascii="Arial" w:hAnsi="Arial" w:cs="Arial"/>
          <w:b/>
          <w:bCs/>
          <w:sz w:val="24"/>
        </w:rPr>
      </w:pPr>
    </w:p>
    <w:p>
      <w:pPr>
        <w:ind w:firstLine="420" w:firstLineChars="200"/>
        <w:rPr>
          <w:rFonts w:ascii="Arial" w:hAnsi="Arial" w:cs="Arial"/>
        </w:rPr>
      </w:pPr>
    </w:p>
    <w:p>
      <w:pPr>
        <w:spacing w:line="360" w:lineRule="auto"/>
        <w:ind w:firstLine="480" w:firstLineChars="200"/>
        <w:rPr>
          <w:rFonts w:ascii="Arial" w:hAnsi="Arial" w:cs="Arial"/>
          <w:sz w:val="24"/>
        </w:rPr>
      </w:pPr>
      <w:r>
        <w:rPr>
          <w:rFonts w:hint="eastAsia"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ascii="Arial" w:hAnsi="Arial" w:cs="Arial"/>
          <w:sz w:val="24"/>
        </w:rPr>
      </w:pPr>
      <w:r>
        <w:rPr>
          <w:rFonts w:hint="eastAsia"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ascii="Arial" w:hAnsi="Arial" w:cs="Arial"/>
          <w:sz w:val="24"/>
        </w:rPr>
      </w:pPr>
    </w:p>
    <w:p>
      <w:pPr>
        <w:spacing w:line="480" w:lineRule="auto"/>
        <w:rPr>
          <w:rFonts w:ascii="Arial" w:hAnsi="Arial" w:cs="Arial"/>
          <w:sz w:val="24"/>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 xml:space="preserve">   </w:t>
      </w:r>
      <w:r>
        <w:rPr>
          <w:rFonts w:hint="eastAsia" w:ascii="Arial" w:hAnsi="Arial" w:cs="Arial"/>
          <w:sz w:val="24"/>
        </w:rPr>
        <w:t>作者签名：</w:t>
      </w:r>
      <w:r>
        <w:rPr>
          <w:rFonts w:ascii="Arial" w:hAnsi="Arial" w:cs="Arial"/>
          <w:sz w:val="24"/>
        </w:rPr>
        <w:t xml:space="preserve"> </w:t>
      </w:r>
    </w:p>
    <w:p>
      <w:pPr>
        <w:spacing w:line="480" w:lineRule="auto"/>
        <w:rPr>
          <w:rFonts w:ascii="Arial" w:hAnsi="Arial" w:cs="Arial"/>
        </w:rPr>
      </w:pPr>
      <w:r>
        <w:rPr>
          <w:rFonts w:ascii="Arial" w:hAnsi="Arial" w:cs="Arial"/>
          <w:sz w:val="24"/>
        </w:rPr>
        <w:t xml:space="preserve">                              </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hint="eastAsia" w:ascii="Arial" w:hAnsi="Arial" w:cs="Arial"/>
          <w:sz w:val="24"/>
        </w:rPr>
        <w:t>日期：</w:t>
      </w:r>
      <w:r>
        <w:rPr>
          <w:rFonts w:ascii="Arial" w:hAnsi="Arial" w:cs="Arial"/>
          <w:sz w:val="24"/>
        </w:rPr>
        <w:t xml:space="preserve">    </w:t>
      </w:r>
      <w:r>
        <w:rPr>
          <w:rFonts w:hint="eastAsia" w:ascii="Arial" w:hAnsi="Arial" w:cs="Arial"/>
          <w:sz w:val="24"/>
        </w:rPr>
        <w:t>年</w:t>
      </w:r>
      <w:r>
        <w:rPr>
          <w:rFonts w:ascii="Arial" w:hAnsi="Arial" w:cs="Arial"/>
          <w:sz w:val="24"/>
        </w:rPr>
        <w:t xml:space="preserve">   </w:t>
      </w:r>
      <w:r>
        <w:rPr>
          <w:rFonts w:hint="eastAsia" w:ascii="Arial" w:hAnsi="Arial" w:cs="Arial"/>
          <w:sz w:val="24"/>
        </w:rPr>
        <w:t>月</w:t>
      </w:r>
    </w:p>
    <w:p>
      <w:pPr>
        <w:rPr>
          <w:rFonts w:ascii="Arial" w:hAnsi="Arial" w:cs="Arial"/>
        </w:rPr>
      </w:pPr>
    </w:p>
    <w:sectPr>
      <w:headerReference r:id="rId26" w:type="default"/>
      <w:pgSz w:w="11906" w:h="16838"/>
      <w:pgMar w:top="1440" w:right="1797" w:bottom="1440" w:left="1797" w:header="851" w:footer="992" w:gutter="0"/>
      <w:pgNumType w:fmt="decimal"/>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HYZhongHei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pingfang sc">
    <w:altName w:val="苹方-简"/>
    <w:panose1 w:val="00000000000000000000"/>
    <w:charset w:val="00"/>
    <w:family w:val="auto"/>
    <w:pitch w:val="default"/>
    <w:sig w:usb0="00000000" w:usb1="00000000" w:usb2="00000000" w:usb3="00000000" w:csb0="00000001" w:csb1="00000000"/>
  </w:font>
  <w:font w:name="微软雅黑">
    <w:altName w:val="HYJunHei"/>
    <w:panose1 w:val="020B0503020204020204"/>
    <w:charset w:val="86"/>
    <w:family w:val="auto"/>
    <w:pitch w:val="default"/>
    <w:sig w:usb0="00000000" w:usb1="00000000" w:usb2="00000016" w:usb3="00000000" w:csb0="0004001F" w:csb1="00000000"/>
  </w:font>
  <w:font w:name="Corbel">
    <w:altName w:val="苹方-简"/>
    <w:panose1 w:val="020B0503020204020204"/>
    <w:charset w:val="00"/>
    <w:family w:val="auto"/>
    <w:pitch w:val="default"/>
    <w:sig w:usb0="00000000" w:usb1="00000000" w:usb2="00000000" w:usb3="00000000" w:csb0="2000019F" w:csb1="00000000"/>
  </w:font>
  <w:font w:name="Segoe Print">
    <w:altName w:val="苹方-简"/>
    <w:panose1 w:val="02000600000000000000"/>
    <w:charset w:val="00"/>
    <w:family w:val="auto"/>
    <w:pitch w:val="default"/>
    <w:sig w:usb0="00000000" w:usb1="00000000" w:usb2="00000000" w:usb3="00000000" w:csb0="2000009F" w:csb1="47010000"/>
  </w:font>
  <w:font w:name="等线">
    <w:altName w:val="HYZhongDengXianKW"/>
    <w:panose1 w:val="02010600030101010101"/>
    <w:charset w:val="86"/>
    <w:family w:val="auto"/>
    <w:pitch w:val="default"/>
    <w:sig w:usb0="00000000" w:usb1="00000000" w:usb2="00000016" w:usb3="00000000" w:csb0="0004000F" w:csb1="00000000"/>
  </w:font>
  <w:font w:name="仿宋">
    <w:altName w:val="HYFangSongKW"/>
    <w:panose1 w:val="02010609060101010101"/>
    <w:charset w:val="86"/>
    <w:family w:val="auto"/>
    <w:pitch w:val="default"/>
    <w:sig w:usb0="00000000" w:usb1="00000000" w:usb2="00000016" w:usb3="00000000" w:csb0="00040001" w:csb1="00000000"/>
  </w:font>
  <w:font w:name="Arial">
    <w:panose1 w:val="020B0604020202090204"/>
    <w:charset w:val="00"/>
    <w:family w:val="auto"/>
    <w:pitch w:val="default"/>
    <w:sig w:usb0="E0000AFF" w:usb1="00007843" w:usb2="00000001" w:usb3="00000000" w:csb0="400001BF" w:csb1="DFF70000"/>
  </w:font>
  <w:font w:name="HYZhongHeiKW">
    <w:panose1 w:val="00020600040101010101"/>
    <w:charset w:val="86"/>
    <w:family w:val="auto"/>
    <w:pitch w:val="default"/>
    <w:sig w:usb0="A00002BF" w:usb1="18EF7CFA" w:usb2="00000016" w:usb3="00000000" w:csb0="00040000" w:csb1="00000000"/>
  </w:font>
  <w:font w:name="HYZhongDengXianKW">
    <w:panose1 w:val="01010104010101010101"/>
    <w:charset w:val="86"/>
    <w:family w:val="auto"/>
    <w:pitch w:val="default"/>
    <w:sig w:usb0="800002BF" w:usb1="004F7CFA" w:usb2="00000000" w:usb3="00000000" w:csb0="00040001" w:csb1="00000000"/>
  </w:font>
  <w:font w:name="HYFangSongKW">
    <w:panose1 w:val="00020600040101010101"/>
    <w:charset w:val="86"/>
    <w:family w:val="auto"/>
    <w:pitch w:val="default"/>
    <w:sig w:usb0="A00002BF" w:usb1="18EF7CFA" w:usb2="00000016" w:usb3="00000000" w:csb0="00040000" w:csb1="00000000"/>
  </w:font>
  <w:font w:name="HYJunHei">
    <w:panose1 w:val="020B0604020202020204"/>
    <w:charset w:val="86"/>
    <w:family w:val="auto"/>
    <w:pitch w:val="default"/>
    <w:sig w:usb0="A00002BF" w:usb1="0ACF7CFA" w:usb2="00000016" w:usb3="00000000" w:csb0="2004000F" w:csb1="00000000"/>
  </w:font>
  <w:font w:name="儷宋 Pro">
    <w:panose1 w:val="02020300000000000000"/>
    <w:charset w:val="88"/>
    <w:family w:val="auto"/>
    <w:pitch w:val="default"/>
    <w:sig w:usb0="80000001" w:usb1="28091800" w:usb2="00000016" w:usb3="00000000" w:csb0="00100000" w:csb1="00000000"/>
  </w:font>
  <w:font w:name="儷黑 Pro">
    <w:panose1 w:val="020B05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凌慧体-简">
    <w:panose1 w:val="03050602040302020204"/>
    <w:charset w:val="86"/>
    <w:family w:val="auto"/>
    <w:pitch w:val="default"/>
    <w:sig w:usb0="A00002FF" w:usb1="7ACF7CFB" w:usb2="0000001E" w:usb3="00000000" w:csb0="00040001" w:csb1="00000000"/>
  </w:font>
  <w:font w:name="华文宋体">
    <w:panose1 w:val="02010600040101010101"/>
    <w:charset w:val="86"/>
    <w:family w:val="auto"/>
    <w:pitch w:val="default"/>
    <w:sig w:usb0="80000287" w:usb1="280F3C52" w:usb2="00000016" w:usb3="00000000" w:csb0="0004001F" w:csb1="00000000"/>
  </w:font>
  <w:font w:name="华文楷体">
    <w:panose1 w:val="02010600040101010101"/>
    <w:charset w:val="86"/>
    <w:family w:val="auto"/>
    <w:pitch w:val="default"/>
    <w:sig w:usb0="80000287" w:usb1="280F3C52" w:usb2="00000016" w:usb3="00000000" w:csb0="0004001F" w:csb1="00000000"/>
  </w:font>
  <w:font w:name="华文黑体">
    <w:panose1 w:val="02010600040101010101"/>
    <w:charset w:val="86"/>
    <w:family w:val="auto"/>
    <w:pitch w:val="default"/>
    <w:sig w:usb0="00000287" w:usb1="080F0000" w:usb2="00000000" w:usb3="00000000" w:csb0="0004009F" w:csb1="DFD70000"/>
  </w:font>
  <w:font w:name="圆体-简">
    <w:panose1 w:val="02010600040101010101"/>
    <w:charset w:val="86"/>
    <w:family w:val="auto"/>
    <w:pitch w:val="default"/>
    <w:sig w:usb0="80000287" w:usb1="280F3C52" w:usb2="00000016" w:usb3="00000000" w:csb0="0004001F" w:csb1="00000000"/>
  </w:font>
  <w:font w:name="圆体-繁">
    <w:panose1 w:val="02010600040101010101"/>
    <w:charset w:val="86"/>
    <w:family w:val="auto"/>
    <w:pitch w:val="default"/>
    <w:sig w:usb0="80000287" w:usb1="280F3C52" w:usb2="00000016" w:usb3="00000000" w:csb0="0004001F" w:csb1="00000000"/>
  </w:font>
  <w:font w:name="娃娃体-简">
    <w:panose1 w:val="040B0500000000000000"/>
    <w:charset w:val="86"/>
    <w:family w:val="auto"/>
    <w:pitch w:val="default"/>
    <w:sig w:usb0="A00002FF" w:usb1="38CF7CFB" w:usb2="00000016" w:usb3="00000000" w:csb0="00040003" w:csb1="00000000"/>
  </w:font>
  <w:font w:name="娃娃体-繁">
    <w:panose1 w:val="040B0500000000000000"/>
    <w:charset w:val="88"/>
    <w:family w:val="auto"/>
    <w:pitch w:val="default"/>
    <w:sig w:usb0="A00000FF" w:usb1="5889787B" w:usb2="00000016" w:usb3="00000000" w:csb0="00100003" w:csb1="00000000"/>
  </w:font>
  <w:font w:name="宋体-简">
    <w:panose1 w:val="02010800040101010101"/>
    <w:charset w:val="86"/>
    <w:family w:val="auto"/>
    <w:pitch w:val="default"/>
    <w:sig w:usb0="00000001" w:usb1="080F0000" w:usb2="00000000" w:usb3="00000000" w:csb0="00040000" w:csb1="00000000"/>
  </w:font>
  <w:font w:name="手札体-简">
    <w:panose1 w:val="03000500000000000000"/>
    <w:charset w:val="86"/>
    <w:family w:val="auto"/>
    <w:pitch w:val="default"/>
    <w:sig w:usb0="A00002FF" w:usb1="7ACF7CFB" w:usb2="00000016" w:usb3="00000000" w:csb0="00040001" w:csb1="00000000"/>
  </w:font>
  <w:font w:name="报隶-繁">
    <w:panose1 w:val="02010600040101010101"/>
    <w:charset w:val="86"/>
    <w:family w:val="auto"/>
    <w:pitch w:val="default"/>
    <w:sig w:usb0="80000287" w:usb1="280F3C52" w:usb2="00000016" w:usb3="00000000" w:csb0="0004001F" w:csb1="00000000"/>
  </w:font>
  <w:font w:name="楷体-简">
    <w:panose1 w:val="02010600040101010101"/>
    <w:charset w:val="86"/>
    <w:family w:val="auto"/>
    <w:pitch w:val="default"/>
    <w:sig w:usb0="80000287" w:usb1="280F3C52" w:usb2="00000016" w:usb3="00000000" w:csb0="0004001F" w:csb1="00000000"/>
  </w:font>
  <w:font w:name="楷体-繁">
    <w:panose1 w:val="02010600040101010101"/>
    <w:charset w:val="86"/>
    <w:family w:val="auto"/>
    <w:pitch w:val="default"/>
    <w:sig w:usb0="80000287" w:usb1="280F3C52" w:usb2="00000016" w:usb3="00000000" w:csb0="0004001F" w:csb1="00000000"/>
  </w:font>
  <w:font w:name="翩翩体-简">
    <w:panose1 w:val="03000300000000000000"/>
    <w:charset w:val="86"/>
    <w:family w:val="auto"/>
    <w:pitch w:val="default"/>
    <w:sig w:usb0="A00002FF" w:usb1="7ACF7CFB" w:usb2="00000016" w:usb3="00000000" w:csb0="00040001" w:csb1="00000000"/>
  </w:font>
  <w:font w:name="翩翩体-繁">
    <w:panose1 w:val="03000300000000000000"/>
    <w:charset w:val="86"/>
    <w:family w:val="auto"/>
    <w:pitch w:val="default"/>
    <w:sig w:usb0="A00002FF" w:usb1="7ACF7CFB" w:usb2="00000016" w:usb3="00000000" w:csb0="00040001" w:csb1="00000000"/>
  </w:font>
  <w:font w:name="苹方-繁">
    <w:panose1 w:val="020B0400000000000000"/>
    <w:charset w:val="88"/>
    <w:family w:val="auto"/>
    <w:pitch w:val="default"/>
    <w:sig w:usb0="A00002FF" w:usb1="7ACFFDFB" w:usb2="00000017" w:usb3="00000000" w:csb0="00100001" w:csb1="00000000"/>
  </w:font>
  <w:font w:name="行楷-简">
    <w:panose1 w:val="02010800040101010101"/>
    <w:charset w:val="86"/>
    <w:family w:val="auto"/>
    <w:pitch w:val="default"/>
    <w:sig w:usb0="00000001" w:usb1="080F0000" w:usb2="00000000" w:usb3="00000000" w:csb0="00040000" w:csb1="00000000"/>
  </w:font>
  <w:font w:name="行楷-繁">
    <w:panose1 w:val="02010800040101010101"/>
    <w:charset w:val="86"/>
    <w:family w:val="auto"/>
    <w:pitch w:val="default"/>
    <w:sig w:usb0="00000001" w:usb1="080F0000" w:usb2="00000000" w:usb3="00000000" w:csb0="00040000" w:csb1="00000000"/>
  </w:font>
  <w:font w:name="隶变-简">
    <w:panose1 w:val="02010600040101010101"/>
    <w:charset w:val="86"/>
    <w:family w:val="auto"/>
    <w:pitch w:val="default"/>
    <w:sig w:usb0="80000287" w:usb1="280F3C52" w:usb2="00000016" w:usb3="00000000" w:csb0="0004001F" w:csb1="00000000"/>
  </w:font>
  <w:font w:name="隶变-繁">
    <w:panose1 w:val="02010600040101010101"/>
    <w:charset w:val="86"/>
    <w:family w:val="auto"/>
    <w:pitch w:val="default"/>
    <w:sig w:usb0="80000287" w:usb1="280F3C52" w:usb2="00000016" w:usb3="00000000" w:csb0="0004001F" w:csb1="00000000"/>
  </w:font>
  <w:font w:name="雅痞-繁">
    <w:panose1 w:val="020F0603040207020204"/>
    <w:charset w:val="86"/>
    <w:family w:val="auto"/>
    <w:pitch w:val="default"/>
    <w:sig w:usb0="A00002FF" w:usb1="7ACFFCFB" w:usb2="0000001E" w:usb3="00000000" w:csb0="20140197" w:csb1="00000000"/>
  </w:font>
  <w:font w:name="黑体-简">
    <w:panose1 w:val="02000000000000000000"/>
    <w:charset w:val="86"/>
    <w:family w:val="auto"/>
    <w:pitch w:val="default"/>
    <w:sig w:usb0="8000002F" w:usb1="0800004A" w:usb2="00000000" w:usb3="00000000" w:csb0="203E0000" w:csb1="00000000"/>
  </w:font>
  <w:font w:name="黑体-繁">
    <w:panose1 w:val="02000000000000000000"/>
    <w:charset w:val="86"/>
    <w:family w:val="auto"/>
    <w:pitch w:val="default"/>
    <w:sig w:usb0="8000002F" w:usb1="0800004A" w:usb2="00000000" w:usb3="00000000" w:csb0="203E0000" w:csb1="00000000"/>
  </w:font>
  <w:font w:name="Arial Unicode MS">
    <w:panose1 w:val="020B0604020202020204"/>
    <w:charset w:val="86"/>
    <w:family w:val="auto"/>
    <w:pitch w:val="default"/>
    <w:sig w:usb0="FFFFFFFF" w:usb1="E9FFFFFF" w:usb2="0000003F" w:usb3="00000000" w:csb0="603F01FF" w:csb1="FFFF0000"/>
  </w:font>
  <w:font w:name="Hiragino Sans CNS">
    <w:panose1 w:val="020B0300000000000000"/>
    <w:charset w:val="88"/>
    <w:family w:val="auto"/>
    <w:pitch w:val="default"/>
    <w:sig w:usb0="A00002FF" w:usb1="28CFFDFA" w:usb2="00000016" w:usb3="00000000" w:csb0="00120005" w:csb1="00000000"/>
  </w:font>
  <w:font w:name="標楷體">
    <w:panose1 w:val="02010601000101010101"/>
    <w:charset w:val="00"/>
    <w:family w:val="auto"/>
    <w:pitch w:val="default"/>
    <w:sig w:usb0="00000000" w:usb1="00000000" w:usb2="00000000" w:usb3="00000000" w:csb0="00000000" w:csb1="00000000"/>
  </w:font>
  <w:font w:name="系统字体">
    <w:panose1 w:val="00000300000000000000"/>
    <w:charset w:val="00"/>
    <w:family w:val="auto"/>
    <w:pitch w:val="default"/>
    <w:sig w:usb0="A00002DF" w:usb1="02000003" w:usb2="00000000" w:usb3="00000000" w:csb0="2000019F" w:csb1="00000000"/>
  </w:font>
  <w:font w:name="蘋果儷中黑">
    <w:panose1 w:val="00000000000000000000"/>
    <w:charset w:val="00"/>
    <w:family w:val="auto"/>
    <w:pitch w:val="default"/>
    <w:sig w:usb0="800000E3" w:usb1="30C97878" w:usb2="00000016" w:usb3="00000000" w:csb0="00000001" w:csb1="00000000"/>
  </w:font>
  <w:font w:name="Al Bayan">
    <w:panose1 w:val="00000000000000000000"/>
    <w:charset w:val="00"/>
    <w:family w:val="auto"/>
    <w:pitch w:val="default"/>
    <w:sig w:usb0="00002000" w:usb1="00000000" w:usb2="00000008" w:usb3="00000000" w:csb0="00000040" w:csb1="20000000"/>
  </w:font>
  <w:font w:name="Al Nile">
    <w:panose1 w:val="00000400000000000000"/>
    <w:charset w:val="00"/>
    <w:family w:val="auto"/>
    <w:pitch w:val="default"/>
    <w:sig w:usb0="00000003" w:usb1="00000000" w:usb2="00000000" w:usb3="00000000" w:csb0="00000001" w:csb1="00000000"/>
  </w:font>
  <w:font w:name="American Typewriter">
    <w:panose1 w:val="02090604020004020304"/>
    <w:charset w:val="00"/>
    <w:family w:val="auto"/>
    <w:pitch w:val="default"/>
    <w:sig w:usb0="A000006F" w:usb1="00000019" w:usb2="00000000" w:usb3="00000000" w:csb0="20000111" w:csb1="00000000"/>
  </w:font>
  <w:font w:name="Andale Mono">
    <w:panose1 w:val="020B0509000000000004"/>
    <w:charset w:val="00"/>
    <w:family w:val="auto"/>
    <w:pitch w:val="default"/>
    <w:sig w:usb0="00000287" w:usb1="00000000" w:usb2="00000000" w:usb3="00000000" w:csb0="6000009F" w:csb1="DFD70000"/>
  </w:font>
  <w:font w:name="Apple Braille">
    <w:panose1 w:val="05000000000000000000"/>
    <w:charset w:val="00"/>
    <w:family w:val="auto"/>
    <w:pitch w:val="default"/>
    <w:sig w:usb0="80000040" w:usb1="00000000" w:usb2="00040000" w:usb3="00000000" w:csb0="00000000" w:csb1="00000000"/>
  </w:font>
  <w:font w:name="Apple SD Gothic Neo">
    <w:panose1 w:val="02000300000000000000"/>
    <w:charset w:val="81"/>
    <w:family w:val="auto"/>
    <w:pitch w:val="default"/>
    <w:sig w:usb0="00000203" w:usb1="21D12C10" w:usb2="00000010" w:usb3="00000000" w:csb0="00280005" w:csb1="00000000"/>
  </w:font>
  <w:font w:name="Apple Symbols">
    <w:panose1 w:val="02000000000000000000"/>
    <w:charset w:val="00"/>
    <w:family w:val="auto"/>
    <w:pitch w:val="default"/>
    <w:sig w:usb0="800000A3" w:usb1="08007BEB" w:usb2="01840034" w:usb3="0000A268" w:csb0="200001FB" w:csb1="DDFF0000"/>
  </w:font>
  <w:font w:name="Arial Black">
    <w:panose1 w:val="020B0A04020102020204"/>
    <w:charset w:val="00"/>
    <w:family w:val="auto"/>
    <w:pitch w:val="default"/>
    <w:sig w:usb0="00000287" w:usb1="00000000" w:usb2="00000000" w:usb3="00000000" w:csb0="2000009F" w:csb1="DFD70000"/>
  </w:font>
  <w:font w:name="Arial Hebrew">
    <w:panose1 w:val="00000000000000000000"/>
    <w:charset w:val="00"/>
    <w:family w:val="auto"/>
    <w:pitch w:val="default"/>
    <w:sig w:usb0="80000843" w:usb1="40000002" w:usb2="00000000" w:usb3="00000000" w:csb0="00000001" w:csb1="00000000"/>
  </w:font>
  <w:font w:name="Arial Narrow">
    <w:panose1 w:val="020B0606020202030204"/>
    <w:charset w:val="00"/>
    <w:family w:val="auto"/>
    <w:pitch w:val="default"/>
    <w:sig w:usb0="00000287" w:usb1="00000800" w:usb2="00000000" w:usb3="00000000" w:csb0="2000009F" w:csb1="DFD70000"/>
  </w:font>
  <w:font w:name="Arial Rounded MT Bold">
    <w:panose1 w:val="020F0704030504030204"/>
    <w:charset w:val="00"/>
    <w:family w:val="auto"/>
    <w:pitch w:val="default"/>
    <w:sig w:usb0="00000003" w:usb1="00000000" w:usb2="00000000" w:usb3="00000000" w:csb0="20000001" w:csb1="00000000"/>
  </w:font>
  <w:font w:name="Athelas">
    <w:panose1 w:val="02000503000000020003"/>
    <w:charset w:val="00"/>
    <w:family w:val="auto"/>
    <w:pitch w:val="default"/>
    <w:sig w:usb0="A00000AF" w:usb1="5000205B" w:usb2="00000000" w:usb3="00000000" w:csb0="2000009B" w:csb1="00000000"/>
  </w:font>
  <w:font w:name="Ayuthaya">
    <w:panose1 w:val="00000400000000000000"/>
    <w:charset w:val="00"/>
    <w:family w:val="auto"/>
    <w:pitch w:val="default"/>
    <w:sig w:usb0="A10002FF" w:usb1="5000204A" w:usb2="00000020" w:usb3="00000000" w:csb0="20000197" w:csb1="4F000000"/>
  </w:font>
  <w:font w:name="Baghdad">
    <w:panose1 w:val="01000500000000020004"/>
    <w:charset w:val="00"/>
    <w:family w:val="auto"/>
    <w:pitch w:val="default"/>
    <w:sig w:usb0="80002003" w:usb1="80000000" w:usb2="00000008" w:usb3="00000000" w:csb0="00000000" w:csb1="00000000"/>
  </w:font>
  <w:font w:name="Bangla MN">
    <w:panose1 w:val="00000500000000000000"/>
    <w:charset w:val="00"/>
    <w:family w:val="auto"/>
    <w:pitch w:val="default"/>
    <w:sig w:usb0="00010001" w:usb1="00000000" w:usb2="00000000" w:usb3="00000000" w:csb0="00000001" w:csb1="00000000"/>
  </w:font>
  <w:font w:name="Bangla Sangam MN">
    <w:panose1 w:val="02000000000000000000"/>
    <w:charset w:val="00"/>
    <w:family w:val="auto"/>
    <w:pitch w:val="default"/>
    <w:sig w:usb0="80800003" w:usb1="00000000" w:usb2="00000000" w:usb3="00000000" w:csb0="00000001" w:csb1="00000000"/>
  </w:font>
  <w:font w:name="Chalkboard">
    <w:panose1 w:val="03050602040202020205"/>
    <w:charset w:val="00"/>
    <w:family w:val="auto"/>
    <w:pitch w:val="default"/>
    <w:sig w:usb0="80000023" w:usb1="00000000" w:usb2="00000000" w:usb3="00000000" w:csb0="20000001" w:csb1="00000000"/>
  </w:font>
  <w:font w:name="Chalkduster">
    <w:panose1 w:val="03050602040202020205"/>
    <w:charset w:val="00"/>
    <w:family w:val="auto"/>
    <w:pitch w:val="default"/>
    <w:sig w:usb0="80000023" w:usb1="00000000" w:usb2="00000000" w:usb3="00000000" w:csb0="20000001" w:csb1="00000000"/>
  </w:font>
  <w:font w:name="Charter">
    <w:panose1 w:val="02040503050506020203"/>
    <w:charset w:val="00"/>
    <w:family w:val="auto"/>
    <w:pitch w:val="default"/>
    <w:sig w:usb0="800000AF" w:usb1="1000204A" w:usb2="00000000" w:usb3="00000000" w:csb0="00000011" w:csb1="00000000"/>
  </w:font>
  <w:font w:name="Damascus">
    <w:panose1 w:val="00000400000000000000"/>
    <w:charset w:val="00"/>
    <w:family w:val="auto"/>
    <w:pitch w:val="default"/>
    <w:sig w:usb0="80002000" w:usb1="80000000" w:usb2="00000080" w:usb3="00000000" w:csb0="00000040" w:csb1="00000000"/>
  </w:font>
  <w:font w:name="Devanagari MT">
    <w:panose1 w:val="02000500020000000000"/>
    <w:charset w:val="00"/>
    <w:family w:val="auto"/>
    <w:pitch w:val="default"/>
    <w:sig w:usb0="80008003" w:usb1="1000C0C0" w:usb2="00000000" w:usb3="00000000" w:csb0="00000001" w:csb1="00000000"/>
  </w:font>
  <w:font w:name="Devanagari Sangam MN">
    <w:panose1 w:val="02000000000000000000"/>
    <w:charset w:val="00"/>
    <w:family w:val="auto"/>
    <w:pitch w:val="default"/>
    <w:sig w:usb0="80008003" w:usb1="00002040" w:usb2="00000000" w:usb3="00000000" w:csb0="00000001" w:csb1="00000000"/>
  </w:font>
  <w:font w:name="Euphemia UCAS">
    <w:panose1 w:val="020B0503040102020104"/>
    <w:charset w:val="00"/>
    <w:family w:val="auto"/>
    <w:pitch w:val="default"/>
    <w:sig w:usb0="80000063" w:usb1="00000000" w:usb2="00002000" w:usb3="00000000" w:csb0="200001F3" w:csb1="CDFC0000"/>
  </w:font>
  <w:font w:name="Farah">
    <w:panose1 w:val="00000400000000000000"/>
    <w:charset w:val="00"/>
    <w:family w:val="auto"/>
    <w:pitch w:val="default"/>
    <w:sig w:usb0="00000003" w:usb1="00000000" w:usb2="00000000" w:usb3="00000000" w:csb0="00000001" w:csb1="00000000"/>
  </w:font>
  <w:font w:name="Farisi">
    <w:panose1 w:val="00000400000000000000"/>
    <w:charset w:val="00"/>
    <w:family w:val="auto"/>
    <w:pitch w:val="default"/>
    <w:sig w:usb0="00000000" w:usb1="00000000" w:usb2="00000000" w:usb3="00000000" w:csb0="00000001" w:csb1="00000000"/>
  </w:font>
  <w:font w:name="GB18030 Bitmap">
    <w:panose1 w:val="00000000000000000000"/>
    <w:charset w:val="00"/>
    <w:family w:val="auto"/>
    <w:pitch w:val="default"/>
    <w:sig w:usb0="00000000" w:usb1="00000000" w:usb2="00000000" w:usb3="00000000" w:csb0="00000000" w:csb1="00000000"/>
  </w:font>
  <w:font w:name="Geeza Pro">
    <w:panose1 w:val="02000400000000000000"/>
    <w:charset w:val="00"/>
    <w:family w:val="auto"/>
    <w:pitch w:val="default"/>
    <w:sig w:usb0="80002000" w:usb1="80000000" w:usb2="00000008" w:usb3="00000000" w:csb0="00000001" w:csb1="00000000"/>
  </w:font>
  <w:font w:name="Gill Sans">
    <w:panose1 w:val="020B0502020104020203"/>
    <w:charset w:val="00"/>
    <w:family w:val="auto"/>
    <w:pitch w:val="default"/>
    <w:sig w:usb0="80000267" w:usb1="00000000" w:usb2="00000000" w:usb3="00000000" w:csb0="200001F7" w:csb1="CFFE0000"/>
  </w:font>
  <w:font w:name="Gujarati MT">
    <w:panose1 w:val="00000500070000000000"/>
    <w:charset w:val="00"/>
    <w:family w:val="auto"/>
    <w:pitch w:val="default"/>
    <w:sig w:usb0="80048003" w:usb1="1000C0C1" w:usb2="00000000" w:usb3="00000000" w:csb0="00000001" w:csb1="00000000"/>
  </w:font>
  <w:font w:name="Gujarati Sangam MN">
    <w:panose1 w:val="00000500000000000000"/>
    <w:charset w:val="00"/>
    <w:family w:val="auto"/>
    <w:pitch w:val="default"/>
    <w:sig w:usb0="00040001" w:usb1="00000000" w:usb2="00000000" w:usb3="00000000" w:csb0="00000000" w:csb1="00000000"/>
  </w:font>
  <w:font w:name="Gurmukhi MN">
    <w:panose1 w:val="02020600050405020304"/>
    <w:charset w:val="00"/>
    <w:family w:val="auto"/>
    <w:pitch w:val="default"/>
    <w:sig w:usb0="80100003" w:usb1="00002000" w:usb2="00000000" w:usb3="00000000" w:csb0="00000001" w:csb1="00000000"/>
  </w:font>
  <w:font w:name="Gurmukhi MT">
    <w:panose1 w:val="00000000000000000000"/>
    <w:charset w:val="00"/>
    <w:family w:val="auto"/>
    <w:pitch w:val="default"/>
    <w:sig w:usb0="80028003" w:usb1="1000C0C0" w:usb2="00000000" w:usb3="00000000" w:csb0="00000001" w:csb1="00000000"/>
  </w:font>
  <w:font w:name="Gurmukhi Sangam MN">
    <w:panose1 w:val="00000500000000000000"/>
    <w:charset w:val="00"/>
    <w:family w:val="auto"/>
    <w:pitch w:val="default"/>
    <w:sig w:usb0="00020001" w:usb1="00000000" w:usb2="00000000" w:usb3="00000000" w:csb0="00000000" w:csb1="00000000"/>
  </w:font>
  <w:font w:name="HeadLineA">
    <w:panose1 w:val="00000000000000000000"/>
    <w:charset w:val="00"/>
    <w:family w:val="auto"/>
    <w:pitch w:val="default"/>
    <w:sig w:usb0="90000043" w:usb1="11100002" w:usb2="00000010" w:usb3="00000000" w:csb0="00000001" w:csb1="00000000"/>
  </w:font>
  <w:font w:name="Helvetica">
    <w:panose1 w:val="00000000000000000000"/>
    <w:charset w:val="00"/>
    <w:family w:val="auto"/>
    <w:pitch w:val="default"/>
    <w:sig w:usb0="E00002FF" w:usb1="5000785B" w:usb2="00000000" w:usb3="00000000" w:csb0="2000019F" w:csb1="4F010000"/>
  </w:font>
  <w:font w:name="Hiragino Kaku Gothic Pro">
    <w:panose1 w:val="020B0300000000000000"/>
    <w:charset w:val="80"/>
    <w:family w:val="auto"/>
    <w:pitch w:val="default"/>
    <w:sig w:usb0="E00002FF" w:usb1="7AE7FFFF" w:usb2="00000012" w:usb3="00000000" w:csb0="0002000D" w:csb1="00000000"/>
  </w:font>
  <w:font w:name="Hiragino Kaku Gothic ProN">
    <w:panose1 w:val="020B0300000000000000"/>
    <w:charset w:val="80"/>
    <w:family w:val="auto"/>
    <w:pitch w:val="default"/>
    <w:sig w:usb0="E00002FF" w:usb1="7AE7FFFF" w:usb2="00000012" w:usb3="00000000" w:csb0="0002000D" w:csb1="00000000"/>
  </w:font>
  <w:font w:name="Hiragino Kaku Gothic Std">
    <w:panose1 w:val="020B0800000000000000"/>
    <w:charset w:val="80"/>
    <w:family w:val="auto"/>
    <w:pitch w:val="default"/>
    <w:sig w:usb0="800002CF" w:usb1="68C7FCFC" w:usb2="00000012" w:usb3="00000000" w:csb0="0002000D" w:csb1="00000000"/>
  </w:font>
  <w:font w:name="Hiragino Kaku Gothic StdN">
    <w:panose1 w:val="020B0800000000000000"/>
    <w:charset w:val="80"/>
    <w:family w:val="auto"/>
    <w:pitch w:val="default"/>
    <w:sig w:usb0="800002CF" w:usb1="6AC7FCFC" w:usb2="00000012" w:usb3="00000000" w:csb0="0002000D" w:csb1="00000000"/>
  </w:font>
  <w:font w:name="Hiragino Mincho ProN">
    <w:panose1 w:val="02020300000000000000"/>
    <w:charset w:val="80"/>
    <w:family w:val="auto"/>
    <w:pitch w:val="default"/>
    <w:sig w:usb0="E00002FF" w:usb1="7AE7FFFF" w:usb2="00000012" w:usb3="00000000" w:csb0="0002000D" w:csb1="00000000"/>
  </w:font>
  <w:font w:name="Hoefler Text">
    <w:panose1 w:val="00000000000000000000"/>
    <w:charset w:val="00"/>
    <w:family w:val="auto"/>
    <w:pitch w:val="default"/>
    <w:sig w:usb0="00000000" w:usb1="00000000" w:usb2="00000000" w:usb3="00000000" w:csb0="00000000" w:csb1="00000000"/>
  </w:font>
  <w:font w:name="ITF Devanagari">
    <w:panose1 w:val="02000000000000000000"/>
    <w:charset w:val="00"/>
    <w:family w:val="auto"/>
    <w:pitch w:val="default"/>
    <w:sig w:usb0="00008000" w:usb1="00000000" w:usb2="00000000" w:usb3="00000000" w:csb0="00000000" w:csb1="00000000"/>
  </w:font>
  <w:font w:name="ITF Devanagari Marathi">
    <w:panose1 w:val="02000000000000000000"/>
    <w:charset w:val="00"/>
    <w:family w:val="auto"/>
    <w:pitch w:val="default"/>
    <w:sig w:usb0="00008000" w:usb1="00000000" w:usb2="00000000" w:usb3="00000000" w:csb0="00000000" w:csb1="00000000"/>
  </w:font>
  <w:font w:name="Impact">
    <w:panose1 w:val="020B0806030902050204"/>
    <w:charset w:val="00"/>
    <w:family w:val="auto"/>
    <w:pitch w:val="default"/>
    <w:sig w:usb0="00000287" w:usb1="00000000" w:usb2="00000000" w:usb3="00000000" w:csb0="2000009F" w:csb1="DFD70000"/>
  </w:font>
  <w:font w:name="InaiMathi">
    <w:panose1 w:val="00000500000000000000"/>
    <w:charset w:val="00"/>
    <w:family w:val="auto"/>
    <w:pitch w:val="default"/>
    <w:sig w:usb0="00100001" w:usb1="00000000" w:usb2="00000000" w:usb3="00000000" w:csb0="00000001" w:csb1="00000000"/>
  </w:font>
  <w:font w:name="Iowan Old Style">
    <w:panose1 w:val="02040602040506020204"/>
    <w:charset w:val="00"/>
    <w:family w:val="auto"/>
    <w:pitch w:val="default"/>
    <w:sig w:usb0="A00000EF" w:usb1="400020CB" w:usb2="00000000" w:usb3="00000000" w:csb0="20000093" w:csb1="00000000"/>
  </w:font>
  <w:font w:name="Kannada MN">
    <w:panose1 w:val="00000500000000000000"/>
    <w:charset w:val="00"/>
    <w:family w:val="auto"/>
    <w:pitch w:val="default"/>
    <w:sig w:usb0="00400001" w:usb1="00000000" w:usb2="00000000" w:usb3="00000000" w:csb0="00000001" w:csb1="00000000"/>
  </w:font>
  <w:font w:name="Kefa">
    <w:panose1 w:val="02000506000000020004"/>
    <w:charset w:val="00"/>
    <w:family w:val="auto"/>
    <w:pitch w:val="default"/>
    <w:sig w:usb0="800000AF" w:usb1="4000204B" w:usb2="00000800" w:usb3="00000000" w:csb0="20000001" w:csb1="00000000"/>
  </w:font>
  <w:font w:name="Khmer MN">
    <w:panose1 w:val="00000500000000000000"/>
    <w:charset w:val="00"/>
    <w:family w:val="auto"/>
    <w:pitch w:val="default"/>
    <w:sig w:usb0="00000001" w:usb1="00000000" w:usb2="00000000" w:usb3="00000000" w:csb0="00000001" w:csb1="00000000"/>
  </w:font>
  <w:font w:name="Klee">
    <w:panose1 w:val="02020700000000000000"/>
    <w:charset w:val="80"/>
    <w:family w:val="auto"/>
    <w:pitch w:val="default"/>
    <w:sig w:usb0="A00002FF" w:usb1="68C7FEFF" w:usb2="00000012" w:usb3="00000000" w:csb0="00020005" w:csb1="00000000"/>
  </w:font>
  <w:font w:name="Kohinoor Bangla">
    <w:panose1 w:val="02000000000000000000"/>
    <w:charset w:val="00"/>
    <w:family w:val="auto"/>
    <w:pitch w:val="default"/>
    <w:sig w:usb0="00010007" w:usb1="00000000" w:usb2="00000000" w:usb3="00000000" w:csb0="20000093" w:csb1="00000000"/>
  </w:font>
  <w:font w:name="Kohinoor Telugu">
    <w:panose1 w:val="02000000000000000000"/>
    <w:charset w:val="00"/>
    <w:family w:val="auto"/>
    <w:pitch w:val="default"/>
    <w:sig w:usb0="00200007" w:usb1="00000000" w:usb2="00000000" w:usb3="00000000" w:csb0="20000093" w:csb1="00000000"/>
  </w:font>
  <w:font w:name="Lao MN">
    <w:panose1 w:val="00000500000000000000"/>
    <w:charset w:val="00"/>
    <w:family w:val="auto"/>
    <w:pitch w:val="default"/>
    <w:sig w:usb0="02000001" w:usb1="00000000" w:usb2="00000000" w:usb3="00000000" w:csb0="00000001" w:csb1="00000000"/>
  </w:font>
  <w:font w:name="Lao Sangam MN">
    <w:panose1 w:val="00000500000000000000"/>
    <w:charset w:val="00"/>
    <w:family w:val="auto"/>
    <w:pitch w:val="default"/>
    <w:sig w:usb0="02000001" w:usb1="00000000" w:usb2="00000000" w:usb3="00000000" w:csb0="00000001" w:csb1="00000000"/>
  </w:font>
  <w:font w:name="Lucida Grande">
    <w:panose1 w:val="020B0600040502020204"/>
    <w:charset w:val="00"/>
    <w:family w:val="auto"/>
    <w:pitch w:val="default"/>
    <w:sig w:usb0="E1000AEF" w:usb1="5000A1FF" w:usb2="00000000" w:usb3="00000000" w:csb0="200001BF" w:csb1="4F010000"/>
  </w:font>
  <w:font w:name="Luminari">
    <w:panose1 w:val="02000505000000020004"/>
    <w:charset w:val="00"/>
    <w:family w:val="auto"/>
    <w:pitch w:val="default"/>
    <w:sig w:usb0="A00002EF" w:usb1="5000204A" w:usb2="00000000" w:usb3="00000000" w:csb0="2000019F" w:csb1="00000000"/>
  </w:font>
  <w:font w:name="MT Extra">
    <w:panose1 w:val="05050102010205020202"/>
    <w:charset w:val="00"/>
    <w:family w:val="auto"/>
    <w:pitch w:val="default"/>
    <w:sig w:usb0="80000000" w:usb1="00000000" w:usb2="00000000" w:usb3="00000000" w:csb0="00000000" w:csb1="00000000"/>
  </w:font>
  <w:font w:name="Malayalam MN">
    <w:panose1 w:val="00000500000000000000"/>
    <w:charset w:val="00"/>
    <w:family w:val="auto"/>
    <w:pitch w:val="default"/>
    <w:sig w:usb0="00800001" w:usb1="00000000" w:usb2="00000000" w:usb3="00000000" w:csb0="00000001" w:csb1="00000000"/>
  </w:font>
  <w:font w:name="Malayalam Sangam MN">
    <w:panose1 w:val="00000500000000000000"/>
    <w:charset w:val="00"/>
    <w:family w:val="auto"/>
    <w:pitch w:val="default"/>
    <w:sig w:usb0="00800001" w:usb1="00000000" w:usb2="00000000" w:usb3="00000000" w:csb0="00000001" w:csb1="00000000"/>
  </w:font>
  <w:font w:name="Marion">
    <w:panose1 w:val="02020502060400020003"/>
    <w:charset w:val="00"/>
    <w:family w:val="auto"/>
    <w:pitch w:val="default"/>
    <w:sig w:usb0="A00000EF" w:usb1="5000205B" w:usb2="00000000" w:usb3="00000000" w:csb0="20000183" w:csb1="00000000"/>
  </w:font>
  <w:font w:name="Marker Felt">
    <w:panose1 w:val="02000400000000000000"/>
    <w:charset w:val="00"/>
    <w:family w:val="auto"/>
    <w:pitch w:val="default"/>
    <w:sig w:usb0="80000063" w:usb1="00000040" w:usb2="00000000" w:usb3="00000000" w:csb0="20000111" w:csb1="00000000"/>
  </w:font>
  <w:font w:name="Mishafi Gold">
    <w:panose1 w:val="00000400000000000000"/>
    <w:charset w:val="00"/>
    <w:family w:val="auto"/>
    <w:pitch w:val="default"/>
    <w:sig w:usb0="00002003" w:usb1="80000000" w:usb2="00000008" w:usb3="00000000" w:csb0="00000001" w:csb1="00000000"/>
  </w:font>
  <w:font w:name="Monaco for Powerline">
    <w:panose1 w:val="02000503000000000000"/>
    <w:charset w:val="00"/>
    <w:family w:val="auto"/>
    <w:pitch w:val="default"/>
    <w:sig w:usb0="A00002FF" w:usb1="5000397B" w:usb2="00000000" w:usb3="00000000" w:csb0="20000197" w:csb1="0FD40000"/>
  </w:font>
  <w:font w:name="Mshtakan">
    <w:panose1 w:val="02000400000000000000"/>
    <w:charset w:val="00"/>
    <w:family w:val="auto"/>
    <w:pitch w:val="default"/>
    <w:sig w:usb0="8000040B" w:usb1="4000404A" w:usb2="00000000" w:usb3="00000000" w:csb0="00000001" w:csb1="00000000"/>
  </w:font>
  <w:font w:name="Muna">
    <w:panose1 w:val="00000400000000000000"/>
    <w:charset w:val="00"/>
    <w:family w:val="auto"/>
    <w:pitch w:val="default"/>
    <w:sig w:usb0="00000003" w:usb1="00000000" w:usb2="00000000" w:usb3="00000000" w:csb0="00000001" w:csb1="00000000"/>
  </w:font>
  <w:font w:name="Myanmar MN">
    <w:panose1 w:val="00000500000000000000"/>
    <w:charset w:val="00"/>
    <w:family w:val="auto"/>
    <w:pitch w:val="default"/>
    <w:sig w:usb0="00000001" w:usb1="00000000" w:usb2="00000000" w:usb3="00000000" w:csb0="00000001" w:csb1="00000000"/>
  </w:font>
  <w:font w:name="Myanmar Sangam MN">
    <w:panose1 w:val="00000500000000000000"/>
    <w:charset w:val="00"/>
    <w:family w:val="auto"/>
    <w:pitch w:val="default"/>
    <w:sig w:usb0="00000001" w:usb1="00000000" w:usb2="00000000" w:usb3="00000000" w:csb0="00000001" w:csb1="00000000"/>
  </w:font>
  <w:font w:name="Nanum Myeongjo">
    <w:panose1 w:val="02020603020101020101"/>
    <w:charset w:val="81"/>
    <w:family w:val="auto"/>
    <w:pitch w:val="default"/>
    <w:sig w:usb0="800002A7" w:usb1="01D7FCFB" w:usb2="00000010" w:usb3="00000000" w:csb0="00080001" w:csb1="00000000"/>
  </w:font>
  <w:font w:name="Nanum Pen Script">
    <w:panose1 w:val="03040600000000000000"/>
    <w:charset w:val="81"/>
    <w:family w:val="auto"/>
    <w:pitch w:val="default"/>
    <w:sig w:usb0="800002A7" w:usb1="01D7FCFB" w:usb2="00000010" w:usb3="00000000" w:csb0="00080001" w:csb1="00000000"/>
  </w:font>
  <w:font w:name="New Peninim MT">
    <w:panose1 w:val="00000000000000000000"/>
    <w:charset w:val="00"/>
    <w:family w:val="auto"/>
    <w:pitch w:val="default"/>
    <w:sig w:usb0="80000843" w:usb1="40000002" w:usb2="00000000" w:usb3="00000000" w:csb0="00000001" w:csb1="00000000"/>
  </w:font>
  <w:font w:name="Oriya Sangam MN">
    <w:panose1 w:val="00000500000000000000"/>
    <w:charset w:val="00"/>
    <w:family w:val="auto"/>
    <w:pitch w:val="default"/>
    <w:sig w:usb0="00080001" w:usb1="00000000" w:usb2="00000000" w:usb3="00000000" w:csb0="00000001" w:csb1="00000000"/>
  </w:font>
  <w:font w:name="Osaka">
    <w:panose1 w:val="020B0600000000000000"/>
    <w:charset w:val="00"/>
    <w:family w:val="auto"/>
    <w:pitch w:val="default"/>
    <w:sig w:usb0="00000000" w:usb1="00000000" w:usb2="00000000" w:usb3="00000000" w:csb0="20000093" w:csb1="00000000"/>
  </w:font>
  <w:font w:name="PCMyungjo">
    <w:panose1 w:val="00000000000000000000"/>
    <w:charset w:val="00"/>
    <w:family w:val="auto"/>
    <w:pitch w:val="default"/>
    <w:sig w:usb0="900002E7" w:usb1="31D7FCFF" w:usb2="00000014" w:usb3="00000000" w:csb0="00000001" w:csb1="00000000"/>
  </w:font>
  <w:font w:name="PT Serif">
    <w:panose1 w:val="020A0603040505020204"/>
    <w:charset w:val="00"/>
    <w:family w:val="auto"/>
    <w:pitch w:val="default"/>
    <w:sig w:usb0="A00002EF" w:usb1="5000204B" w:usb2="00000000" w:usb3="00000000" w:csb0="2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center" w:y="1"/>
      <w:rPr>
        <w:rStyle w:val="21"/>
      </w:rPr>
    </w:pPr>
    <w:r>
      <w:rPr>
        <w:rStyle w:val="21"/>
      </w:rPr>
      <w:fldChar w:fldCharType="begin"/>
    </w:r>
    <w:r>
      <w:rPr>
        <w:rStyle w:val="21"/>
      </w:rPr>
      <w:instrText xml:space="preserve">PAGE  </w:instrText>
    </w:r>
    <w:r>
      <w:rPr>
        <w:rStyle w:val="21"/>
      </w:rPr>
      <w:fldChar w:fldCharType="end"/>
    </w:r>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58750" cy="262890"/>
              <wp:effectExtent l="0" t="0" r="0" b="0"/>
              <wp:wrapNone/>
              <wp:docPr id="24" name="文本框 1"/>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13"/>
                            <w:rPr>
                              <w:rStyle w:val="21"/>
                            </w:rPr>
                          </w:pPr>
                          <w:r>
                            <w:rPr>
                              <w:rStyle w:val="21"/>
                            </w:rPr>
                            <w:fldChar w:fldCharType="begin"/>
                          </w:r>
                          <w:r>
                            <w:rPr>
                              <w:rStyle w:val="21"/>
                            </w:rPr>
                            <w:instrText xml:space="preserve">PAGE  </w:instrText>
                          </w:r>
                          <w:r>
                            <w:rPr>
                              <w:rStyle w:val="21"/>
                            </w:rPr>
                            <w:fldChar w:fldCharType="separate"/>
                          </w:r>
                          <w:r>
                            <w:rPr>
                              <w:rStyle w:val="21"/>
                            </w:rPr>
                            <w:t>I</w:t>
                          </w:r>
                          <w:r>
                            <w:rPr>
                              <w:rStyle w:val="21"/>
                            </w:rPr>
                            <w:fldChar w:fldCharType="end"/>
                          </w:r>
                        </w:p>
                      </w:txbxContent>
                    </wps:txbx>
                    <wps:bodyPr wrap="none" lIns="0" tIns="0" rIns="0" bIns="0" upright="1">
                      <a:spAutoFit/>
                    </wps:bodyPr>
                  </wps:wsp>
                </a:graphicData>
              </a:graphic>
            </wp:anchor>
          </w:drawing>
        </mc:Choice>
        <mc:Fallback>
          <w:pict>
            <v:shape id="文本框 1" o:spid="_x0000_s1026" o:spt="202" type="#_x0000_t202" style="position:absolute;left:0pt;margin-top:0pt;height:20.7pt;width:12.5pt;mso-position-horizontal:center;mso-position-horizontal-relative:margin;mso-wrap-style:none;z-index:251660288;mso-width-relative:page;mso-height-relative:page;" filled="f" stroked="f" coordsize="21600,21600" o:gfxdata="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xsw7uNEAAAADAQAADwAAAAAAAAABACAAAAA4AAAAZHJz&#10;L2Rvd25yZXYueG1sUEsBAhQAFAAAAAgAh07iQMkyWTq8AQAAUwMAAA4AAAAAAAAAAQAgAAAANgEA&#10;AGRycy9lMm9Eb2MueG1sUEsFBgAAAAAGAAYAWQEAAGQFAAAAAA==&#10;">
              <v:fill on="f" focussize="0,0"/>
              <v:stroke on="f"/>
              <v:imagedata o:title=""/>
              <o:lock v:ext="edit" aspectratio="f"/>
              <v:textbox inset="0mm,0mm,0mm,0mm" style="mso-fit-shape-to-text:t;">
                <w:txbxContent>
                  <w:p>
                    <w:pPr>
                      <w:pStyle w:val="13"/>
                      <w:rPr>
                        <w:rStyle w:val="21"/>
                      </w:rPr>
                    </w:pPr>
                    <w:r>
                      <w:rPr>
                        <w:rStyle w:val="21"/>
                      </w:rPr>
                      <w:fldChar w:fldCharType="begin"/>
                    </w:r>
                    <w:r>
                      <w:rPr>
                        <w:rStyle w:val="21"/>
                      </w:rPr>
                      <w:instrText xml:space="preserve">PAGE  </w:instrText>
                    </w:r>
                    <w:r>
                      <w:rPr>
                        <w:rStyle w:val="21"/>
                      </w:rPr>
                      <w:fldChar w:fldCharType="separate"/>
                    </w:r>
                    <w:r>
                      <w:rPr>
                        <w:rStyle w:val="21"/>
                      </w:rPr>
                      <w:t>I</w:t>
                    </w:r>
                    <w:r>
                      <w:rPr>
                        <w:rStyle w:val="21"/>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14935" cy="131445"/>
              <wp:effectExtent l="0" t="0" r="0" b="0"/>
              <wp:wrapNone/>
              <wp:docPr id="25" name="文本框 2"/>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3"/>
                            <w:rPr>
                              <w:rStyle w:val="21"/>
                            </w:rPr>
                          </w:pPr>
                          <w:r>
                            <w:rPr>
                              <w:rStyle w:val="21"/>
                            </w:rPr>
                            <w:fldChar w:fldCharType="begin"/>
                          </w:r>
                          <w:r>
                            <w:rPr>
                              <w:rStyle w:val="21"/>
                            </w:rPr>
                            <w:instrText xml:space="preserve">PAGE  </w:instrText>
                          </w:r>
                          <w:r>
                            <w:rPr>
                              <w:rStyle w:val="21"/>
                            </w:rPr>
                            <w:fldChar w:fldCharType="separate"/>
                          </w:r>
                          <w:r>
                            <w:rPr>
                              <w:rStyle w:val="21"/>
                            </w:rPr>
                            <w:t>76</w:t>
                          </w:r>
                          <w:r>
                            <w:rPr>
                              <w:rStyle w:val="21"/>
                            </w:rPr>
                            <w:fldChar w:fldCharType="end"/>
                          </w:r>
                        </w:p>
                      </w:txbxContent>
                    </wps:txbx>
                    <wps:bodyPr wrap="none" lIns="0" tIns="0" rIns="0" bIns="0" upright="1">
                      <a:spAutoFit/>
                    </wps:bodyPr>
                  </wps:wsp>
                </a:graphicData>
              </a:graphic>
            </wp:anchor>
          </w:drawing>
        </mc:Choice>
        <mc:Fallback>
          <w:pict>
            <v:shape id="文本框 2" o:spid="_x0000_s1026" o:spt="202" type="#_x0000_t202" style="position:absolute;left:0pt;margin-top:0pt;height:10.35pt;width:9.05pt;mso-position-horizontal:center;mso-position-horizontal-relative:margin;mso-wrap-style:none;z-index:251662336;mso-width-relative:page;mso-height-relative:page;" filled="f" stroked="f" coordsize="21600,21600" o:gfxdata="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BYA&#10;AABkcnMvUEsBAhQAFAAAAAgAh07iQEPlfknQAAAAAwEAAA8AAAAAAAAAAQAgAAAAOAAAAGRycy9k&#10;b3ducmV2LnhtbFBLAQIUABQAAAAIAIdO4kAZfWOGuwEAAFMDAAAOAAAAAAAAAAEAIAAAADUBAABk&#10;cnMvZTJvRG9jLnhtbFBLBQYAAAAABgAGAFkBAABiBQAAAAA=&#10;">
              <v:fill on="f" focussize="0,0"/>
              <v:stroke on="f"/>
              <v:imagedata o:title=""/>
              <o:lock v:ext="edit" aspectratio="f"/>
              <v:textbox inset="0mm,0mm,0mm,0mm" style="mso-fit-shape-to-text:t;">
                <w:txbxContent>
                  <w:p>
                    <w:pPr>
                      <w:pStyle w:val="13"/>
                      <w:rPr>
                        <w:rStyle w:val="21"/>
                      </w:rPr>
                    </w:pPr>
                    <w:r>
                      <w:rPr>
                        <w:rStyle w:val="21"/>
                      </w:rPr>
                      <w:fldChar w:fldCharType="begin"/>
                    </w:r>
                    <w:r>
                      <w:rPr>
                        <w:rStyle w:val="21"/>
                      </w:rPr>
                      <w:instrText xml:space="preserve">PAGE  </w:instrText>
                    </w:r>
                    <w:r>
                      <w:rPr>
                        <w:rStyle w:val="21"/>
                      </w:rPr>
                      <w:fldChar w:fldCharType="separate"/>
                    </w:r>
                    <w:r>
                      <w:rPr>
                        <w:rStyle w:val="21"/>
                      </w:rPr>
                      <w:t>76</w:t>
                    </w:r>
                    <w:r>
                      <w:rPr>
                        <w:rStyle w:val="21"/>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14935" cy="131445"/>
              <wp:effectExtent l="0" t="0" r="0" b="0"/>
              <wp:wrapNone/>
              <wp:docPr id="28" name="文本框 6"/>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3"/>
                            <w:rPr>
                              <w:rStyle w:val="21"/>
                            </w:rPr>
                          </w:pPr>
                          <w:r>
                            <w:rPr>
                              <w:rStyle w:val="21"/>
                            </w:rPr>
                            <w:fldChar w:fldCharType="begin"/>
                          </w:r>
                          <w:r>
                            <w:rPr>
                              <w:rStyle w:val="21"/>
                            </w:rPr>
                            <w:instrText xml:space="preserve">PAGE  </w:instrText>
                          </w:r>
                          <w:r>
                            <w:rPr>
                              <w:rStyle w:val="21"/>
                            </w:rPr>
                            <w:fldChar w:fldCharType="separate"/>
                          </w:r>
                          <w:r>
                            <w:rPr>
                              <w:rStyle w:val="21"/>
                            </w:rPr>
                            <w:t>76</w:t>
                          </w:r>
                          <w:r>
                            <w:rPr>
                              <w:rStyle w:val="21"/>
                            </w:rPr>
                            <w:fldChar w:fldCharType="end"/>
                          </w:r>
                        </w:p>
                      </w:txbxContent>
                    </wps:txbx>
                    <wps:bodyPr wrap="none" lIns="0" tIns="0" rIns="0" bIns="0" upright="1">
                      <a:spAutoFit/>
                    </wps:bodyPr>
                  </wps:wsp>
                </a:graphicData>
              </a:graphic>
            </wp:anchor>
          </w:drawing>
        </mc:Choice>
        <mc:Fallback>
          <w:pict>
            <v:shape id="文本框 6" o:spid="_x0000_s1026" o:spt="202" type="#_x0000_t202" style="position:absolute;left:0pt;margin-top:0pt;height:10.35pt;width:9.05pt;mso-position-horizontal:center;mso-position-horizontal-relative:margin;mso-wrap-style:none;z-index:251677696;mso-width-relative:page;mso-height-relative:page;" filled="f" stroked="f" coordsize="21600,21600" o:gfxdata="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Q+V+SdAAAAADAQAADwAAAAAAAAABACAAAAA4AAAAZHJz&#10;L2Rvd25yZXYueG1sUEsBAhQAFAAAAAgAh07iQN7xW+y9AQAAUwMAAA4AAAAAAAAAAQAgAAAANQEA&#10;AGRycy9lMm9Eb2MueG1sUEsFBgAAAAAGAAYAWQEAAGQFAAAAAA==&#10;">
              <v:fill on="f" focussize="0,0"/>
              <v:stroke on="f"/>
              <v:imagedata o:title=""/>
              <o:lock v:ext="edit" aspectratio="f"/>
              <v:textbox inset="0mm,0mm,0mm,0mm" style="mso-fit-shape-to-text:t;">
                <w:txbxContent>
                  <w:p>
                    <w:pPr>
                      <w:pStyle w:val="13"/>
                      <w:rPr>
                        <w:rStyle w:val="21"/>
                      </w:rPr>
                    </w:pPr>
                    <w:r>
                      <w:rPr>
                        <w:rStyle w:val="21"/>
                      </w:rPr>
                      <w:fldChar w:fldCharType="begin"/>
                    </w:r>
                    <w:r>
                      <w:rPr>
                        <w:rStyle w:val="21"/>
                      </w:rPr>
                      <w:instrText xml:space="preserve">PAGE  </w:instrText>
                    </w:r>
                    <w:r>
                      <w:rPr>
                        <w:rStyle w:val="21"/>
                      </w:rPr>
                      <w:fldChar w:fldCharType="separate"/>
                    </w:r>
                    <w:r>
                      <w:rPr>
                        <w:rStyle w:val="21"/>
                      </w:rPr>
                      <w:t>76</w:t>
                    </w:r>
                    <w:r>
                      <w:rPr>
                        <w:rStyle w:val="21"/>
                      </w:rPr>
                      <w:fldChar w:fldCharType="end"/>
                    </w:r>
                  </w:p>
                </w:txbxContent>
              </v:textbox>
            </v:shape>
          </w:pict>
        </mc:Fallback>
      </mc:AlternateContent>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739136" behindDoc="0" locked="0" layoutInCell="1" allowOverlap="1">
              <wp:simplePos x="0" y="0"/>
              <wp:positionH relativeFrom="margin">
                <wp:align>center</wp:align>
              </wp:positionH>
              <wp:positionV relativeFrom="paragraph">
                <wp:posOffset>0</wp:posOffset>
              </wp:positionV>
              <wp:extent cx="114935" cy="131445"/>
              <wp:effectExtent l="0" t="0" r="0" b="0"/>
              <wp:wrapNone/>
              <wp:docPr id="31" name="文本框 9"/>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3"/>
                            <w:rPr>
                              <w:rStyle w:val="21"/>
                            </w:rPr>
                          </w:pPr>
                          <w:r>
                            <w:rPr>
                              <w:rStyle w:val="21"/>
                            </w:rPr>
                            <w:fldChar w:fldCharType="begin"/>
                          </w:r>
                          <w:r>
                            <w:rPr>
                              <w:rStyle w:val="21"/>
                            </w:rPr>
                            <w:instrText xml:space="preserve">PAGE  </w:instrText>
                          </w:r>
                          <w:r>
                            <w:rPr>
                              <w:rStyle w:val="21"/>
                            </w:rPr>
                            <w:fldChar w:fldCharType="separate"/>
                          </w:r>
                          <w:r>
                            <w:rPr>
                              <w:rStyle w:val="21"/>
                            </w:rPr>
                            <w:t>76</w:t>
                          </w:r>
                          <w:r>
                            <w:rPr>
                              <w:rStyle w:val="21"/>
                            </w:rPr>
                            <w:fldChar w:fldCharType="end"/>
                          </w:r>
                        </w:p>
                      </w:txbxContent>
                    </wps:txbx>
                    <wps:bodyPr wrap="none" lIns="0" tIns="0" rIns="0" bIns="0" upright="1">
                      <a:spAutoFit/>
                    </wps:bodyPr>
                  </wps:wsp>
                </a:graphicData>
              </a:graphic>
            </wp:anchor>
          </w:drawing>
        </mc:Choice>
        <mc:Fallback>
          <w:pict>
            <v:shape id="文本框 9" o:spid="_x0000_s1026" o:spt="202" type="#_x0000_t202" style="position:absolute;left:0pt;margin-top:0pt;height:10.35pt;width:9.05pt;mso-position-horizontal:center;mso-position-horizontal-relative:margin;mso-wrap-style:none;z-index:251739136;mso-width-relative:page;mso-height-relative:page;" filled="f" stroked="f" coordsize="21600,21600" o:gfxdata="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BD5X5J0AAAAAMBAAAPAAAAAAAAAAEAIAAAADgAAABkcnMv&#10;ZG93bnJldi54bWxQSwECFAAUAAAACACHTuJA7rvzwrwBAABTAwAADgAAAAAAAAABACAAAAA1AQAA&#10;ZHJzL2Uyb0RvYy54bWxQSwUGAAAAAAYABgBZAQAAYwUAAAAA&#10;">
              <v:fill on="f" focussize="0,0"/>
              <v:stroke on="f"/>
              <v:imagedata o:title=""/>
              <o:lock v:ext="edit" aspectratio="f"/>
              <v:textbox inset="0mm,0mm,0mm,0mm" style="mso-fit-shape-to-text:t;">
                <w:txbxContent>
                  <w:p>
                    <w:pPr>
                      <w:pStyle w:val="13"/>
                      <w:rPr>
                        <w:rStyle w:val="21"/>
                      </w:rPr>
                    </w:pPr>
                    <w:r>
                      <w:rPr>
                        <w:rStyle w:val="21"/>
                      </w:rPr>
                      <w:fldChar w:fldCharType="begin"/>
                    </w:r>
                    <w:r>
                      <w:rPr>
                        <w:rStyle w:val="21"/>
                      </w:rPr>
                      <w:instrText xml:space="preserve">PAGE  </w:instrText>
                    </w:r>
                    <w:r>
                      <w:rPr>
                        <w:rStyle w:val="21"/>
                      </w:rPr>
                      <w:fldChar w:fldCharType="separate"/>
                    </w:r>
                    <w:r>
                      <w:rPr>
                        <w:rStyle w:val="21"/>
                      </w:rPr>
                      <w:t>76</w:t>
                    </w:r>
                    <w:r>
                      <w:rPr>
                        <w:rStyle w:val="21"/>
                      </w:rPr>
                      <w:fldChar w:fldCharType="end"/>
                    </w:r>
                  </w:p>
                </w:txbxContent>
              </v:textbox>
            </v:shape>
          </w:pict>
        </mc:Fallback>
      </mc:AlternateContent>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718656" behindDoc="0" locked="0" layoutInCell="1" allowOverlap="1">
              <wp:simplePos x="0" y="0"/>
              <wp:positionH relativeFrom="margin">
                <wp:align>center</wp:align>
              </wp:positionH>
              <wp:positionV relativeFrom="paragraph">
                <wp:posOffset>0</wp:posOffset>
              </wp:positionV>
              <wp:extent cx="114935" cy="131445"/>
              <wp:effectExtent l="0" t="0" r="0" b="0"/>
              <wp:wrapNone/>
              <wp:docPr id="30" name="文本框 8"/>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3"/>
                            <w:rPr>
                              <w:rStyle w:val="21"/>
                            </w:rPr>
                          </w:pPr>
                          <w:r>
                            <w:rPr>
                              <w:rStyle w:val="21"/>
                            </w:rPr>
                            <w:fldChar w:fldCharType="begin"/>
                          </w:r>
                          <w:r>
                            <w:rPr>
                              <w:rStyle w:val="21"/>
                            </w:rPr>
                            <w:instrText xml:space="preserve">PAGE  </w:instrText>
                          </w:r>
                          <w:r>
                            <w:rPr>
                              <w:rStyle w:val="21"/>
                            </w:rPr>
                            <w:fldChar w:fldCharType="separate"/>
                          </w:r>
                          <w:r>
                            <w:rPr>
                              <w:rStyle w:val="21"/>
                            </w:rPr>
                            <w:t>76</w:t>
                          </w:r>
                          <w:r>
                            <w:rPr>
                              <w:rStyle w:val="21"/>
                            </w:rPr>
                            <w:fldChar w:fldCharType="end"/>
                          </w:r>
                        </w:p>
                      </w:txbxContent>
                    </wps:txbx>
                    <wps:bodyPr wrap="none" lIns="0" tIns="0" rIns="0" bIns="0" upright="1">
                      <a:spAutoFit/>
                    </wps:bodyPr>
                  </wps:wsp>
                </a:graphicData>
              </a:graphic>
            </wp:anchor>
          </w:drawing>
        </mc:Choice>
        <mc:Fallback>
          <w:pict>
            <v:shape id="文本框 8" o:spid="_x0000_s1026" o:spt="202" type="#_x0000_t202" style="position:absolute;left:0pt;margin-top:0pt;height:10.35pt;width:9.05pt;mso-position-horizontal:center;mso-position-horizontal-relative:margin;mso-wrap-style:none;z-index:251718656;mso-width-relative:page;mso-height-relative:page;" filled="f" stroked="f" coordsize="21600,21600" o:gfxdata="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BD5X5J0AAAAAMBAAAPAAAAAAAAAAEAIAAAADgAAABkcnMv&#10;ZG93bnJldi54bWxQSwECFAAUAAAACACHTuJAbHk7t7wBAABTAwAADgAAAAAAAAABACAAAAA1AQAA&#10;ZHJzL2Uyb0RvYy54bWxQSwUGAAAAAAYABgBZAQAAYwUAAAAA&#10;">
              <v:fill on="f" focussize="0,0"/>
              <v:stroke on="f"/>
              <v:imagedata o:title=""/>
              <o:lock v:ext="edit" aspectratio="f"/>
              <v:textbox inset="0mm,0mm,0mm,0mm" style="mso-fit-shape-to-text:t;">
                <w:txbxContent>
                  <w:p>
                    <w:pPr>
                      <w:pStyle w:val="13"/>
                      <w:rPr>
                        <w:rStyle w:val="21"/>
                      </w:rPr>
                    </w:pPr>
                    <w:r>
                      <w:rPr>
                        <w:rStyle w:val="21"/>
                      </w:rPr>
                      <w:fldChar w:fldCharType="begin"/>
                    </w:r>
                    <w:r>
                      <w:rPr>
                        <w:rStyle w:val="21"/>
                      </w:rPr>
                      <w:instrText xml:space="preserve">PAGE  </w:instrText>
                    </w:r>
                    <w:r>
                      <w:rPr>
                        <w:rStyle w:val="21"/>
                      </w:rPr>
                      <w:fldChar w:fldCharType="separate"/>
                    </w:r>
                    <w:r>
                      <w:rPr>
                        <w:rStyle w:val="21"/>
                      </w:rPr>
                      <w:t>76</w:t>
                    </w:r>
                    <w:r>
                      <w:rPr>
                        <w:rStyle w:val="21"/>
                      </w:rPr>
                      <w:fldChar w:fldCharType="end"/>
                    </w:r>
                  </w:p>
                </w:txbxContent>
              </v:textbox>
            </v:shape>
          </w:pict>
        </mc:Fallback>
      </mc:AlternateContent>
    </w:r>
    <w:r>
      <w:rPr>
        <w:rFonts w:hint="eastAsia"/>
        <w:lang w:eastAsia="zh-CN"/>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114935" cy="131445"/>
              <wp:effectExtent l="0" t="0" r="0" b="0"/>
              <wp:wrapNone/>
              <wp:docPr id="29"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3"/>
                            <w:rPr>
                              <w:rStyle w:val="21"/>
                            </w:rPr>
                          </w:pPr>
                          <w:r>
                            <w:rPr>
                              <w:rStyle w:val="21"/>
                            </w:rPr>
                            <w:fldChar w:fldCharType="begin"/>
                          </w:r>
                          <w:r>
                            <w:rPr>
                              <w:rStyle w:val="21"/>
                            </w:rPr>
                            <w:instrText xml:space="preserve">PAGE  </w:instrText>
                          </w:r>
                          <w:r>
                            <w:rPr>
                              <w:rStyle w:val="21"/>
                            </w:rPr>
                            <w:fldChar w:fldCharType="separate"/>
                          </w:r>
                          <w:r>
                            <w:rPr>
                              <w:rStyle w:val="21"/>
                            </w:rPr>
                            <w:t>76</w:t>
                          </w:r>
                          <w:r>
                            <w:rPr>
                              <w:rStyle w:val="21"/>
                            </w:rPr>
                            <w:fldChar w:fldCharType="end"/>
                          </w:r>
                        </w:p>
                      </w:txbxContent>
                    </wps:txbx>
                    <wps:bodyPr wrap="none" lIns="0" tIns="0" rIns="0" bIns="0" upright="1">
                      <a:spAutoFit/>
                    </wps:bodyPr>
                  </wps:wsp>
                </a:graphicData>
              </a:graphic>
            </wp:anchor>
          </w:drawing>
        </mc:Choice>
        <mc:Fallback>
          <w:pict>
            <v:shape id="文本框 7" o:spid="_x0000_s1026" o:spt="202" type="#_x0000_t202" style="position:absolute;left:0pt;margin-top:0pt;height:10.35pt;width:9.05pt;mso-position-horizontal:center;mso-position-horizontal-relative:margin;mso-wrap-style:none;z-index:251698176;mso-width-relative:page;mso-height-relative:page;" filled="f" stroked="f" coordsize="21600,21600" o:gfxdata="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Q+V+SdAAAAADAQAADwAAAAAAAAABACAAAAA4AAAAZHJz&#10;L2Rvd25yZXYueG1sUEsBAhQAFAAAAAgAh07iQFwzk5m9AQAAUwMAAA4AAAAAAAAAAQAgAAAANQEA&#10;AGRycy9lMm9Eb2MueG1sUEsFBgAAAAAGAAYAWQEAAGQFAAAAAA==&#10;">
              <v:fill on="f" focussize="0,0"/>
              <v:stroke on="f"/>
              <v:imagedata o:title=""/>
              <o:lock v:ext="edit" aspectratio="f"/>
              <v:textbox inset="0mm,0mm,0mm,0mm" style="mso-fit-shape-to-text:t;">
                <w:txbxContent>
                  <w:p>
                    <w:pPr>
                      <w:pStyle w:val="13"/>
                      <w:rPr>
                        <w:rStyle w:val="21"/>
                      </w:rPr>
                    </w:pPr>
                    <w:r>
                      <w:rPr>
                        <w:rStyle w:val="21"/>
                      </w:rPr>
                      <w:fldChar w:fldCharType="begin"/>
                    </w:r>
                    <w:r>
                      <w:rPr>
                        <w:rStyle w:val="21"/>
                      </w:rPr>
                      <w:instrText xml:space="preserve">PAGE  </w:instrText>
                    </w:r>
                    <w:r>
                      <w:rPr>
                        <w:rStyle w:val="21"/>
                      </w:rPr>
                      <w:fldChar w:fldCharType="separate"/>
                    </w:r>
                    <w:r>
                      <w:rPr>
                        <w:rStyle w:val="21"/>
                      </w:rPr>
                      <w:t>76</w:t>
                    </w:r>
                    <w:r>
                      <w:rPr>
                        <w:rStyle w:val="21"/>
                      </w:rPr>
                      <w:fldChar w:fldCharType="end"/>
                    </w:r>
                  </w:p>
                </w:txbxContent>
              </v:textbox>
            </v:shape>
          </w:pict>
        </mc:Fallback>
      </mc:AlternateContent>
    </w:r>
    <w:r>
      <w:rPr>
        <w:rFonts w:hint="eastAsia"/>
        <w:lang w:eastAsia="zh-CN"/>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14935" cy="131445"/>
              <wp:effectExtent l="0" t="0" r="0" b="0"/>
              <wp:wrapNone/>
              <wp:docPr id="27" name="文本框 5"/>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3"/>
                            <w:rPr>
                              <w:rStyle w:val="21"/>
                            </w:rPr>
                          </w:pPr>
                          <w:r>
                            <w:rPr>
                              <w:rStyle w:val="21"/>
                            </w:rPr>
                            <w:fldChar w:fldCharType="begin"/>
                          </w:r>
                          <w:r>
                            <w:rPr>
                              <w:rStyle w:val="21"/>
                            </w:rPr>
                            <w:instrText xml:space="preserve">PAGE  </w:instrText>
                          </w:r>
                          <w:r>
                            <w:rPr>
                              <w:rStyle w:val="21"/>
                            </w:rPr>
                            <w:fldChar w:fldCharType="separate"/>
                          </w:r>
                          <w:r>
                            <w:rPr>
                              <w:rStyle w:val="21"/>
                            </w:rPr>
                            <w:t>76</w:t>
                          </w:r>
                          <w:r>
                            <w:rPr>
                              <w:rStyle w:val="21"/>
                            </w:rPr>
                            <w:fldChar w:fldCharType="end"/>
                          </w:r>
                        </w:p>
                      </w:txbxContent>
                    </wps:txbx>
                    <wps:bodyPr wrap="none" lIns="0" tIns="0" rIns="0" bIns="0" upright="1">
                      <a:spAutoFit/>
                    </wps:bodyPr>
                  </wps:wsp>
                </a:graphicData>
              </a:graphic>
            </wp:anchor>
          </w:drawing>
        </mc:Choice>
        <mc:Fallback>
          <w:pict>
            <v:shape id="文本框 5" o:spid="_x0000_s1026" o:spt="202" type="#_x0000_t202" style="position:absolute;left:0pt;margin-top:0pt;height:10.35pt;width:9.05pt;mso-position-horizontal:center;mso-position-horizontal-relative:margin;mso-wrap-style:none;z-index:251672576;mso-width-relative:page;mso-height-relative:page;" filled="f" stroked="f" coordsize="21600,21600" o:gfxdata="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Q+V+SdAAAAADAQAADwAAAAAAAAABACAAAAA4AAAAZHJz&#10;L2Rvd25yZXYueG1sUEsBAhQAFAAAAAgAh07iQEvanGm9AQAAUwMAAA4AAAAAAAAAAQAgAAAANQEA&#10;AGRycy9lMm9Eb2MueG1sUEsFBgAAAAAGAAYAWQEAAGQFAAAAAA==&#10;">
              <v:fill on="f" focussize="0,0"/>
              <v:stroke on="f"/>
              <v:imagedata o:title=""/>
              <o:lock v:ext="edit" aspectratio="f"/>
              <v:textbox inset="0mm,0mm,0mm,0mm" style="mso-fit-shape-to-text:t;">
                <w:txbxContent>
                  <w:p>
                    <w:pPr>
                      <w:pStyle w:val="13"/>
                      <w:rPr>
                        <w:rStyle w:val="21"/>
                      </w:rPr>
                    </w:pPr>
                    <w:r>
                      <w:rPr>
                        <w:rStyle w:val="21"/>
                      </w:rPr>
                      <w:fldChar w:fldCharType="begin"/>
                    </w:r>
                    <w:r>
                      <w:rPr>
                        <w:rStyle w:val="21"/>
                      </w:rPr>
                      <w:instrText xml:space="preserve">PAGE  </w:instrText>
                    </w:r>
                    <w:r>
                      <w:rPr>
                        <w:rStyle w:val="21"/>
                      </w:rPr>
                      <w:fldChar w:fldCharType="separate"/>
                    </w:r>
                    <w:r>
                      <w:rPr>
                        <w:rStyle w:val="21"/>
                      </w:rPr>
                      <w:t>76</w:t>
                    </w:r>
                    <w:r>
                      <w:rPr>
                        <w:rStyle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14935" cy="131445"/>
              <wp:effectExtent l="0" t="0" r="0" b="0"/>
              <wp:wrapNone/>
              <wp:docPr id="26" name="文本框 4"/>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13"/>
                            <w:rPr>
                              <w:rStyle w:val="21"/>
                            </w:rPr>
                          </w:pPr>
                          <w:r>
                            <w:rPr>
                              <w:rStyle w:val="21"/>
                            </w:rPr>
                            <w:fldChar w:fldCharType="begin"/>
                          </w:r>
                          <w:r>
                            <w:rPr>
                              <w:rStyle w:val="21"/>
                            </w:rPr>
                            <w:instrText xml:space="preserve">PAGE  </w:instrText>
                          </w:r>
                          <w:r>
                            <w:rPr>
                              <w:rStyle w:val="21"/>
                            </w:rPr>
                            <w:fldChar w:fldCharType="separate"/>
                          </w:r>
                          <w:r>
                            <w:rPr>
                              <w:rStyle w:val="21"/>
                            </w:rPr>
                            <w:t>76</w:t>
                          </w:r>
                          <w:r>
                            <w:rPr>
                              <w:rStyle w:val="21"/>
                            </w:rPr>
                            <w:fldChar w:fldCharType="end"/>
                          </w:r>
                        </w:p>
                      </w:txbxContent>
                    </wps:txbx>
                    <wps:bodyPr wrap="none" lIns="0" tIns="0" rIns="0" bIns="0" upright="1">
                      <a:spAutoFit/>
                    </wps:bodyPr>
                  </wps:wsp>
                </a:graphicData>
              </a:graphic>
            </wp:anchor>
          </w:drawing>
        </mc:Choice>
        <mc:Fallback>
          <w:pict>
            <v:shape id="文本框 4" o:spid="_x0000_s1026" o:spt="202" type="#_x0000_t202" style="position:absolute;left:0pt;margin-top:0pt;height:10.35pt;width:9.05pt;mso-position-horizontal:center;mso-position-horizontal-relative:margin;mso-wrap-style:none;z-index:251667456;mso-width-relative:page;mso-height-relative:page;" filled="f" stroked="f" coordsize="21600,21600" o:gfxdata="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Q+V+SdAAAAADAQAADwAAAAAAAAABACAAAAA4AAAAZHJz&#10;L2Rvd25yZXYueG1sUEsBAhQAFAAAAAgAh07iQMkYVBy9AQAAUwMAAA4AAAAAAAAAAQAgAAAANQEA&#10;AGRycy9lMm9Eb2MueG1sUEsFBgAAAAAGAAYAWQEAAGQFAAAAAA==&#10;">
              <v:fill on="f" focussize="0,0"/>
              <v:stroke on="f"/>
              <v:imagedata o:title=""/>
              <o:lock v:ext="edit" aspectratio="f"/>
              <v:textbox inset="0mm,0mm,0mm,0mm" style="mso-fit-shape-to-text:t;">
                <w:txbxContent>
                  <w:p>
                    <w:pPr>
                      <w:pStyle w:val="13"/>
                      <w:rPr>
                        <w:rStyle w:val="21"/>
                      </w:rPr>
                    </w:pPr>
                    <w:r>
                      <w:rPr>
                        <w:rStyle w:val="21"/>
                      </w:rPr>
                      <w:fldChar w:fldCharType="begin"/>
                    </w:r>
                    <w:r>
                      <w:rPr>
                        <w:rStyle w:val="21"/>
                      </w:rPr>
                      <w:instrText xml:space="preserve">PAGE  </w:instrText>
                    </w:r>
                    <w:r>
                      <w:rPr>
                        <w:rStyle w:val="21"/>
                      </w:rPr>
                      <w:fldChar w:fldCharType="separate"/>
                    </w:r>
                    <w:r>
                      <w:rPr>
                        <w:rStyle w:val="21"/>
                      </w:rPr>
                      <w:t>76</w:t>
                    </w:r>
                    <w:r>
                      <w:rPr>
                        <w:rStyle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rPr>
        <w:rFonts w:hint="eastAsia"/>
      </w:rPr>
      <w:t>南京大学硕士论文</w:t>
    </w:r>
    <w:r>
      <w:t xml:space="preserve">                                                        </w:t>
    </w:r>
    <w:r>
      <w:rPr>
        <w:rFonts w:hint="eastAsia"/>
      </w:rPr>
      <w:t>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四</w:t>
    </w:r>
    <w:r>
      <w:rPr>
        <w:rFonts w:hint="eastAsia"/>
      </w:rPr>
      <w:t>章</w:t>
    </w:r>
    <w:r>
      <w:t xml:space="preserve"> </w:t>
    </w:r>
    <w:r>
      <w:rPr>
        <w:rFonts w:hint="eastAsia"/>
        <w:lang w:val="en-US" w:eastAsia="zh-CN"/>
      </w:rPr>
      <w:t>信息抽取服务的实现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五</w:t>
    </w:r>
    <w:r>
      <w:rPr>
        <w:rFonts w:hint="eastAsia"/>
      </w:rPr>
      <w:t>章</w:t>
    </w:r>
    <w:r>
      <w:t xml:space="preserve"> </w:t>
    </w:r>
    <w:r>
      <w:rPr>
        <w:rFonts w:hint="eastAsia"/>
        <w:lang w:val="en-US" w:eastAsia="zh-CN"/>
      </w:rPr>
      <w:t>实验对比与分析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US" w:eastAsia="zh-CN"/>
      </w:rPr>
    </w:pPr>
    <w:r>
      <w:rPr>
        <w:rFonts w:hint="eastAsia"/>
      </w:rPr>
      <w:t>南京大学硕士论文</w:t>
    </w:r>
    <w:r>
      <w:t xml:space="preserve">                                                   </w:t>
    </w:r>
    <w:r>
      <w:rPr>
        <w:rFonts w:hint="eastAsia"/>
      </w:rPr>
      <w:t>第</w:t>
    </w:r>
    <w:r>
      <w:rPr>
        <w:rFonts w:hint="eastAsia"/>
        <w:lang w:val="en-US" w:eastAsia="zh-CN"/>
      </w:rPr>
      <w:t>六</w:t>
    </w:r>
    <w:r>
      <w:rPr>
        <w:rFonts w:hint="eastAsia"/>
      </w:rPr>
      <w:t>章</w:t>
    </w:r>
    <w:r>
      <w:t xml:space="preserve"> </w:t>
    </w:r>
    <w:r>
      <w:rPr>
        <w:rFonts w:hint="eastAsia"/>
        <w:lang w:val="en-US" w:eastAsia="zh-CN"/>
      </w:rPr>
      <w:t>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南京大学硕士论文</w:t>
    </w:r>
    <w:r>
      <w:t xml:space="preserve">                                                                    </w:t>
    </w: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南京大学硕士论文</w:t>
    </w:r>
    <w:r>
      <w:t xml:space="preserve">                                                                        </w:t>
    </w:r>
    <w:r>
      <w:rPr>
        <w:rFonts w:hint="eastAsia"/>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both"/>
    </w:pPr>
    <w:r>
      <w:rPr>
        <w:rFonts w:hint="eastAsia"/>
      </w:rPr>
      <w:t>南京大学硕士论文</w:t>
    </w:r>
    <w:r>
      <w:t xml:space="preserve">                                                        </w:t>
    </w:r>
    <w:r>
      <w:rPr>
        <w:rFonts w:hint="eastAsia"/>
      </w:rPr>
      <w:t>版权及论文原创性说明</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南京大学硕士论文</w:t>
    </w:r>
    <w:r>
      <w:t xml:space="preserve">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Arial" w:hAnsi="Arial" w:eastAsia="宋体" w:cs="Arial"/>
        <w:color w:val="auto"/>
        <w:lang w:val="en-US" w:eastAsia="zh-CN"/>
      </w:rPr>
    </w:pPr>
    <w:r>
      <w:rPr>
        <w:rFonts w:hint="eastAsia"/>
      </w:rPr>
      <w:t>南京大学硕士论文</w:t>
    </w:r>
    <w:r>
      <w:t xml:space="preserve">                                                    </w:t>
    </w:r>
    <w:r>
      <w:rPr>
        <w:rFonts w:hint="eastAsia"/>
        <w:lang w:val="en-US" w:eastAsia="zh-CN"/>
      </w:rPr>
      <w:t xml:space="preserve">    </w:t>
    </w:r>
    <w:r>
      <w:t xml:space="preserve">            </w:t>
    </w:r>
    <w:r>
      <w:rPr>
        <w:rFonts w:hint="default" w:ascii="Arial" w:hAnsi="Arial" w:cs="Arial"/>
      </w:rPr>
      <w:t xml:space="preserve"> </w:t>
    </w:r>
    <w:r>
      <w:rPr>
        <w:rFonts w:hint="default" w:ascii="Arial" w:hAnsi="Arial" w:cs="Arial"/>
        <w:lang w:val="en-US" w:eastAsia="zh-C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color w:val="auto"/>
        <w:lang w:val="en-US" w:eastAsia="zh-CN"/>
      </w:rPr>
    </w:pPr>
    <w:r>
      <w:rPr>
        <w:rFonts w:hint="eastAsia"/>
      </w:rPr>
      <w:t>南京大学硕士论文</w:t>
    </w:r>
    <w:r>
      <w:t xml:space="preserve">                                                                </w:t>
    </w:r>
    <w:r>
      <w:rPr>
        <w:rFonts w:hint="eastAsia"/>
        <w:lang w:val="en-US" w:eastAsia="zh-CN"/>
      </w:rPr>
      <w:t xml:space="preserve">      </w:t>
    </w:r>
    <w:r>
      <w:t xml:space="preserve"> </w:t>
    </w:r>
    <w:r>
      <w:rPr>
        <w:rFonts w:hint="eastAsia"/>
        <w:lang w:val="en-US" w:eastAsia="zh-CN"/>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color w:val="auto"/>
        <w:lang w:val="en-US" w:eastAsia="zh-CN"/>
      </w:rPr>
    </w:pPr>
    <w:r>
      <w:rPr>
        <w:rFonts w:hint="eastAsia"/>
      </w:rPr>
      <w:t>南京大学硕士论文</w:t>
    </w:r>
    <w:r>
      <w:t xml:space="preserve">                                                                 </w:t>
    </w:r>
    <w:r>
      <w:rPr>
        <w:rFonts w:hint="eastAsia"/>
        <w:lang w:val="en-US" w:eastAsia="zh-CN"/>
      </w:rPr>
      <w:t xml:space="preserve">    图目录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color w:val="auto"/>
        <w:lang w:val="en-US" w:eastAsia="zh-CN"/>
      </w:rPr>
    </w:pPr>
    <w:r>
      <w:rPr>
        <w:rFonts w:hint="eastAsia"/>
      </w:rPr>
      <w:t>南京大学硕士论文</w:t>
    </w:r>
    <w:r>
      <w:t xml:space="preserve">                                                                 </w:t>
    </w:r>
    <w:r>
      <w:rPr>
        <w:rFonts w:hint="eastAsia"/>
        <w:lang w:val="en-US" w:eastAsia="zh-CN"/>
      </w:rPr>
      <w:t xml:space="preserve">     表目录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color w:val="auto"/>
        <w:lang w:eastAsia="zh-CN"/>
      </w:rPr>
    </w:pPr>
    <w:r>
      <w:rPr>
        <w:rFonts w:hint="eastAsia"/>
      </w:rPr>
      <w:t>南京大学硕士论文</w:t>
    </w:r>
    <w:r>
      <w:t xml:space="preserve">                                                                 </w:t>
    </w:r>
    <w:r>
      <w:rPr>
        <w:rFonts w:hint="eastAsia"/>
      </w:rPr>
      <w:t>第一章</w:t>
    </w:r>
    <w:r>
      <w:t xml:space="preserve"> </w:t>
    </w:r>
    <w:r>
      <w:rPr>
        <w:rFonts w:hint="eastAsia"/>
        <w:color w:val="auto"/>
        <w:lang w:val="en-US" w:eastAsia="zh-CN"/>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pPr>
    <w:r>
      <w:rPr>
        <w:rFonts w:hint="eastAsia"/>
      </w:rPr>
      <w:t>南京大学硕士论文</w:t>
    </w:r>
    <w:r>
      <w:t xml:space="preserve">                                                             </w:t>
    </w:r>
    <w:r>
      <w:rPr>
        <w:rFonts w:hint="eastAsia"/>
      </w:rPr>
      <w:t>第二章</w:t>
    </w:r>
    <w:r>
      <w:t xml:space="preserve"> </w:t>
    </w:r>
    <w:r>
      <w:rPr>
        <w:rFonts w:hint="eastAsia"/>
      </w:rPr>
      <w:t>技术综述</w:t>
    </w: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pPr>
    <w:r>
      <w:rPr>
        <w:rFonts w:hint="eastAsia"/>
      </w:rPr>
      <w:t>南京大学硕士论文</w:t>
    </w:r>
    <w:r>
      <w:t xml:space="preserve">                                       </w:t>
    </w:r>
    <w:r>
      <w:rPr>
        <w:rFonts w:hint="eastAsia"/>
      </w:rPr>
      <w:t>第三章</w:t>
    </w:r>
    <w:r>
      <w:t xml:space="preserve"> </w:t>
    </w:r>
    <w:r>
      <w:rPr>
        <w:rFonts w:hint="eastAsia"/>
      </w:rPr>
      <w:t>信息抽取服务分析与设计</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rPr>
        <w:rFonts w:cs="Times New Roman"/>
      </w:rPr>
    </w:lvl>
  </w:abstractNum>
  <w:abstractNum w:abstractNumId="1">
    <w:nsid w:val="5C7F648C"/>
    <w:multiLevelType w:val="singleLevel"/>
    <w:tmpl w:val="5C7F648C"/>
    <w:lvl w:ilvl="0" w:tentative="0">
      <w:start w:val="1"/>
      <w:numFmt w:val="decimal"/>
      <w:suff w:val="nothing"/>
      <w:lvlText w:val="（%1）"/>
      <w:lvlJc w:val="left"/>
      <w:rPr>
        <w:rFonts w:cs="Times New Roman"/>
      </w:rPr>
    </w:lvl>
  </w:abstractNum>
  <w:abstractNum w:abstractNumId="2">
    <w:nsid w:val="5C7F740F"/>
    <w:multiLevelType w:val="singleLevel"/>
    <w:tmpl w:val="5C7F740F"/>
    <w:lvl w:ilvl="0" w:tentative="0">
      <w:start w:val="1"/>
      <w:numFmt w:val="decimal"/>
      <w:suff w:val="nothing"/>
      <w:lvlText w:val="（%1）"/>
      <w:lvlJc w:val="left"/>
      <w:rPr>
        <w:rFonts w:cs="Times New Roman"/>
      </w:rPr>
    </w:lvl>
  </w:abstractNum>
  <w:abstractNum w:abstractNumId="3">
    <w:nsid w:val="5C7FA71E"/>
    <w:multiLevelType w:val="singleLevel"/>
    <w:tmpl w:val="5C7FA71E"/>
    <w:lvl w:ilvl="0" w:tentative="0">
      <w:start w:val="1"/>
      <w:numFmt w:val="decimal"/>
      <w:suff w:val="nothing"/>
      <w:lvlText w:val="%1."/>
      <w:lvlJc w:val="left"/>
      <w:rPr>
        <w:rFonts w:cs="Times New Roman"/>
      </w:rPr>
    </w:lvl>
  </w:abstractNum>
  <w:abstractNum w:abstractNumId="4">
    <w:nsid w:val="5C80953B"/>
    <w:multiLevelType w:val="singleLevel"/>
    <w:tmpl w:val="5C80953B"/>
    <w:lvl w:ilvl="0" w:tentative="0">
      <w:start w:val="1"/>
      <w:numFmt w:val="decimal"/>
      <w:suff w:val="nothing"/>
      <w:lvlText w:val="（%1）"/>
      <w:lvlJc w:val="left"/>
      <w:rPr>
        <w:rFonts w:cs="Times New Roman"/>
      </w:rPr>
    </w:lvl>
  </w:abstractNum>
  <w:abstractNum w:abstractNumId="5">
    <w:nsid w:val="5C83B2B8"/>
    <w:multiLevelType w:val="singleLevel"/>
    <w:tmpl w:val="5C83B2B8"/>
    <w:lvl w:ilvl="0" w:tentative="0">
      <w:start w:val="1"/>
      <w:numFmt w:val="decimal"/>
      <w:suff w:val="nothing"/>
      <w:lvlText w:val="%1."/>
      <w:lvlJc w:val="left"/>
      <w:rPr>
        <w:rFonts w:cs="Times New Roman"/>
      </w:rPr>
    </w:lvl>
  </w:abstractNum>
  <w:abstractNum w:abstractNumId="6">
    <w:nsid w:val="5C9348A4"/>
    <w:multiLevelType w:val="singleLevel"/>
    <w:tmpl w:val="5C9348A4"/>
    <w:lvl w:ilvl="0" w:tentative="0">
      <w:start w:val="1"/>
      <w:numFmt w:val="decimal"/>
      <w:suff w:val="nothing"/>
      <w:lvlText w:val="%1."/>
      <w:lvlJc w:val="left"/>
      <w:rPr>
        <w:rFonts w:cs="Times New Roman"/>
      </w:rPr>
    </w:lvl>
  </w:abstractNum>
  <w:abstractNum w:abstractNumId="7">
    <w:nsid w:val="5C94B401"/>
    <w:multiLevelType w:val="singleLevel"/>
    <w:tmpl w:val="5C94B401"/>
    <w:lvl w:ilvl="0" w:tentative="0">
      <w:start w:val="1"/>
      <w:numFmt w:val="decimal"/>
      <w:suff w:val="nothing"/>
      <w:lvlText w:val="%1."/>
      <w:lvlJc w:val="left"/>
      <w:rPr>
        <w:rFonts w:cs="Times New Roman"/>
      </w:rPr>
    </w:lvl>
  </w:abstractNum>
  <w:abstractNum w:abstractNumId="8">
    <w:nsid w:val="5C94DFA1"/>
    <w:multiLevelType w:val="singleLevel"/>
    <w:tmpl w:val="5C94DFA1"/>
    <w:lvl w:ilvl="0" w:tentative="0">
      <w:start w:val="1"/>
      <w:numFmt w:val="decimal"/>
      <w:suff w:val="nothing"/>
      <w:lvlText w:val="%1."/>
      <w:lvlJc w:val="left"/>
      <w:rPr>
        <w:rFonts w:cs="Times New Roman"/>
      </w:rPr>
    </w:lvl>
  </w:abstractNum>
  <w:abstractNum w:abstractNumId="9">
    <w:nsid w:val="5C94E539"/>
    <w:multiLevelType w:val="singleLevel"/>
    <w:tmpl w:val="5C94E539"/>
    <w:lvl w:ilvl="0" w:tentative="0">
      <w:start w:val="1"/>
      <w:numFmt w:val="decimal"/>
      <w:suff w:val="nothing"/>
      <w:lvlText w:val="%1."/>
      <w:lvlJc w:val="left"/>
      <w:rPr>
        <w:rFonts w:cs="Times New Roman"/>
      </w:rPr>
    </w:lvl>
  </w:abstractNum>
  <w:abstractNum w:abstractNumId="10">
    <w:nsid w:val="5C95B1D5"/>
    <w:multiLevelType w:val="singleLevel"/>
    <w:tmpl w:val="5C95B1D5"/>
    <w:lvl w:ilvl="0" w:tentative="0">
      <w:start w:val="1"/>
      <w:numFmt w:val="decimal"/>
      <w:suff w:val="nothing"/>
      <w:lvlText w:val="%1."/>
      <w:lvlJc w:val="left"/>
      <w:rPr>
        <w:rFonts w:cs="Times New Roman"/>
      </w:rPr>
    </w:lvl>
  </w:abstractNum>
  <w:abstractNum w:abstractNumId="11">
    <w:nsid w:val="5C95B40B"/>
    <w:multiLevelType w:val="singleLevel"/>
    <w:tmpl w:val="5C95B40B"/>
    <w:lvl w:ilvl="0" w:tentative="0">
      <w:start w:val="1"/>
      <w:numFmt w:val="decimal"/>
      <w:suff w:val="nothing"/>
      <w:lvlText w:val="%1."/>
      <w:lvlJc w:val="left"/>
      <w:rPr>
        <w:rFonts w:cs="Times New Roman"/>
      </w:rPr>
    </w:lvl>
  </w:abstractNum>
  <w:abstractNum w:abstractNumId="12">
    <w:nsid w:val="5C95B6BA"/>
    <w:multiLevelType w:val="singleLevel"/>
    <w:tmpl w:val="5C95B6BA"/>
    <w:lvl w:ilvl="0" w:tentative="0">
      <w:start w:val="1"/>
      <w:numFmt w:val="decimal"/>
      <w:suff w:val="nothing"/>
      <w:lvlText w:val="%1."/>
      <w:lvlJc w:val="left"/>
      <w:rPr>
        <w:rFonts w:cs="Times New Roman"/>
      </w:rPr>
    </w:lvl>
  </w:abstractNum>
  <w:abstractNum w:abstractNumId="13">
    <w:nsid w:val="5C95BDD5"/>
    <w:multiLevelType w:val="singleLevel"/>
    <w:tmpl w:val="5C95BDD5"/>
    <w:lvl w:ilvl="0" w:tentative="0">
      <w:start w:val="1"/>
      <w:numFmt w:val="decimal"/>
      <w:suff w:val="nothing"/>
      <w:lvlText w:val="%1."/>
      <w:lvlJc w:val="left"/>
      <w:rPr>
        <w:rFonts w:cs="Times New Roman"/>
      </w:rPr>
    </w:lvl>
  </w:abstractNum>
  <w:abstractNum w:abstractNumId="14">
    <w:nsid w:val="5C95BED1"/>
    <w:multiLevelType w:val="singleLevel"/>
    <w:tmpl w:val="5C95BED1"/>
    <w:lvl w:ilvl="0" w:tentative="0">
      <w:start w:val="1"/>
      <w:numFmt w:val="decimal"/>
      <w:suff w:val="nothing"/>
      <w:lvlText w:val="%1."/>
      <w:lvlJc w:val="left"/>
      <w:rPr>
        <w:rFonts w:cs="Times New Roman"/>
      </w:rPr>
    </w:lvl>
  </w:abstractNum>
  <w:num w:numId="1">
    <w:abstractNumId w:val="1"/>
  </w:num>
  <w:num w:numId="2">
    <w:abstractNumId w:val="2"/>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gt;?]}¢¨°·ˇˉ―‖’”…‰′″›℃∶、。〃〉》」』】〕〗〞︶︺︾﹀﹄﹚﹜﹞！＂％＇），．：；？］｀｜｝～￠"/>
  <w:hdrShapeDefaults>
    <o:shapelayout v:ext="edit">
      <o:idmap v:ext="edit" data="2"/>
    </o:shapelayout>
  </w:hdrShapeDefaults>
  <w:compat>
    <w:spaceForUL/>
    <w:balanceSingleByteDoubleByteWidth/>
    <w:doNotLeaveBackslashAlone/>
    <w:doNotExpandShiftReturn/>
    <w:adjustLineHeightInTable/>
    <w:useFELayout/>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02C4DCE"/>
    <w:rsid w:val="00373FCD"/>
    <w:rsid w:val="003772A3"/>
    <w:rsid w:val="007F5BCB"/>
    <w:rsid w:val="00B57FB1"/>
    <w:rsid w:val="00DC42B4"/>
    <w:rsid w:val="00E060B6"/>
    <w:rsid w:val="02C31E24"/>
    <w:rsid w:val="02C35580"/>
    <w:rsid w:val="04AB2525"/>
    <w:rsid w:val="07D27B78"/>
    <w:rsid w:val="09D54099"/>
    <w:rsid w:val="09FD6918"/>
    <w:rsid w:val="0A384221"/>
    <w:rsid w:val="0A687457"/>
    <w:rsid w:val="0BA3F7D2"/>
    <w:rsid w:val="0C0460DE"/>
    <w:rsid w:val="0C0C5664"/>
    <w:rsid w:val="0CFD80EC"/>
    <w:rsid w:val="0D3771A1"/>
    <w:rsid w:val="0DFF63BD"/>
    <w:rsid w:val="0E6410F5"/>
    <w:rsid w:val="0EDFB3C4"/>
    <w:rsid w:val="0EED5D57"/>
    <w:rsid w:val="0EFE2454"/>
    <w:rsid w:val="0F52C8F4"/>
    <w:rsid w:val="0F7D9865"/>
    <w:rsid w:val="0F9B3275"/>
    <w:rsid w:val="0FF302BE"/>
    <w:rsid w:val="0FF734FA"/>
    <w:rsid w:val="0FF85D38"/>
    <w:rsid w:val="0FFFCDF3"/>
    <w:rsid w:val="10E37D71"/>
    <w:rsid w:val="10FEB2AB"/>
    <w:rsid w:val="10FFEA40"/>
    <w:rsid w:val="11D005BA"/>
    <w:rsid w:val="129D4F44"/>
    <w:rsid w:val="141B2764"/>
    <w:rsid w:val="146F8BD8"/>
    <w:rsid w:val="14ADA12F"/>
    <w:rsid w:val="14DDB53E"/>
    <w:rsid w:val="169D0EF5"/>
    <w:rsid w:val="17B59381"/>
    <w:rsid w:val="17B60C18"/>
    <w:rsid w:val="17BD01CC"/>
    <w:rsid w:val="17DAA25F"/>
    <w:rsid w:val="17DE8A7D"/>
    <w:rsid w:val="199E3E64"/>
    <w:rsid w:val="19DF66B5"/>
    <w:rsid w:val="1A610E20"/>
    <w:rsid w:val="1AFB01F7"/>
    <w:rsid w:val="1BBF13EE"/>
    <w:rsid w:val="1BF5C0D2"/>
    <w:rsid w:val="1C00117D"/>
    <w:rsid w:val="1C9511B4"/>
    <w:rsid w:val="1CCB6373"/>
    <w:rsid w:val="1CFFE5DD"/>
    <w:rsid w:val="1DBD422B"/>
    <w:rsid w:val="1DCB7C06"/>
    <w:rsid w:val="1DEF1CC6"/>
    <w:rsid w:val="1E416407"/>
    <w:rsid w:val="1E7DADFA"/>
    <w:rsid w:val="1EB22FB5"/>
    <w:rsid w:val="1EBBFEA9"/>
    <w:rsid w:val="1EBCF8A5"/>
    <w:rsid w:val="1EC3A244"/>
    <w:rsid w:val="1EFE5CB7"/>
    <w:rsid w:val="1F4561F1"/>
    <w:rsid w:val="1F5F2372"/>
    <w:rsid w:val="1F5F26EB"/>
    <w:rsid w:val="1F6D0E3E"/>
    <w:rsid w:val="1F7B3CC3"/>
    <w:rsid w:val="1FA6EEE1"/>
    <w:rsid w:val="1FBE1B38"/>
    <w:rsid w:val="1FDB98CE"/>
    <w:rsid w:val="1FF62A8B"/>
    <w:rsid w:val="1FFEF8BC"/>
    <w:rsid w:val="202691E4"/>
    <w:rsid w:val="20FB17A4"/>
    <w:rsid w:val="215974EC"/>
    <w:rsid w:val="24A150C6"/>
    <w:rsid w:val="25BF30A3"/>
    <w:rsid w:val="260E642E"/>
    <w:rsid w:val="26805696"/>
    <w:rsid w:val="26CCEC91"/>
    <w:rsid w:val="274FD634"/>
    <w:rsid w:val="27683A43"/>
    <w:rsid w:val="2799242C"/>
    <w:rsid w:val="27AD335B"/>
    <w:rsid w:val="27BFF5D3"/>
    <w:rsid w:val="27CF8117"/>
    <w:rsid w:val="27EEE249"/>
    <w:rsid w:val="27F285F3"/>
    <w:rsid w:val="294B1BD1"/>
    <w:rsid w:val="2B0314BD"/>
    <w:rsid w:val="2B757CF2"/>
    <w:rsid w:val="2B7F9999"/>
    <w:rsid w:val="2BBFD309"/>
    <w:rsid w:val="2BD9E409"/>
    <w:rsid w:val="2BDF2B13"/>
    <w:rsid w:val="2C131D8E"/>
    <w:rsid w:val="2C5B1651"/>
    <w:rsid w:val="2CC67597"/>
    <w:rsid w:val="2CDDC7D3"/>
    <w:rsid w:val="2D45F319"/>
    <w:rsid w:val="2DBA3A0C"/>
    <w:rsid w:val="2DFF1006"/>
    <w:rsid w:val="2DFF8668"/>
    <w:rsid w:val="2E615B17"/>
    <w:rsid w:val="2EDFFF0E"/>
    <w:rsid w:val="2EE244AA"/>
    <w:rsid w:val="2EF4121D"/>
    <w:rsid w:val="2EFF3332"/>
    <w:rsid w:val="2F1F186F"/>
    <w:rsid w:val="2F6C1005"/>
    <w:rsid w:val="2F6FF847"/>
    <w:rsid w:val="2F7976DF"/>
    <w:rsid w:val="2F9B5E2A"/>
    <w:rsid w:val="2FA9AC4D"/>
    <w:rsid w:val="2FAF2CC0"/>
    <w:rsid w:val="2FED4431"/>
    <w:rsid w:val="2FEF752E"/>
    <w:rsid w:val="2FEFB7F1"/>
    <w:rsid w:val="2FF79D0A"/>
    <w:rsid w:val="300D10F9"/>
    <w:rsid w:val="318F5CFA"/>
    <w:rsid w:val="31ED4B4F"/>
    <w:rsid w:val="32DF7620"/>
    <w:rsid w:val="32FF63B9"/>
    <w:rsid w:val="337B4A88"/>
    <w:rsid w:val="33F72005"/>
    <w:rsid w:val="33FBCB78"/>
    <w:rsid w:val="34DD5DAC"/>
    <w:rsid w:val="3550DE05"/>
    <w:rsid w:val="3577F8C4"/>
    <w:rsid w:val="35D7F4C3"/>
    <w:rsid w:val="35EF70CF"/>
    <w:rsid w:val="35FD39A3"/>
    <w:rsid w:val="364C69DE"/>
    <w:rsid w:val="366670AA"/>
    <w:rsid w:val="36778D3B"/>
    <w:rsid w:val="36BF8ACF"/>
    <w:rsid w:val="36DD2BA8"/>
    <w:rsid w:val="36FD2E33"/>
    <w:rsid w:val="37B94197"/>
    <w:rsid w:val="37DD048E"/>
    <w:rsid w:val="37DF0196"/>
    <w:rsid w:val="37FBF383"/>
    <w:rsid w:val="37FF38AD"/>
    <w:rsid w:val="37FFDC5C"/>
    <w:rsid w:val="386D50A0"/>
    <w:rsid w:val="38A136E8"/>
    <w:rsid w:val="399A7AB5"/>
    <w:rsid w:val="39F320AC"/>
    <w:rsid w:val="3A3E4174"/>
    <w:rsid w:val="3A7DEC3B"/>
    <w:rsid w:val="3ADEC541"/>
    <w:rsid w:val="3ADFEA5B"/>
    <w:rsid w:val="3AEFA2AD"/>
    <w:rsid w:val="3AFD7F33"/>
    <w:rsid w:val="3B373E96"/>
    <w:rsid w:val="3B3BD9FB"/>
    <w:rsid w:val="3B5C8AA8"/>
    <w:rsid w:val="3B7F2614"/>
    <w:rsid w:val="3B9302B9"/>
    <w:rsid w:val="3BCE3671"/>
    <w:rsid w:val="3BFEA475"/>
    <w:rsid w:val="3C7BFCD1"/>
    <w:rsid w:val="3CBB2D39"/>
    <w:rsid w:val="3CE504D7"/>
    <w:rsid w:val="3CFB81F2"/>
    <w:rsid w:val="3D6EDDE6"/>
    <w:rsid w:val="3D6F9207"/>
    <w:rsid w:val="3D7ACC5A"/>
    <w:rsid w:val="3DAEDCF4"/>
    <w:rsid w:val="3DBFCAB1"/>
    <w:rsid w:val="3DDF4A61"/>
    <w:rsid w:val="3DE6316E"/>
    <w:rsid w:val="3DE920CF"/>
    <w:rsid w:val="3DFF7F81"/>
    <w:rsid w:val="3DFF87C3"/>
    <w:rsid w:val="3E19765F"/>
    <w:rsid w:val="3E5F7962"/>
    <w:rsid w:val="3E753835"/>
    <w:rsid w:val="3E789AB6"/>
    <w:rsid w:val="3E7E5EE5"/>
    <w:rsid w:val="3EBBC971"/>
    <w:rsid w:val="3EDB9D39"/>
    <w:rsid w:val="3EE60865"/>
    <w:rsid w:val="3EEFBCBD"/>
    <w:rsid w:val="3EF03A57"/>
    <w:rsid w:val="3EF7D383"/>
    <w:rsid w:val="3EFCC1E7"/>
    <w:rsid w:val="3F1F2C09"/>
    <w:rsid w:val="3F2FFCE1"/>
    <w:rsid w:val="3F5702D2"/>
    <w:rsid w:val="3F670B79"/>
    <w:rsid w:val="3F6F13A7"/>
    <w:rsid w:val="3F71CE31"/>
    <w:rsid w:val="3F7B448F"/>
    <w:rsid w:val="3F7FED2D"/>
    <w:rsid w:val="3F8731E3"/>
    <w:rsid w:val="3FAB3649"/>
    <w:rsid w:val="3FB249A1"/>
    <w:rsid w:val="3FB802BA"/>
    <w:rsid w:val="3FC7BC9A"/>
    <w:rsid w:val="3FCB3FA4"/>
    <w:rsid w:val="3FD744E5"/>
    <w:rsid w:val="3FD768D8"/>
    <w:rsid w:val="3FDE5B78"/>
    <w:rsid w:val="3FE00AC7"/>
    <w:rsid w:val="3FEE2A49"/>
    <w:rsid w:val="3FF0E1A9"/>
    <w:rsid w:val="3FF32FF3"/>
    <w:rsid w:val="3FF37365"/>
    <w:rsid w:val="3FF4D1BE"/>
    <w:rsid w:val="3FFA9523"/>
    <w:rsid w:val="3FFB3651"/>
    <w:rsid w:val="3FFB9608"/>
    <w:rsid w:val="3FFC765E"/>
    <w:rsid w:val="3FFD49FB"/>
    <w:rsid w:val="3FFEAF71"/>
    <w:rsid w:val="3FFF4F5C"/>
    <w:rsid w:val="40396147"/>
    <w:rsid w:val="40FF8538"/>
    <w:rsid w:val="41010E2B"/>
    <w:rsid w:val="431D1D67"/>
    <w:rsid w:val="43807E71"/>
    <w:rsid w:val="439433B3"/>
    <w:rsid w:val="43D014EA"/>
    <w:rsid w:val="43FB5897"/>
    <w:rsid w:val="44FEAFBE"/>
    <w:rsid w:val="453B455D"/>
    <w:rsid w:val="45412502"/>
    <w:rsid w:val="458C6EF9"/>
    <w:rsid w:val="462A6510"/>
    <w:rsid w:val="467F5995"/>
    <w:rsid w:val="468E3C2E"/>
    <w:rsid w:val="46FE5F2C"/>
    <w:rsid w:val="47102C0E"/>
    <w:rsid w:val="47DFD1A2"/>
    <w:rsid w:val="47FE693D"/>
    <w:rsid w:val="48F3D566"/>
    <w:rsid w:val="4ACC156C"/>
    <w:rsid w:val="4AFFF4CB"/>
    <w:rsid w:val="4B3C5D17"/>
    <w:rsid w:val="4B420172"/>
    <w:rsid w:val="4B58B6FE"/>
    <w:rsid w:val="4B6D6127"/>
    <w:rsid w:val="4BBFE129"/>
    <w:rsid w:val="4BEA2468"/>
    <w:rsid w:val="4BFB98EA"/>
    <w:rsid w:val="4BFF59A8"/>
    <w:rsid w:val="4C1E78A3"/>
    <w:rsid w:val="4CE03191"/>
    <w:rsid w:val="4D145705"/>
    <w:rsid w:val="4D905C6D"/>
    <w:rsid w:val="4DF33058"/>
    <w:rsid w:val="4EEF63CD"/>
    <w:rsid w:val="4EFC637A"/>
    <w:rsid w:val="4F1CE1F6"/>
    <w:rsid w:val="4F420FD7"/>
    <w:rsid w:val="4F4DF3F8"/>
    <w:rsid w:val="4F5CC04A"/>
    <w:rsid w:val="4F63C2D1"/>
    <w:rsid w:val="4FAB7661"/>
    <w:rsid w:val="4FAE435B"/>
    <w:rsid w:val="4FB374BC"/>
    <w:rsid w:val="4FB46CBA"/>
    <w:rsid w:val="4FC87337"/>
    <w:rsid w:val="4FDEE351"/>
    <w:rsid w:val="4FED45F6"/>
    <w:rsid w:val="4FF96FFD"/>
    <w:rsid w:val="4FFDAC0C"/>
    <w:rsid w:val="4FFF225E"/>
    <w:rsid w:val="4FFFC7B5"/>
    <w:rsid w:val="501428C2"/>
    <w:rsid w:val="50784E20"/>
    <w:rsid w:val="50BC14E5"/>
    <w:rsid w:val="5105173F"/>
    <w:rsid w:val="519E11DF"/>
    <w:rsid w:val="51D5BA23"/>
    <w:rsid w:val="52DB2AD0"/>
    <w:rsid w:val="52FF4DF6"/>
    <w:rsid w:val="52FFEFD4"/>
    <w:rsid w:val="532B5AB3"/>
    <w:rsid w:val="5338342A"/>
    <w:rsid w:val="533F424B"/>
    <w:rsid w:val="53581F70"/>
    <w:rsid w:val="53610A67"/>
    <w:rsid w:val="5377B5E7"/>
    <w:rsid w:val="53AE64CF"/>
    <w:rsid w:val="53BC369A"/>
    <w:rsid w:val="53BFF61D"/>
    <w:rsid w:val="53D655B1"/>
    <w:rsid w:val="53ED1BF3"/>
    <w:rsid w:val="55DFC492"/>
    <w:rsid w:val="55EF533F"/>
    <w:rsid w:val="55FF1FB6"/>
    <w:rsid w:val="56061F4F"/>
    <w:rsid w:val="564A3BCB"/>
    <w:rsid w:val="56C23768"/>
    <w:rsid w:val="56EE5A47"/>
    <w:rsid w:val="56FF43E7"/>
    <w:rsid w:val="57A018CF"/>
    <w:rsid w:val="57BE54EE"/>
    <w:rsid w:val="57BF096E"/>
    <w:rsid w:val="57DF3A57"/>
    <w:rsid w:val="57E7ED16"/>
    <w:rsid w:val="57EB6168"/>
    <w:rsid w:val="57F79570"/>
    <w:rsid w:val="57FB51FA"/>
    <w:rsid w:val="57FBE13F"/>
    <w:rsid w:val="585679A6"/>
    <w:rsid w:val="58DF6201"/>
    <w:rsid w:val="59268A66"/>
    <w:rsid w:val="594F3010"/>
    <w:rsid w:val="59F769B1"/>
    <w:rsid w:val="59F794D0"/>
    <w:rsid w:val="5A5D0908"/>
    <w:rsid w:val="5A646385"/>
    <w:rsid w:val="5AEEF6E0"/>
    <w:rsid w:val="5B7F5BEC"/>
    <w:rsid w:val="5BB2B7FD"/>
    <w:rsid w:val="5BBB1540"/>
    <w:rsid w:val="5BD7CEDA"/>
    <w:rsid w:val="5BDD77C8"/>
    <w:rsid w:val="5BDFEDF3"/>
    <w:rsid w:val="5BE53DB5"/>
    <w:rsid w:val="5BF61B4C"/>
    <w:rsid w:val="5BFB86B3"/>
    <w:rsid w:val="5BFB9CF7"/>
    <w:rsid w:val="5BFD69E0"/>
    <w:rsid w:val="5BFF1D3C"/>
    <w:rsid w:val="5BFFFF06"/>
    <w:rsid w:val="5C1CD106"/>
    <w:rsid w:val="5C2D1B57"/>
    <w:rsid w:val="5C377B37"/>
    <w:rsid w:val="5C381645"/>
    <w:rsid w:val="5C4F4E5F"/>
    <w:rsid w:val="5D6B0B0A"/>
    <w:rsid w:val="5D7BB8DF"/>
    <w:rsid w:val="5D7FF4B4"/>
    <w:rsid w:val="5D965CFE"/>
    <w:rsid w:val="5DB41D44"/>
    <w:rsid w:val="5DDA4F70"/>
    <w:rsid w:val="5DE71B7F"/>
    <w:rsid w:val="5DE773F9"/>
    <w:rsid w:val="5DF5AD76"/>
    <w:rsid w:val="5DF9F969"/>
    <w:rsid w:val="5E4D5462"/>
    <w:rsid w:val="5E7BCE55"/>
    <w:rsid w:val="5E9E70D6"/>
    <w:rsid w:val="5E9F5026"/>
    <w:rsid w:val="5EA659A0"/>
    <w:rsid w:val="5EAFB0C3"/>
    <w:rsid w:val="5EB60AE1"/>
    <w:rsid w:val="5EB72328"/>
    <w:rsid w:val="5EE98A6D"/>
    <w:rsid w:val="5EF71220"/>
    <w:rsid w:val="5EFE89BF"/>
    <w:rsid w:val="5F1F2581"/>
    <w:rsid w:val="5F3D3DDC"/>
    <w:rsid w:val="5F6FC710"/>
    <w:rsid w:val="5F7F4F0A"/>
    <w:rsid w:val="5F8F954A"/>
    <w:rsid w:val="5F911946"/>
    <w:rsid w:val="5F9FF418"/>
    <w:rsid w:val="5FA3D843"/>
    <w:rsid w:val="5FB5069D"/>
    <w:rsid w:val="5FC9CFB7"/>
    <w:rsid w:val="5FCF668B"/>
    <w:rsid w:val="5FDEE8B3"/>
    <w:rsid w:val="5FEE054A"/>
    <w:rsid w:val="5FF37EE1"/>
    <w:rsid w:val="5FF7AB8F"/>
    <w:rsid w:val="5FFB13C6"/>
    <w:rsid w:val="5FFB1B9A"/>
    <w:rsid w:val="5FFB3B63"/>
    <w:rsid w:val="5FFD7CCC"/>
    <w:rsid w:val="5FFE5FB1"/>
    <w:rsid w:val="5FFE9782"/>
    <w:rsid w:val="5FFF2F87"/>
    <w:rsid w:val="5FFFE080"/>
    <w:rsid w:val="5FFFF9C2"/>
    <w:rsid w:val="601C2B47"/>
    <w:rsid w:val="612A65ED"/>
    <w:rsid w:val="61BF0725"/>
    <w:rsid w:val="61CFCEF1"/>
    <w:rsid w:val="61FC2FC5"/>
    <w:rsid w:val="622D7B07"/>
    <w:rsid w:val="634E6AAB"/>
    <w:rsid w:val="635F0596"/>
    <w:rsid w:val="63A77D78"/>
    <w:rsid w:val="63BF1B54"/>
    <w:rsid w:val="63DCA5FB"/>
    <w:rsid w:val="63FF4F9F"/>
    <w:rsid w:val="643A6BEF"/>
    <w:rsid w:val="643CCC49"/>
    <w:rsid w:val="644E4578"/>
    <w:rsid w:val="6478A990"/>
    <w:rsid w:val="65B3FA8C"/>
    <w:rsid w:val="65B9EEE5"/>
    <w:rsid w:val="65C90F3F"/>
    <w:rsid w:val="65FED3F0"/>
    <w:rsid w:val="66AFAC71"/>
    <w:rsid w:val="66DD936B"/>
    <w:rsid w:val="673E1708"/>
    <w:rsid w:val="677BEC37"/>
    <w:rsid w:val="678202F0"/>
    <w:rsid w:val="679F053D"/>
    <w:rsid w:val="67BE8373"/>
    <w:rsid w:val="67BF9F9D"/>
    <w:rsid w:val="67DF5BFD"/>
    <w:rsid w:val="67EF0C38"/>
    <w:rsid w:val="67EF0D70"/>
    <w:rsid w:val="67EFF98A"/>
    <w:rsid w:val="67FE7FE4"/>
    <w:rsid w:val="67FF3C68"/>
    <w:rsid w:val="68215CB1"/>
    <w:rsid w:val="69300790"/>
    <w:rsid w:val="697D4872"/>
    <w:rsid w:val="69851A5B"/>
    <w:rsid w:val="69D73B7B"/>
    <w:rsid w:val="69FFC9E1"/>
    <w:rsid w:val="6ACEF718"/>
    <w:rsid w:val="6AEAE01C"/>
    <w:rsid w:val="6AF6AC91"/>
    <w:rsid w:val="6B2A5250"/>
    <w:rsid w:val="6B6784E2"/>
    <w:rsid w:val="6B776436"/>
    <w:rsid w:val="6B9B3685"/>
    <w:rsid w:val="6BA356E1"/>
    <w:rsid w:val="6BDC741A"/>
    <w:rsid w:val="6BDE3F69"/>
    <w:rsid w:val="6CA8678E"/>
    <w:rsid w:val="6CDC3CC4"/>
    <w:rsid w:val="6CE50F91"/>
    <w:rsid w:val="6CE824CD"/>
    <w:rsid w:val="6CEE4B52"/>
    <w:rsid w:val="6CFF70C8"/>
    <w:rsid w:val="6D7F57D9"/>
    <w:rsid w:val="6D9F4DA7"/>
    <w:rsid w:val="6DB93BBA"/>
    <w:rsid w:val="6DDF2D3A"/>
    <w:rsid w:val="6DEEC8E5"/>
    <w:rsid w:val="6DF7BF5C"/>
    <w:rsid w:val="6DFF1313"/>
    <w:rsid w:val="6DFF7B98"/>
    <w:rsid w:val="6DFFBFF1"/>
    <w:rsid w:val="6E39E607"/>
    <w:rsid w:val="6E5B1D7D"/>
    <w:rsid w:val="6E7B4867"/>
    <w:rsid w:val="6E7EEFA0"/>
    <w:rsid w:val="6E7FD041"/>
    <w:rsid w:val="6E8F7B5B"/>
    <w:rsid w:val="6EBD43D7"/>
    <w:rsid w:val="6EBD5F62"/>
    <w:rsid w:val="6ED56AB3"/>
    <w:rsid w:val="6EE68080"/>
    <w:rsid w:val="6EEBDA00"/>
    <w:rsid w:val="6EF7D4CB"/>
    <w:rsid w:val="6EFFD035"/>
    <w:rsid w:val="6F2FB735"/>
    <w:rsid w:val="6F565F9D"/>
    <w:rsid w:val="6F5B5D0D"/>
    <w:rsid w:val="6F5BCFE2"/>
    <w:rsid w:val="6F6F2717"/>
    <w:rsid w:val="6F6F462D"/>
    <w:rsid w:val="6F778BC8"/>
    <w:rsid w:val="6F7965EB"/>
    <w:rsid w:val="6F7DA47A"/>
    <w:rsid w:val="6F7E7466"/>
    <w:rsid w:val="6F800CC0"/>
    <w:rsid w:val="6F9F1612"/>
    <w:rsid w:val="6FA773F2"/>
    <w:rsid w:val="6FBD0227"/>
    <w:rsid w:val="6FBD43A2"/>
    <w:rsid w:val="6FBD9B85"/>
    <w:rsid w:val="6FCBA245"/>
    <w:rsid w:val="6FCFFE8F"/>
    <w:rsid w:val="6FDF0D74"/>
    <w:rsid w:val="6FDFB80D"/>
    <w:rsid w:val="6FED1A75"/>
    <w:rsid w:val="6FEFA570"/>
    <w:rsid w:val="6FF1E5B9"/>
    <w:rsid w:val="6FF31E02"/>
    <w:rsid w:val="6FF38596"/>
    <w:rsid w:val="6FF625CB"/>
    <w:rsid w:val="6FF7A27B"/>
    <w:rsid w:val="6FF8BA59"/>
    <w:rsid w:val="6FF9C95E"/>
    <w:rsid w:val="6FFD0D0B"/>
    <w:rsid w:val="6FFE4745"/>
    <w:rsid w:val="6FFE5D01"/>
    <w:rsid w:val="6FFF9298"/>
    <w:rsid w:val="70CC4418"/>
    <w:rsid w:val="70DBCA01"/>
    <w:rsid w:val="70DEF3D1"/>
    <w:rsid w:val="718F2EAB"/>
    <w:rsid w:val="71FF45C4"/>
    <w:rsid w:val="726FB4F8"/>
    <w:rsid w:val="72B91B7B"/>
    <w:rsid w:val="72F2BDDE"/>
    <w:rsid w:val="72F7E162"/>
    <w:rsid w:val="72FB6E90"/>
    <w:rsid w:val="72FB8891"/>
    <w:rsid w:val="72FF21E8"/>
    <w:rsid w:val="733F6EEC"/>
    <w:rsid w:val="736C403F"/>
    <w:rsid w:val="739726F2"/>
    <w:rsid w:val="739F344C"/>
    <w:rsid w:val="73BFE52B"/>
    <w:rsid w:val="73CEE77A"/>
    <w:rsid w:val="73D68D4B"/>
    <w:rsid w:val="73F3C3FE"/>
    <w:rsid w:val="73F7F718"/>
    <w:rsid w:val="73FF268B"/>
    <w:rsid w:val="74073275"/>
    <w:rsid w:val="741F7F5F"/>
    <w:rsid w:val="743F2D8B"/>
    <w:rsid w:val="7472450F"/>
    <w:rsid w:val="74BF9D0B"/>
    <w:rsid w:val="7507407D"/>
    <w:rsid w:val="7513444C"/>
    <w:rsid w:val="75692895"/>
    <w:rsid w:val="757BC59F"/>
    <w:rsid w:val="75AB9999"/>
    <w:rsid w:val="75BF2038"/>
    <w:rsid w:val="75D5F6A1"/>
    <w:rsid w:val="75E5685F"/>
    <w:rsid w:val="75EC668E"/>
    <w:rsid w:val="75EF94D0"/>
    <w:rsid w:val="75F7B67F"/>
    <w:rsid w:val="75FD9086"/>
    <w:rsid w:val="75FFA549"/>
    <w:rsid w:val="75FFEDAE"/>
    <w:rsid w:val="762F0851"/>
    <w:rsid w:val="765BFA27"/>
    <w:rsid w:val="76AFD98C"/>
    <w:rsid w:val="76BDF1F2"/>
    <w:rsid w:val="76BDF736"/>
    <w:rsid w:val="76BFF891"/>
    <w:rsid w:val="76C7C9F6"/>
    <w:rsid w:val="76CE4C88"/>
    <w:rsid w:val="76D38E50"/>
    <w:rsid w:val="76DFC9B6"/>
    <w:rsid w:val="76EB7610"/>
    <w:rsid w:val="76EEA1A8"/>
    <w:rsid w:val="76EFA7A9"/>
    <w:rsid w:val="76EFEF43"/>
    <w:rsid w:val="76FF6EC0"/>
    <w:rsid w:val="76FFBC96"/>
    <w:rsid w:val="770D9008"/>
    <w:rsid w:val="773BF659"/>
    <w:rsid w:val="773F2330"/>
    <w:rsid w:val="775D20D4"/>
    <w:rsid w:val="776DD0FC"/>
    <w:rsid w:val="7777FF94"/>
    <w:rsid w:val="777F76EA"/>
    <w:rsid w:val="7786B625"/>
    <w:rsid w:val="77950DB7"/>
    <w:rsid w:val="779E5B42"/>
    <w:rsid w:val="77AE7288"/>
    <w:rsid w:val="77B361C2"/>
    <w:rsid w:val="77B5A1A9"/>
    <w:rsid w:val="77B7440A"/>
    <w:rsid w:val="77BBAEE5"/>
    <w:rsid w:val="77BFB34E"/>
    <w:rsid w:val="77CC74F3"/>
    <w:rsid w:val="77D37532"/>
    <w:rsid w:val="77DFAEE5"/>
    <w:rsid w:val="77EC3E5D"/>
    <w:rsid w:val="77EF1DD3"/>
    <w:rsid w:val="77EFA3C3"/>
    <w:rsid w:val="77F3FFF5"/>
    <w:rsid w:val="77F54EDB"/>
    <w:rsid w:val="77F93655"/>
    <w:rsid w:val="77FB049E"/>
    <w:rsid w:val="77FE89AE"/>
    <w:rsid w:val="77FEBFD8"/>
    <w:rsid w:val="77FF0E4F"/>
    <w:rsid w:val="77FF451F"/>
    <w:rsid w:val="77FF5C61"/>
    <w:rsid w:val="77FFE314"/>
    <w:rsid w:val="77FFFC51"/>
    <w:rsid w:val="78BEF97C"/>
    <w:rsid w:val="79089ED4"/>
    <w:rsid w:val="793FC4C9"/>
    <w:rsid w:val="796DAC78"/>
    <w:rsid w:val="796FCDF0"/>
    <w:rsid w:val="797D565D"/>
    <w:rsid w:val="799D698D"/>
    <w:rsid w:val="799FE369"/>
    <w:rsid w:val="79BF42B7"/>
    <w:rsid w:val="79D723DB"/>
    <w:rsid w:val="79EFBEBC"/>
    <w:rsid w:val="79F15106"/>
    <w:rsid w:val="7A67EEA4"/>
    <w:rsid w:val="7A6EFBE8"/>
    <w:rsid w:val="7A7DD6C8"/>
    <w:rsid w:val="7AAB609C"/>
    <w:rsid w:val="7AB46746"/>
    <w:rsid w:val="7ACF2FAA"/>
    <w:rsid w:val="7B0C5F89"/>
    <w:rsid w:val="7B0F195D"/>
    <w:rsid w:val="7B5F7F63"/>
    <w:rsid w:val="7B5FAA7F"/>
    <w:rsid w:val="7B5FCA47"/>
    <w:rsid w:val="7B747818"/>
    <w:rsid w:val="7B7DB2D3"/>
    <w:rsid w:val="7B7ECD38"/>
    <w:rsid w:val="7B7FE47F"/>
    <w:rsid w:val="7BA7B876"/>
    <w:rsid w:val="7BAFB588"/>
    <w:rsid w:val="7BBAC5AE"/>
    <w:rsid w:val="7BBFFF52"/>
    <w:rsid w:val="7BCE1FBC"/>
    <w:rsid w:val="7BCEDD37"/>
    <w:rsid w:val="7BDE1840"/>
    <w:rsid w:val="7BDEB86E"/>
    <w:rsid w:val="7BDF0187"/>
    <w:rsid w:val="7BDFC544"/>
    <w:rsid w:val="7BEA04D9"/>
    <w:rsid w:val="7BEB52C6"/>
    <w:rsid w:val="7BEDDEC0"/>
    <w:rsid w:val="7BEEEA87"/>
    <w:rsid w:val="7BEFAF14"/>
    <w:rsid w:val="7BF37996"/>
    <w:rsid w:val="7BF3E549"/>
    <w:rsid w:val="7BF68452"/>
    <w:rsid w:val="7BF6A190"/>
    <w:rsid w:val="7BF762F7"/>
    <w:rsid w:val="7BF78F6D"/>
    <w:rsid w:val="7BF7ECF3"/>
    <w:rsid w:val="7BFB5FFE"/>
    <w:rsid w:val="7BFC6171"/>
    <w:rsid w:val="7BFDB8FD"/>
    <w:rsid w:val="7C132E49"/>
    <w:rsid w:val="7C7B0E9D"/>
    <w:rsid w:val="7C7E6F2B"/>
    <w:rsid w:val="7C9B7BAF"/>
    <w:rsid w:val="7CAFE58F"/>
    <w:rsid w:val="7CD86F61"/>
    <w:rsid w:val="7CD9336B"/>
    <w:rsid w:val="7CDB88BD"/>
    <w:rsid w:val="7CE7C6DF"/>
    <w:rsid w:val="7CFF4A26"/>
    <w:rsid w:val="7CFF75A7"/>
    <w:rsid w:val="7D09BBAF"/>
    <w:rsid w:val="7D13A373"/>
    <w:rsid w:val="7D1FA184"/>
    <w:rsid w:val="7D773781"/>
    <w:rsid w:val="7DB3CF91"/>
    <w:rsid w:val="7DB4DC16"/>
    <w:rsid w:val="7DB96EF5"/>
    <w:rsid w:val="7DBB6534"/>
    <w:rsid w:val="7DBFC00B"/>
    <w:rsid w:val="7DD59AB3"/>
    <w:rsid w:val="7DDB43F0"/>
    <w:rsid w:val="7DDF1117"/>
    <w:rsid w:val="7DDFF85B"/>
    <w:rsid w:val="7DE18ED9"/>
    <w:rsid w:val="7DEBF4A7"/>
    <w:rsid w:val="7DF32E4D"/>
    <w:rsid w:val="7DF716B6"/>
    <w:rsid w:val="7DF881BB"/>
    <w:rsid w:val="7DFA77B5"/>
    <w:rsid w:val="7DFB32E4"/>
    <w:rsid w:val="7DFB8771"/>
    <w:rsid w:val="7DFD4C13"/>
    <w:rsid w:val="7DFD762B"/>
    <w:rsid w:val="7DFF208C"/>
    <w:rsid w:val="7DFF947C"/>
    <w:rsid w:val="7E0B4B82"/>
    <w:rsid w:val="7E3A1D5C"/>
    <w:rsid w:val="7E3F6372"/>
    <w:rsid w:val="7E6F6670"/>
    <w:rsid w:val="7E7B19DA"/>
    <w:rsid w:val="7E7B9237"/>
    <w:rsid w:val="7E7F014D"/>
    <w:rsid w:val="7EAC0797"/>
    <w:rsid w:val="7EAD4FB6"/>
    <w:rsid w:val="7EB98964"/>
    <w:rsid w:val="7EBD4256"/>
    <w:rsid w:val="7EBE6A70"/>
    <w:rsid w:val="7EBF2C09"/>
    <w:rsid w:val="7EBF57E4"/>
    <w:rsid w:val="7EC26D31"/>
    <w:rsid w:val="7EC98B09"/>
    <w:rsid w:val="7ED5F746"/>
    <w:rsid w:val="7ED95AE4"/>
    <w:rsid w:val="7EDF94DC"/>
    <w:rsid w:val="7EE12062"/>
    <w:rsid w:val="7EE54470"/>
    <w:rsid w:val="7EE7780A"/>
    <w:rsid w:val="7EE7BAEA"/>
    <w:rsid w:val="7EE9E75F"/>
    <w:rsid w:val="7EEF8E19"/>
    <w:rsid w:val="7EF6F693"/>
    <w:rsid w:val="7EF973D7"/>
    <w:rsid w:val="7EFA8C60"/>
    <w:rsid w:val="7EFB5E16"/>
    <w:rsid w:val="7EFD02BE"/>
    <w:rsid w:val="7EFDCCA4"/>
    <w:rsid w:val="7EFDEE24"/>
    <w:rsid w:val="7EFDFFDA"/>
    <w:rsid w:val="7EFE0BF2"/>
    <w:rsid w:val="7EFE3A2F"/>
    <w:rsid w:val="7EFF86A2"/>
    <w:rsid w:val="7EFFA430"/>
    <w:rsid w:val="7EFFF0F4"/>
    <w:rsid w:val="7EFFFAE2"/>
    <w:rsid w:val="7F0F805D"/>
    <w:rsid w:val="7F177571"/>
    <w:rsid w:val="7F1FC756"/>
    <w:rsid w:val="7F2FA00F"/>
    <w:rsid w:val="7F377E59"/>
    <w:rsid w:val="7F37C893"/>
    <w:rsid w:val="7F3DC721"/>
    <w:rsid w:val="7F5849E9"/>
    <w:rsid w:val="7F5CC3BA"/>
    <w:rsid w:val="7F5D489D"/>
    <w:rsid w:val="7F5FA37C"/>
    <w:rsid w:val="7F6DDAA8"/>
    <w:rsid w:val="7F6F0D9B"/>
    <w:rsid w:val="7F73D30D"/>
    <w:rsid w:val="7F77BFA7"/>
    <w:rsid w:val="7F7B207E"/>
    <w:rsid w:val="7F7E6DE5"/>
    <w:rsid w:val="7F7F1A43"/>
    <w:rsid w:val="7F7F4E14"/>
    <w:rsid w:val="7F7F7398"/>
    <w:rsid w:val="7F7FDC67"/>
    <w:rsid w:val="7F7FFD6E"/>
    <w:rsid w:val="7F8312A6"/>
    <w:rsid w:val="7F881FA4"/>
    <w:rsid w:val="7F8A1BBC"/>
    <w:rsid w:val="7F9192A4"/>
    <w:rsid w:val="7F978AF9"/>
    <w:rsid w:val="7F9A7504"/>
    <w:rsid w:val="7F9FC763"/>
    <w:rsid w:val="7FA2E03E"/>
    <w:rsid w:val="7FA6EC30"/>
    <w:rsid w:val="7FA7BCF0"/>
    <w:rsid w:val="7FAC2E57"/>
    <w:rsid w:val="7FB71074"/>
    <w:rsid w:val="7FB727D9"/>
    <w:rsid w:val="7FBBC1BD"/>
    <w:rsid w:val="7FBE5124"/>
    <w:rsid w:val="7FBF2AFD"/>
    <w:rsid w:val="7FBF4722"/>
    <w:rsid w:val="7FBF7711"/>
    <w:rsid w:val="7FBF772E"/>
    <w:rsid w:val="7FBF89BB"/>
    <w:rsid w:val="7FBF9321"/>
    <w:rsid w:val="7FC5516F"/>
    <w:rsid w:val="7FCF666C"/>
    <w:rsid w:val="7FD04AFD"/>
    <w:rsid w:val="7FDBC76F"/>
    <w:rsid w:val="7FDCAB82"/>
    <w:rsid w:val="7FDDB016"/>
    <w:rsid w:val="7FDF2EEF"/>
    <w:rsid w:val="7FDF3482"/>
    <w:rsid w:val="7FDFE2C2"/>
    <w:rsid w:val="7FE1B6E4"/>
    <w:rsid w:val="7FE5B71E"/>
    <w:rsid w:val="7FE7481C"/>
    <w:rsid w:val="7FEA5C6A"/>
    <w:rsid w:val="7FEAFE3C"/>
    <w:rsid w:val="7FEB6AB0"/>
    <w:rsid w:val="7FEB993D"/>
    <w:rsid w:val="7FEBA782"/>
    <w:rsid w:val="7FEBC829"/>
    <w:rsid w:val="7FEC9C31"/>
    <w:rsid w:val="7FEF2AAE"/>
    <w:rsid w:val="7FEF58D4"/>
    <w:rsid w:val="7FEF7200"/>
    <w:rsid w:val="7FEF739C"/>
    <w:rsid w:val="7FEF9647"/>
    <w:rsid w:val="7FF3E5FD"/>
    <w:rsid w:val="7FF5502C"/>
    <w:rsid w:val="7FF5B699"/>
    <w:rsid w:val="7FF73D86"/>
    <w:rsid w:val="7FF754C1"/>
    <w:rsid w:val="7FF783C9"/>
    <w:rsid w:val="7FF7A09A"/>
    <w:rsid w:val="7FF7E0A7"/>
    <w:rsid w:val="7FF90D29"/>
    <w:rsid w:val="7FF9A9F6"/>
    <w:rsid w:val="7FFAAC0A"/>
    <w:rsid w:val="7FFB3675"/>
    <w:rsid w:val="7FFB53D2"/>
    <w:rsid w:val="7FFB69C1"/>
    <w:rsid w:val="7FFBF697"/>
    <w:rsid w:val="7FFC245F"/>
    <w:rsid w:val="7FFD3036"/>
    <w:rsid w:val="7FFD3333"/>
    <w:rsid w:val="7FFD5177"/>
    <w:rsid w:val="7FFDA28E"/>
    <w:rsid w:val="7FFDCF8A"/>
    <w:rsid w:val="7FFE082B"/>
    <w:rsid w:val="7FFE239E"/>
    <w:rsid w:val="7FFE44C2"/>
    <w:rsid w:val="7FFE7546"/>
    <w:rsid w:val="7FFF1FE7"/>
    <w:rsid w:val="7FFF282C"/>
    <w:rsid w:val="7FFF35A7"/>
    <w:rsid w:val="7FFF66D9"/>
    <w:rsid w:val="7FFF7751"/>
    <w:rsid w:val="7FFF869B"/>
    <w:rsid w:val="7FFF8C08"/>
    <w:rsid w:val="7FFFEA4C"/>
    <w:rsid w:val="867CB108"/>
    <w:rsid w:val="87B81A2D"/>
    <w:rsid w:val="8BC9CED7"/>
    <w:rsid w:val="8CDF63E2"/>
    <w:rsid w:val="8DD7441C"/>
    <w:rsid w:val="8EEF9945"/>
    <w:rsid w:val="8FBE669C"/>
    <w:rsid w:val="8FDE439F"/>
    <w:rsid w:val="8FDE62CD"/>
    <w:rsid w:val="8FE52E2D"/>
    <w:rsid w:val="8FFF3800"/>
    <w:rsid w:val="91B3BBC9"/>
    <w:rsid w:val="922D487F"/>
    <w:rsid w:val="94A7E58D"/>
    <w:rsid w:val="94F64E83"/>
    <w:rsid w:val="953FA7F8"/>
    <w:rsid w:val="957E105E"/>
    <w:rsid w:val="9593A49A"/>
    <w:rsid w:val="95E52CC6"/>
    <w:rsid w:val="975BAE04"/>
    <w:rsid w:val="977F9039"/>
    <w:rsid w:val="97EFBCAB"/>
    <w:rsid w:val="97F9D705"/>
    <w:rsid w:val="97FA678A"/>
    <w:rsid w:val="9AF694E2"/>
    <w:rsid w:val="9B7E02C4"/>
    <w:rsid w:val="9BC300F4"/>
    <w:rsid w:val="9CB14229"/>
    <w:rsid w:val="9CDE8023"/>
    <w:rsid w:val="9CEFDCB7"/>
    <w:rsid w:val="9D7E90F4"/>
    <w:rsid w:val="9DAF1320"/>
    <w:rsid w:val="9DF70F78"/>
    <w:rsid w:val="9EF21E71"/>
    <w:rsid w:val="9EFFA760"/>
    <w:rsid w:val="9EFFCD3A"/>
    <w:rsid w:val="9F515392"/>
    <w:rsid w:val="9F57C52B"/>
    <w:rsid w:val="9F5A2083"/>
    <w:rsid w:val="9F9D4C69"/>
    <w:rsid w:val="9FADC382"/>
    <w:rsid w:val="9FBDE0B5"/>
    <w:rsid w:val="9FBF7BC4"/>
    <w:rsid w:val="9FEDF105"/>
    <w:rsid w:val="9FFA24CF"/>
    <w:rsid w:val="9FFF9B96"/>
    <w:rsid w:val="9FFFEB47"/>
    <w:rsid w:val="A093B2E0"/>
    <w:rsid w:val="A2B4F900"/>
    <w:rsid w:val="A55F42FF"/>
    <w:rsid w:val="A591E68E"/>
    <w:rsid w:val="A5FA3810"/>
    <w:rsid w:val="A65FD051"/>
    <w:rsid w:val="A69F31E4"/>
    <w:rsid w:val="A6AE40BA"/>
    <w:rsid w:val="A6FE58A0"/>
    <w:rsid w:val="A77F93C2"/>
    <w:rsid w:val="A79C66F6"/>
    <w:rsid w:val="A7E636D8"/>
    <w:rsid w:val="A7EDDD8E"/>
    <w:rsid w:val="A7FAC1DD"/>
    <w:rsid w:val="A89AD1FA"/>
    <w:rsid w:val="A8F6C33C"/>
    <w:rsid w:val="A9D3AB5E"/>
    <w:rsid w:val="AB97989D"/>
    <w:rsid w:val="ABC7FDCD"/>
    <w:rsid w:val="ABFD7319"/>
    <w:rsid w:val="AD7EE853"/>
    <w:rsid w:val="ADDF5F60"/>
    <w:rsid w:val="ADF93E3F"/>
    <w:rsid w:val="ADFD427F"/>
    <w:rsid w:val="AEBF1EC3"/>
    <w:rsid w:val="AF955A46"/>
    <w:rsid w:val="AFBE2B38"/>
    <w:rsid w:val="AFCF4BC9"/>
    <w:rsid w:val="AFDD2913"/>
    <w:rsid w:val="AFE7CAFD"/>
    <w:rsid w:val="AFEBB720"/>
    <w:rsid w:val="AFEF125D"/>
    <w:rsid w:val="AFEF2DB0"/>
    <w:rsid w:val="AFEF4923"/>
    <w:rsid w:val="AFF22462"/>
    <w:rsid w:val="AFFE57BE"/>
    <w:rsid w:val="AFFECCBD"/>
    <w:rsid w:val="AFFF6D21"/>
    <w:rsid w:val="B1B916D3"/>
    <w:rsid w:val="B3EBE478"/>
    <w:rsid w:val="B3FF291A"/>
    <w:rsid w:val="B47F8BDE"/>
    <w:rsid w:val="B4DF3999"/>
    <w:rsid w:val="B52F0582"/>
    <w:rsid w:val="B5FEE7BF"/>
    <w:rsid w:val="B6265455"/>
    <w:rsid w:val="B6B7F254"/>
    <w:rsid w:val="B6BE564C"/>
    <w:rsid w:val="B6DE7F32"/>
    <w:rsid w:val="B6EA0DA0"/>
    <w:rsid w:val="B6FF0697"/>
    <w:rsid w:val="B71601A0"/>
    <w:rsid w:val="B7637C4D"/>
    <w:rsid w:val="B776E862"/>
    <w:rsid w:val="B7D5A751"/>
    <w:rsid w:val="B7DF162F"/>
    <w:rsid w:val="B7E9F3FA"/>
    <w:rsid w:val="B7FE85F5"/>
    <w:rsid w:val="B7FF2FEE"/>
    <w:rsid w:val="B7FF8FF3"/>
    <w:rsid w:val="B8BB6046"/>
    <w:rsid w:val="B9BF9162"/>
    <w:rsid w:val="BA3E6719"/>
    <w:rsid w:val="BA447C58"/>
    <w:rsid w:val="BABFA139"/>
    <w:rsid w:val="BADF568E"/>
    <w:rsid w:val="BAFD362C"/>
    <w:rsid w:val="BB7771BE"/>
    <w:rsid w:val="BBAF67B1"/>
    <w:rsid w:val="BBD14785"/>
    <w:rsid w:val="BBD7F42C"/>
    <w:rsid w:val="BBDB7383"/>
    <w:rsid w:val="BBDBE941"/>
    <w:rsid w:val="BBF905B1"/>
    <w:rsid w:val="BBFD897E"/>
    <w:rsid w:val="BC26F532"/>
    <w:rsid w:val="BC3B9E29"/>
    <w:rsid w:val="BCF77BD8"/>
    <w:rsid w:val="BD36EA94"/>
    <w:rsid w:val="BD47D3AF"/>
    <w:rsid w:val="BD4E6D44"/>
    <w:rsid w:val="BD77E963"/>
    <w:rsid w:val="BD7F969B"/>
    <w:rsid w:val="BD97B23C"/>
    <w:rsid w:val="BDBF8AFC"/>
    <w:rsid w:val="BDDB41BC"/>
    <w:rsid w:val="BDDEEB38"/>
    <w:rsid w:val="BDDF28EF"/>
    <w:rsid w:val="BDE75595"/>
    <w:rsid w:val="BDFBB563"/>
    <w:rsid w:val="BDFDCA4D"/>
    <w:rsid w:val="BE6736B1"/>
    <w:rsid w:val="BE69EDCF"/>
    <w:rsid w:val="BE74E9D5"/>
    <w:rsid w:val="BE7F7FB2"/>
    <w:rsid w:val="BEAE552B"/>
    <w:rsid w:val="BEB3414F"/>
    <w:rsid w:val="BEBDD721"/>
    <w:rsid w:val="BEEE263E"/>
    <w:rsid w:val="BEF65F7F"/>
    <w:rsid w:val="BEFBB927"/>
    <w:rsid w:val="BEFCC504"/>
    <w:rsid w:val="BEFFB6BB"/>
    <w:rsid w:val="BF0E6EB7"/>
    <w:rsid w:val="BF561AF0"/>
    <w:rsid w:val="BF7701DE"/>
    <w:rsid w:val="BF7F13CF"/>
    <w:rsid w:val="BF7FC21F"/>
    <w:rsid w:val="BF980C5C"/>
    <w:rsid w:val="BF9F1BEA"/>
    <w:rsid w:val="BFAF69E3"/>
    <w:rsid w:val="BFBB3DF5"/>
    <w:rsid w:val="BFBE185D"/>
    <w:rsid w:val="BFBFC2C7"/>
    <w:rsid w:val="BFCD4BE1"/>
    <w:rsid w:val="BFD2D7C4"/>
    <w:rsid w:val="BFDF9022"/>
    <w:rsid w:val="BFE86E1B"/>
    <w:rsid w:val="BFEF10B8"/>
    <w:rsid w:val="BFEFEE1C"/>
    <w:rsid w:val="BFF60155"/>
    <w:rsid w:val="BFF75E0D"/>
    <w:rsid w:val="BFF83445"/>
    <w:rsid w:val="BFFB9742"/>
    <w:rsid w:val="BFFD493E"/>
    <w:rsid w:val="BFFDA61D"/>
    <w:rsid w:val="BFFDB592"/>
    <w:rsid w:val="BFFDCDDA"/>
    <w:rsid w:val="BFFE19D8"/>
    <w:rsid w:val="BFFE845F"/>
    <w:rsid w:val="BFFF50A9"/>
    <w:rsid w:val="BFFFBA72"/>
    <w:rsid w:val="BFFFE13D"/>
    <w:rsid w:val="C1AFB6D9"/>
    <w:rsid w:val="C1BEC853"/>
    <w:rsid w:val="C327E43D"/>
    <w:rsid w:val="C3F5C2CE"/>
    <w:rsid w:val="C4A7A55E"/>
    <w:rsid w:val="C6BE488E"/>
    <w:rsid w:val="C7339C61"/>
    <w:rsid w:val="C74F042B"/>
    <w:rsid w:val="C77519F2"/>
    <w:rsid w:val="C77FD153"/>
    <w:rsid w:val="C7974453"/>
    <w:rsid w:val="C7F9D3C2"/>
    <w:rsid w:val="C7FF1E91"/>
    <w:rsid w:val="C7FF3382"/>
    <w:rsid w:val="C9ED47A1"/>
    <w:rsid w:val="CA9B5A65"/>
    <w:rsid w:val="CDBD4428"/>
    <w:rsid w:val="CDD7134F"/>
    <w:rsid w:val="CDDF6BF8"/>
    <w:rsid w:val="CDF5421A"/>
    <w:rsid w:val="CDF742F7"/>
    <w:rsid w:val="CE5CC37F"/>
    <w:rsid w:val="CECF78FB"/>
    <w:rsid w:val="CEDE50DF"/>
    <w:rsid w:val="CEF567A6"/>
    <w:rsid w:val="CF551FA6"/>
    <w:rsid w:val="CF5BCEC3"/>
    <w:rsid w:val="CF775312"/>
    <w:rsid w:val="CF77DE4A"/>
    <w:rsid w:val="CFB66026"/>
    <w:rsid w:val="CFE32295"/>
    <w:rsid w:val="CFEF5C49"/>
    <w:rsid w:val="CFFF34F1"/>
    <w:rsid w:val="CFFFF6DA"/>
    <w:rsid w:val="CFFFF77A"/>
    <w:rsid w:val="D185A748"/>
    <w:rsid w:val="D36D8BB0"/>
    <w:rsid w:val="D37B77B4"/>
    <w:rsid w:val="D37D82E6"/>
    <w:rsid w:val="D3EDF6E7"/>
    <w:rsid w:val="D3F9EB10"/>
    <w:rsid w:val="D4BDA36F"/>
    <w:rsid w:val="D57F730A"/>
    <w:rsid w:val="D5BC6A64"/>
    <w:rsid w:val="D5BD19D8"/>
    <w:rsid w:val="D5FF9396"/>
    <w:rsid w:val="D675349B"/>
    <w:rsid w:val="D73E7E21"/>
    <w:rsid w:val="D779386A"/>
    <w:rsid w:val="D7985220"/>
    <w:rsid w:val="D7A95E05"/>
    <w:rsid w:val="D7B6B5D1"/>
    <w:rsid w:val="D7BDAED2"/>
    <w:rsid w:val="D7DE58F3"/>
    <w:rsid w:val="D7DECB00"/>
    <w:rsid w:val="D7E9F609"/>
    <w:rsid w:val="D7ED81FC"/>
    <w:rsid w:val="D7EFB528"/>
    <w:rsid w:val="D7F891FE"/>
    <w:rsid w:val="D7FB24C0"/>
    <w:rsid w:val="D7FEB11B"/>
    <w:rsid w:val="D7FF3492"/>
    <w:rsid w:val="D7FF9655"/>
    <w:rsid w:val="D7FF9E06"/>
    <w:rsid w:val="D9DEF7D0"/>
    <w:rsid w:val="D9F8390A"/>
    <w:rsid w:val="DACF92F4"/>
    <w:rsid w:val="DAE5E3E8"/>
    <w:rsid w:val="DAFEE538"/>
    <w:rsid w:val="DAFF2A57"/>
    <w:rsid w:val="DB2F037C"/>
    <w:rsid w:val="DB3F25A6"/>
    <w:rsid w:val="DB78890C"/>
    <w:rsid w:val="DB7BFA74"/>
    <w:rsid w:val="DB7F3186"/>
    <w:rsid w:val="DB9F3EC8"/>
    <w:rsid w:val="DBEE5C41"/>
    <w:rsid w:val="DBF88630"/>
    <w:rsid w:val="DBFBCDB3"/>
    <w:rsid w:val="DBFF103E"/>
    <w:rsid w:val="DC6B0BC4"/>
    <w:rsid w:val="DCDA07CA"/>
    <w:rsid w:val="DCFFC19A"/>
    <w:rsid w:val="DD5E3A36"/>
    <w:rsid w:val="DDB0060A"/>
    <w:rsid w:val="DDB670F8"/>
    <w:rsid w:val="DDDAE616"/>
    <w:rsid w:val="DDDEEC49"/>
    <w:rsid w:val="DDE341F7"/>
    <w:rsid w:val="DDEB4D18"/>
    <w:rsid w:val="DDED7D55"/>
    <w:rsid w:val="DDEF3BDB"/>
    <w:rsid w:val="DDFBD31C"/>
    <w:rsid w:val="DDFE89A9"/>
    <w:rsid w:val="DDFF98CC"/>
    <w:rsid w:val="DE4D59FB"/>
    <w:rsid w:val="DE67E96F"/>
    <w:rsid w:val="DEA6A633"/>
    <w:rsid w:val="DEBD90E5"/>
    <w:rsid w:val="DECF8B9F"/>
    <w:rsid w:val="DEDC3BE6"/>
    <w:rsid w:val="DEEB2834"/>
    <w:rsid w:val="DEEE5A1B"/>
    <w:rsid w:val="DEEFE9D5"/>
    <w:rsid w:val="DEF7A94C"/>
    <w:rsid w:val="DEFEE68B"/>
    <w:rsid w:val="DEFF1CE3"/>
    <w:rsid w:val="DEFF33B8"/>
    <w:rsid w:val="DEFF7D05"/>
    <w:rsid w:val="DF02BF33"/>
    <w:rsid w:val="DF2CAA1A"/>
    <w:rsid w:val="DF3EF2C6"/>
    <w:rsid w:val="DF5ED3A7"/>
    <w:rsid w:val="DF7B254F"/>
    <w:rsid w:val="DF7BF9B7"/>
    <w:rsid w:val="DF7E597F"/>
    <w:rsid w:val="DFBBD8CD"/>
    <w:rsid w:val="DFBCBED8"/>
    <w:rsid w:val="DFBF5B96"/>
    <w:rsid w:val="DFBF64D3"/>
    <w:rsid w:val="DFBF90E4"/>
    <w:rsid w:val="DFC35EDC"/>
    <w:rsid w:val="DFCF8B9B"/>
    <w:rsid w:val="DFD7A6CF"/>
    <w:rsid w:val="DFDDBDDF"/>
    <w:rsid w:val="DFDEA520"/>
    <w:rsid w:val="DFED2DE4"/>
    <w:rsid w:val="DFED6CD7"/>
    <w:rsid w:val="DFF37108"/>
    <w:rsid w:val="DFFD7C42"/>
    <w:rsid w:val="DFFDE30A"/>
    <w:rsid w:val="DFFDE41E"/>
    <w:rsid w:val="DFFEFCCC"/>
    <w:rsid w:val="DFFF4DFB"/>
    <w:rsid w:val="DFFF51B3"/>
    <w:rsid w:val="DFFF635D"/>
    <w:rsid w:val="DFFF84C8"/>
    <w:rsid w:val="DFFFAEF6"/>
    <w:rsid w:val="E12F71B4"/>
    <w:rsid w:val="E1B11A97"/>
    <w:rsid w:val="E1FD452E"/>
    <w:rsid w:val="E20B20CA"/>
    <w:rsid w:val="E3AFCED4"/>
    <w:rsid w:val="E3F385C9"/>
    <w:rsid w:val="E58B974E"/>
    <w:rsid w:val="E5CFEF0F"/>
    <w:rsid w:val="E5E315C2"/>
    <w:rsid w:val="E6DEEF3C"/>
    <w:rsid w:val="E6F500E1"/>
    <w:rsid w:val="E6F67974"/>
    <w:rsid w:val="E6FCE9E9"/>
    <w:rsid w:val="E716589A"/>
    <w:rsid w:val="E773D7E0"/>
    <w:rsid w:val="E77D9CDA"/>
    <w:rsid w:val="E7BD8A96"/>
    <w:rsid w:val="E7E7F32E"/>
    <w:rsid w:val="E7EE4A39"/>
    <w:rsid w:val="E7FAE79C"/>
    <w:rsid w:val="E7FC554B"/>
    <w:rsid w:val="E97D7592"/>
    <w:rsid w:val="E9A75ACA"/>
    <w:rsid w:val="E9BD63EB"/>
    <w:rsid w:val="E9CB0CAE"/>
    <w:rsid w:val="E9FF6EE5"/>
    <w:rsid w:val="EAD729AA"/>
    <w:rsid w:val="EAD7A193"/>
    <w:rsid w:val="EAECDF13"/>
    <w:rsid w:val="EAEF9688"/>
    <w:rsid w:val="EAF7D869"/>
    <w:rsid w:val="EAFF5B5B"/>
    <w:rsid w:val="EBD77E53"/>
    <w:rsid w:val="EBD7C53F"/>
    <w:rsid w:val="EBDDC18A"/>
    <w:rsid w:val="EBDE8711"/>
    <w:rsid w:val="EBDF65F4"/>
    <w:rsid w:val="EBE68D30"/>
    <w:rsid w:val="EBED0710"/>
    <w:rsid w:val="EBED0E0E"/>
    <w:rsid w:val="EBEF3869"/>
    <w:rsid w:val="EBEF993D"/>
    <w:rsid w:val="EBF527B3"/>
    <w:rsid w:val="EBFF604B"/>
    <w:rsid w:val="EBFFA954"/>
    <w:rsid w:val="EBFFCB9A"/>
    <w:rsid w:val="ECAB0214"/>
    <w:rsid w:val="ECBFDFD4"/>
    <w:rsid w:val="ECC38270"/>
    <w:rsid w:val="ECEB6FFE"/>
    <w:rsid w:val="ECFFF486"/>
    <w:rsid w:val="ED65C171"/>
    <w:rsid w:val="ED6C7B92"/>
    <w:rsid w:val="ED910ECD"/>
    <w:rsid w:val="ED9BA28C"/>
    <w:rsid w:val="EDB8A837"/>
    <w:rsid w:val="EDD594E9"/>
    <w:rsid w:val="EDDDD513"/>
    <w:rsid w:val="EDE7A048"/>
    <w:rsid w:val="EDEF907F"/>
    <w:rsid w:val="EDEFE0AE"/>
    <w:rsid w:val="EDFE16EA"/>
    <w:rsid w:val="EDFF4075"/>
    <w:rsid w:val="EDFF8B43"/>
    <w:rsid w:val="EE6C2098"/>
    <w:rsid w:val="EEB55267"/>
    <w:rsid w:val="EEB9D594"/>
    <w:rsid w:val="EEBE1956"/>
    <w:rsid w:val="EEBE616B"/>
    <w:rsid w:val="EEC43052"/>
    <w:rsid w:val="EECE0225"/>
    <w:rsid w:val="EEDF8AF3"/>
    <w:rsid w:val="EEEF2472"/>
    <w:rsid w:val="EEEF4142"/>
    <w:rsid w:val="EEFF1801"/>
    <w:rsid w:val="EF1FDDFB"/>
    <w:rsid w:val="EF363FE7"/>
    <w:rsid w:val="EF553BE7"/>
    <w:rsid w:val="EF6E5D01"/>
    <w:rsid w:val="EF75F740"/>
    <w:rsid w:val="EF7808E4"/>
    <w:rsid w:val="EF7F1856"/>
    <w:rsid w:val="EFA3DA22"/>
    <w:rsid w:val="EFB722F0"/>
    <w:rsid w:val="EFBFAF77"/>
    <w:rsid w:val="EFCB8715"/>
    <w:rsid w:val="EFDB2EF9"/>
    <w:rsid w:val="EFDD8363"/>
    <w:rsid w:val="EFDE4972"/>
    <w:rsid w:val="EFDF5FE8"/>
    <w:rsid w:val="EFDFB6AF"/>
    <w:rsid w:val="EFEDC37A"/>
    <w:rsid w:val="EFEDF204"/>
    <w:rsid w:val="EFEF7518"/>
    <w:rsid w:val="EFF2255C"/>
    <w:rsid w:val="EFF5E668"/>
    <w:rsid w:val="EFF6ABEA"/>
    <w:rsid w:val="EFF6B595"/>
    <w:rsid w:val="EFF788F6"/>
    <w:rsid w:val="EFFC9694"/>
    <w:rsid w:val="EFFF225F"/>
    <w:rsid w:val="EFFF6134"/>
    <w:rsid w:val="EFFF77CE"/>
    <w:rsid w:val="EFFF851B"/>
    <w:rsid w:val="EFFF8D8C"/>
    <w:rsid w:val="EFFF9166"/>
    <w:rsid w:val="F0B19577"/>
    <w:rsid w:val="F1D3B228"/>
    <w:rsid w:val="F1FD46E6"/>
    <w:rsid w:val="F2BDECCE"/>
    <w:rsid w:val="F2BF09ED"/>
    <w:rsid w:val="F2DA5192"/>
    <w:rsid w:val="F2F81861"/>
    <w:rsid w:val="F3557F42"/>
    <w:rsid w:val="F364773F"/>
    <w:rsid w:val="F36B3A46"/>
    <w:rsid w:val="F36E42E9"/>
    <w:rsid w:val="F3AF8C3C"/>
    <w:rsid w:val="F3B78EFA"/>
    <w:rsid w:val="F3CF7BDC"/>
    <w:rsid w:val="F3E7D679"/>
    <w:rsid w:val="F3FDE929"/>
    <w:rsid w:val="F3FFBF7D"/>
    <w:rsid w:val="F43E6BA2"/>
    <w:rsid w:val="F47E0A99"/>
    <w:rsid w:val="F4F63589"/>
    <w:rsid w:val="F4FAAE2B"/>
    <w:rsid w:val="F4FD3029"/>
    <w:rsid w:val="F4FD6D44"/>
    <w:rsid w:val="F4FE15E3"/>
    <w:rsid w:val="F56D43A4"/>
    <w:rsid w:val="F5BF5F4D"/>
    <w:rsid w:val="F5BFBACB"/>
    <w:rsid w:val="F5D39DF7"/>
    <w:rsid w:val="F5DE4207"/>
    <w:rsid w:val="F5FCEBF0"/>
    <w:rsid w:val="F5FDC66F"/>
    <w:rsid w:val="F5FDDC2C"/>
    <w:rsid w:val="F5FF43BA"/>
    <w:rsid w:val="F5FFD8CD"/>
    <w:rsid w:val="F6328197"/>
    <w:rsid w:val="F67128DC"/>
    <w:rsid w:val="F67BC8E4"/>
    <w:rsid w:val="F67D6207"/>
    <w:rsid w:val="F68A3F41"/>
    <w:rsid w:val="F6A7B939"/>
    <w:rsid w:val="F6D54274"/>
    <w:rsid w:val="F6DB2029"/>
    <w:rsid w:val="F6DC6FC8"/>
    <w:rsid w:val="F6E23FE1"/>
    <w:rsid w:val="F6FB2BAE"/>
    <w:rsid w:val="F6FD2F76"/>
    <w:rsid w:val="F71ABEDD"/>
    <w:rsid w:val="F72CE490"/>
    <w:rsid w:val="F73E523E"/>
    <w:rsid w:val="F74CBE59"/>
    <w:rsid w:val="F74EF239"/>
    <w:rsid w:val="F75A8E09"/>
    <w:rsid w:val="F76E03E9"/>
    <w:rsid w:val="F77BA84D"/>
    <w:rsid w:val="F77F6134"/>
    <w:rsid w:val="F78F0D52"/>
    <w:rsid w:val="F79B7D91"/>
    <w:rsid w:val="F7A366F9"/>
    <w:rsid w:val="F7AD140E"/>
    <w:rsid w:val="F7B3FD70"/>
    <w:rsid w:val="F7B7D098"/>
    <w:rsid w:val="F7BF95A6"/>
    <w:rsid w:val="F7DBFCC0"/>
    <w:rsid w:val="F7E1632F"/>
    <w:rsid w:val="F7EACA7D"/>
    <w:rsid w:val="F7EF1C27"/>
    <w:rsid w:val="F7EF392D"/>
    <w:rsid w:val="F7F382CD"/>
    <w:rsid w:val="F7F48F41"/>
    <w:rsid w:val="F7F51B91"/>
    <w:rsid w:val="F7F688CA"/>
    <w:rsid w:val="F7F6D8BD"/>
    <w:rsid w:val="F7F737C1"/>
    <w:rsid w:val="F7FDFBAB"/>
    <w:rsid w:val="F7FECB30"/>
    <w:rsid w:val="F7FFFAE8"/>
    <w:rsid w:val="F84ED72F"/>
    <w:rsid w:val="F8F783CF"/>
    <w:rsid w:val="F8FD0B73"/>
    <w:rsid w:val="F937EC07"/>
    <w:rsid w:val="F9D6B7D7"/>
    <w:rsid w:val="F9DE59D8"/>
    <w:rsid w:val="F9E302D8"/>
    <w:rsid w:val="F9F7F347"/>
    <w:rsid w:val="F9FB548C"/>
    <w:rsid w:val="F9FBA6EC"/>
    <w:rsid w:val="F9FD3D66"/>
    <w:rsid w:val="F9FE0C61"/>
    <w:rsid w:val="FA2C97D3"/>
    <w:rsid w:val="FA3DC879"/>
    <w:rsid w:val="FA6F7209"/>
    <w:rsid w:val="FA7B38C3"/>
    <w:rsid w:val="FA7F11D8"/>
    <w:rsid w:val="FA7F328D"/>
    <w:rsid w:val="FA7F98C6"/>
    <w:rsid w:val="FA8E6AD0"/>
    <w:rsid w:val="FA974772"/>
    <w:rsid w:val="FAAA415B"/>
    <w:rsid w:val="FABFD274"/>
    <w:rsid w:val="FAEC8F25"/>
    <w:rsid w:val="FAEDCEBD"/>
    <w:rsid w:val="FAF8BE80"/>
    <w:rsid w:val="FAFFE2F2"/>
    <w:rsid w:val="FB1F0D57"/>
    <w:rsid w:val="FB3B15EA"/>
    <w:rsid w:val="FB5A526D"/>
    <w:rsid w:val="FB5BE092"/>
    <w:rsid w:val="FB630FBF"/>
    <w:rsid w:val="FB671EC7"/>
    <w:rsid w:val="FB7BAB4A"/>
    <w:rsid w:val="FB7D7743"/>
    <w:rsid w:val="FB7D99F4"/>
    <w:rsid w:val="FB7EB295"/>
    <w:rsid w:val="FB8D3D43"/>
    <w:rsid w:val="FB962C01"/>
    <w:rsid w:val="FB9F657D"/>
    <w:rsid w:val="FB9FC050"/>
    <w:rsid w:val="FB9FC06B"/>
    <w:rsid w:val="FBBA5BA5"/>
    <w:rsid w:val="FBBED50F"/>
    <w:rsid w:val="FBBF5427"/>
    <w:rsid w:val="FBBF57E6"/>
    <w:rsid w:val="FBBF8EB8"/>
    <w:rsid w:val="FBD6E977"/>
    <w:rsid w:val="FBD73B40"/>
    <w:rsid w:val="FBDD3CF5"/>
    <w:rsid w:val="FBDDE651"/>
    <w:rsid w:val="FBDF0CA7"/>
    <w:rsid w:val="FBE6F4B1"/>
    <w:rsid w:val="FBE7DF38"/>
    <w:rsid w:val="FBE90321"/>
    <w:rsid w:val="FBEB2D18"/>
    <w:rsid w:val="FBEBF93B"/>
    <w:rsid w:val="FBECED76"/>
    <w:rsid w:val="FBFBB054"/>
    <w:rsid w:val="FBFD0E86"/>
    <w:rsid w:val="FBFD37FC"/>
    <w:rsid w:val="FBFDD865"/>
    <w:rsid w:val="FBFEB60E"/>
    <w:rsid w:val="FBFEDD87"/>
    <w:rsid w:val="FBFF5BA0"/>
    <w:rsid w:val="FBFFD45F"/>
    <w:rsid w:val="FBFFE39A"/>
    <w:rsid w:val="FBFFF429"/>
    <w:rsid w:val="FC60AF9A"/>
    <w:rsid w:val="FC69BFFB"/>
    <w:rsid w:val="FC7D34FC"/>
    <w:rsid w:val="FCBD5B18"/>
    <w:rsid w:val="FCBE1287"/>
    <w:rsid w:val="FCD6EA98"/>
    <w:rsid w:val="FCDF8CB9"/>
    <w:rsid w:val="FCEF194F"/>
    <w:rsid w:val="FCEFD9CC"/>
    <w:rsid w:val="FCF6EB11"/>
    <w:rsid w:val="FCFB1BC6"/>
    <w:rsid w:val="FCFFF915"/>
    <w:rsid w:val="FD234C79"/>
    <w:rsid w:val="FD6033D7"/>
    <w:rsid w:val="FD772362"/>
    <w:rsid w:val="FD773764"/>
    <w:rsid w:val="FD77AF38"/>
    <w:rsid w:val="FD7BEB85"/>
    <w:rsid w:val="FD7FAEEB"/>
    <w:rsid w:val="FD7FB316"/>
    <w:rsid w:val="FD975E64"/>
    <w:rsid w:val="FD9EF50B"/>
    <w:rsid w:val="FDAF5534"/>
    <w:rsid w:val="FDB9BCAF"/>
    <w:rsid w:val="FDBA03E6"/>
    <w:rsid w:val="FDBDC1DE"/>
    <w:rsid w:val="FDBEEBD0"/>
    <w:rsid w:val="FDBF3774"/>
    <w:rsid w:val="FDBF54AC"/>
    <w:rsid w:val="FDBF6A38"/>
    <w:rsid w:val="FDBFF196"/>
    <w:rsid w:val="FDCC5C0F"/>
    <w:rsid w:val="FDCF3D70"/>
    <w:rsid w:val="FDCFD5FD"/>
    <w:rsid w:val="FDD79B76"/>
    <w:rsid w:val="FDDB9BF8"/>
    <w:rsid w:val="FDDBEA2E"/>
    <w:rsid w:val="FDDCC1C7"/>
    <w:rsid w:val="FDDEAE72"/>
    <w:rsid w:val="FDEA4BE9"/>
    <w:rsid w:val="FDEA91DD"/>
    <w:rsid w:val="FDF5F17B"/>
    <w:rsid w:val="FDF6BAC8"/>
    <w:rsid w:val="FDF73857"/>
    <w:rsid w:val="FDF75557"/>
    <w:rsid w:val="FDF7919F"/>
    <w:rsid w:val="FDF7DC38"/>
    <w:rsid w:val="FDF7EAF9"/>
    <w:rsid w:val="FDFB6391"/>
    <w:rsid w:val="FDFD645B"/>
    <w:rsid w:val="FDFF057D"/>
    <w:rsid w:val="FDFF13C7"/>
    <w:rsid w:val="FDFFBE4E"/>
    <w:rsid w:val="FE2F103B"/>
    <w:rsid w:val="FE3F4491"/>
    <w:rsid w:val="FE4278A8"/>
    <w:rsid w:val="FE5A3FD8"/>
    <w:rsid w:val="FE5BF8E1"/>
    <w:rsid w:val="FE5ED967"/>
    <w:rsid w:val="FE654F4B"/>
    <w:rsid w:val="FE6B17C1"/>
    <w:rsid w:val="FE6F4212"/>
    <w:rsid w:val="FE766F77"/>
    <w:rsid w:val="FE7A3F64"/>
    <w:rsid w:val="FE7B2B7E"/>
    <w:rsid w:val="FE7C4C2C"/>
    <w:rsid w:val="FE7C8BEF"/>
    <w:rsid w:val="FE9DDE6C"/>
    <w:rsid w:val="FEAF11B1"/>
    <w:rsid w:val="FEAF23B0"/>
    <w:rsid w:val="FEB70094"/>
    <w:rsid w:val="FEB7B236"/>
    <w:rsid w:val="FEB7F58F"/>
    <w:rsid w:val="FEBFCFDD"/>
    <w:rsid w:val="FED7F35D"/>
    <w:rsid w:val="FEDE635E"/>
    <w:rsid w:val="FEDF29D6"/>
    <w:rsid w:val="FEEBD586"/>
    <w:rsid w:val="FEEC7CE8"/>
    <w:rsid w:val="FEEF0F81"/>
    <w:rsid w:val="FEF236F0"/>
    <w:rsid w:val="FEF346B3"/>
    <w:rsid w:val="FEF77E31"/>
    <w:rsid w:val="FEF7DBFF"/>
    <w:rsid w:val="FEF92C18"/>
    <w:rsid w:val="FEF9DBE9"/>
    <w:rsid w:val="FEFB580C"/>
    <w:rsid w:val="FEFD2BD1"/>
    <w:rsid w:val="FEFE8773"/>
    <w:rsid w:val="FEFF0C03"/>
    <w:rsid w:val="FEFF154F"/>
    <w:rsid w:val="FEFF758D"/>
    <w:rsid w:val="FF079AE0"/>
    <w:rsid w:val="FF0B768C"/>
    <w:rsid w:val="FF1E3B67"/>
    <w:rsid w:val="FF2A5CE1"/>
    <w:rsid w:val="FF2B2BD0"/>
    <w:rsid w:val="FF2D736F"/>
    <w:rsid w:val="FF377F13"/>
    <w:rsid w:val="FF38BCB3"/>
    <w:rsid w:val="FF3E54F0"/>
    <w:rsid w:val="FF3F18DB"/>
    <w:rsid w:val="FF4015F1"/>
    <w:rsid w:val="FF47C2BF"/>
    <w:rsid w:val="FF53EBA6"/>
    <w:rsid w:val="FF574381"/>
    <w:rsid w:val="FF5C145C"/>
    <w:rsid w:val="FF6F3A23"/>
    <w:rsid w:val="FF6F624C"/>
    <w:rsid w:val="FF6FA109"/>
    <w:rsid w:val="FF71FF71"/>
    <w:rsid w:val="FF775D09"/>
    <w:rsid w:val="FF78402F"/>
    <w:rsid w:val="FF7B2FE5"/>
    <w:rsid w:val="FF7DCBB7"/>
    <w:rsid w:val="FF7E342F"/>
    <w:rsid w:val="FF7E5F06"/>
    <w:rsid w:val="FF7F0235"/>
    <w:rsid w:val="FF7F4570"/>
    <w:rsid w:val="FF9904DE"/>
    <w:rsid w:val="FFA73A6C"/>
    <w:rsid w:val="FFA7B9FD"/>
    <w:rsid w:val="FFA8A6D8"/>
    <w:rsid w:val="FFAB2CAB"/>
    <w:rsid w:val="FFAD5D2F"/>
    <w:rsid w:val="FFAEAEE3"/>
    <w:rsid w:val="FFB44055"/>
    <w:rsid w:val="FFB5D8FD"/>
    <w:rsid w:val="FFB65C2D"/>
    <w:rsid w:val="FFBB1A19"/>
    <w:rsid w:val="FFBBD760"/>
    <w:rsid w:val="FFBD5489"/>
    <w:rsid w:val="FFBD8AAD"/>
    <w:rsid w:val="FFBE8824"/>
    <w:rsid w:val="FFBE9B8A"/>
    <w:rsid w:val="FFBF1347"/>
    <w:rsid w:val="FFBFAB61"/>
    <w:rsid w:val="FFBFB2D4"/>
    <w:rsid w:val="FFBFC974"/>
    <w:rsid w:val="FFCE65FC"/>
    <w:rsid w:val="FFD76942"/>
    <w:rsid w:val="FFDB9414"/>
    <w:rsid w:val="FFDB9ADB"/>
    <w:rsid w:val="FFDF3BC0"/>
    <w:rsid w:val="FFE366C0"/>
    <w:rsid w:val="FFE502C7"/>
    <w:rsid w:val="FFE7E2D3"/>
    <w:rsid w:val="FFEB9C74"/>
    <w:rsid w:val="FFED088E"/>
    <w:rsid w:val="FFEFD9C3"/>
    <w:rsid w:val="FFF21BC3"/>
    <w:rsid w:val="FFF39E70"/>
    <w:rsid w:val="FFF50980"/>
    <w:rsid w:val="FFF52E7C"/>
    <w:rsid w:val="FFF7CD20"/>
    <w:rsid w:val="FFF7D95A"/>
    <w:rsid w:val="FFF7DC4F"/>
    <w:rsid w:val="FFF901B4"/>
    <w:rsid w:val="FFF9C5A7"/>
    <w:rsid w:val="FFFA6893"/>
    <w:rsid w:val="FFFB016D"/>
    <w:rsid w:val="FFFBBBD9"/>
    <w:rsid w:val="FFFCA460"/>
    <w:rsid w:val="FFFD3DC3"/>
    <w:rsid w:val="FFFD770C"/>
    <w:rsid w:val="FFFD7714"/>
    <w:rsid w:val="FFFD7EAD"/>
    <w:rsid w:val="FFFD8989"/>
    <w:rsid w:val="FFFE0120"/>
    <w:rsid w:val="FFFEA588"/>
    <w:rsid w:val="FFFEDAB9"/>
    <w:rsid w:val="FFFEDD47"/>
    <w:rsid w:val="FFFEE0E8"/>
    <w:rsid w:val="FFFEF7A3"/>
    <w:rsid w:val="FFFF1C57"/>
    <w:rsid w:val="FFFF3377"/>
    <w:rsid w:val="FFFF8044"/>
    <w:rsid w:val="FFFF8318"/>
    <w:rsid w:val="FFFF8333"/>
    <w:rsid w:val="FFFF933A"/>
    <w:rsid w:val="FFFF94BF"/>
    <w:rsid w:val="FFFF9563"/>
    <w:rsid w:val="FFFFB597"/>
    <w:rsid w:val="FFFFC1F9"/>
    <w:rsid w:val="FFFFCD47"/>
    <w:rsid w:val="FFFFDCE7"/>
  </w:rsids>
  <m:mathPr>
    <m:mathFont m:val="Cambria Math"/>
    <m:brkBin m:val="before"/>
    <m:brkBinSub m:val="--"/>
    <m:smallFrac m:val="0"/>
    <m:dispDef/>
    <m:lMargin m:val="0"/>
    <m:rMargin m:val="0"/>
    <m:defJc m:val="centerGroup"/>
    <m:wrapIndent m:val="1440"/>
    <m:intLim m:val="subSup"/>
    <m:naryLim m:val="undOvr"/>
  </m:mathPr>
  <w:attachedSchema w:val="urn:schemas:contacts"/>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99" w:semiHidden="0" w:name="toc 1"/>
    <w:lsdException w:qFormat="1" w:unhideWhenUsed="0" w:uiPriority="99" w:semiHidden="0" w:name="toc 2"/>
    <w:lsdException w:unhideWhenUsed="0" w:uiPriority="9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99" w:name="annotation text"/>
    <w:lsdException w:unhideWhenUsed="0" w:uiPriority="99" w:semiHidden="0" w:name="header"/>
    <w:lsdException w:unhideWhenUsed="0" w:uiPriority="99" w:semiHidden="0" w:name="footer"/>
    <w:lsdException w:uiPriority="99" w:name="index heading"/>
    <w:lsdException w:qFormat="1" w:unhideWhenUsed="0" w:uiPriority="99" w:semiHidden="0" w:name="caption"/>
    <w:lsdException w:unhideWhenUsed="0" w:uiPriority="99" w:semiHidden="0" w:name="table of figures"/>
    <w:lsdException w:uiPriority="99" w:name="envelope address"/>
    <w:lsdException w:uiPriority="99" w:name="envelope return"/>
    <w:lsdException w:uiPriority="99" w:name="footnote reference"/>
    <w:lsdException w:qFormat="1" w:unhideWhenUsed="0"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nhideWhenUsed="0" w:uiPriority="99" w:name="Default Paragraph Font"/>
    <w:lsdException w:uiPriority="99" w:name="Body Text"/>
    <w:lsdException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semiHidden="0" w:name="FollowedHyperlink"/>
    <w:lsdException w:qFormat="1" w:unhideWhenUsed="0" w:uiPriority="99" w:semiHidden="0" w:name="Strong"/>
    <w:lsdException w:qFormat="1" w:unhideWhenUsed="0" w:uiPriority="0" w:semiHidden="0" w:name="Emphasis" w:locked="1"/>
    <w:lsdException w:qFormat="1" w:unhideWhenUsed="0" w:uiPriority="99" w:name="Document Map"/>
    <w:lsdException w:unhideWhenUsed="0" w:uiPriority="99"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7"/>
    <w:qFormat/>
    <w:uiPriority w:val="99"/>
    <w:pPr>
      <w:keepNext/>
      <w:keepLines/>
      <w:spacing w:before="340" w:after="330" w:line="578" w:lineRule="auto"/>
      <w:outlineLvl w:val="0"/>
    </w:pPr>
    <w:rPr>
      <w:b/>
      <w:bCs/>
      <w:kern w:val="44"/>
      <w:sz w:val="44"/>
      <w:szCs w:val="44"/>
    </w:rPr>
  </w:style>
  <w:style w:type="paragraph" w:styleId="3">
    <w:name w:val="heading 2"/>
    <w:basedOn w:val="1"/>
    <w:next w:val="1"/>
    <w:link w:val="28"/>
    <w:qFormat/>
    <w:uiPriority w:val="99"/>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9"/>
    <w:qFormat/>
    <w:uiPriority w:val="99"/>
    <w:pPr>
      <w:keepNext/>
      <w:keepLines/>
      <w:spacing w:before="260" w:after="260" w:line="416" w:lineRule="auto"/>
      <w:outlineLvl w:val="2"/>
    </w:pPr>
    <w:rPr>
      <w:b/>
      <w:bCs/>
      <w:sz w:val="32"/>
      <w:szCs w:val="32"/>
    </w:rPr>
  </w:style>
  <w:style w:type="character" w:default="1" w:styleId="19">
    <w:name w:val="Default Paragraph Font"/>
    <w:semiHidden/>
    <w:qFormat/>
    <w:uiPriority w:val="99"/>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48"/>
    <w:semiHidden/>
    <w:uiPriority w:val="99"/>
    <w:rPr>
      <w:b/>
      <w:bCs/>
    </w:rPr>
  </w:style>
  <w:style w:type="paragraph" w:styleId="6">
    <w:name w:val="annotation text"/>
    <w:basedOn w:val="1"/>
    <w:link w:val="47"/>
    <w:semiHidden/>
    <w:qFormat/>
    <w:uiPriority w:val="99"/>
    <w:pPr>
      <w:jc w:val="left"/>
    </w:pPr>
  </w:style>
  <w:style w:type="paragraph" w:styleId="7">
    <w:name w:val="caption"/>
    <w:basedOn w:val="1"/>
    <w:next w:val="1"/>
    <w:qFormat/>
    <w:uiPriority w:val="99"/>
    <w:rPr>
      <w:rFonts w:ascii="Arial" w:hAnsi="Arial" w:eastAsia="黑体"/>
      <w:sz w:val="20"/>
    </w:rPr>
  </w:style>
  <w:style w:type="paragraph" w:styleId="8">
    <w:name w:val="Document Map"/>
    <w:basedOn w:val="1"/>
    <w:link w:val="46"/>
    <w:semiHidden/>
    <w:qFormat/>
    <w:uiPriority w:val="99"/>
    <w:pPr>
      <w:shd w:val="clear" w:color="auto" w:fill="000080"/>
    </w:pPr>
  </w:style>
  <w:style w:type="paragraph" w:styleId="9">
    <w:name w:val="Body Text Indent"/>
    <w:basedOn w:val="1"/>
    <w:link w:val="30"/>
    <w:uiPriority w:val="99"/>
    <w:pPr>
      <w:spacing w:after="120"/>
      <w:ind w:left="420"/>
    </w:pPr>
    <w:rPr>
      <w:szCs w:val="21"/>
    </w:rPr>
  </w:style>
  <w:style w:type="paragraph" w:styleId="10">
    <w:name w:val="toc 3"/>
    <w:basedOn w:val="1"/>
    <w:next w:val="1"/>
    <w:uiPriority w:val="99"/>
    <w:pPr>
      <w:tabs>
        <w:tab w:val="left" w:pos="1680"/>
        <w:tab w:val="right" w:leader="dot" w:pos="8296"/>
      </w:tabs>
      <w:spacing w:line="400" w:lineRule="exact"/>
      <w:ind w:left="840" w:leftChars="400"/>
      <w:jc w:val="left"/>
    </w:pPr>
    <w:rPr>
      <w:rFonts w:ascii="Arial" w:hAnsi="Arial"/>
      <w:sz w:val="24"/>
      <w:szCs w:val="28"/>
    </w:rPr>
  </w:style>
  <w:style w:type="paragraph" w:styleId="11">
    <w:name w:val="Plain Text"/>
    <w:basedOn w:val="1"/>
    <w:link w:val="31"/>
    <w:uiPriority w:val="99"/>
    <w:pPr>
      <w:widowControl/>
      <w:spacing w:before="100" w:beforeAutospacing="1" w:after="100" w:afterAutospacing="1"/>
      <w:jc w:val="left"/>
    </w:pPr>
    <w:rPr>
      <w:rFonts w:ascii="宋体" w:hAnsi="宋体" w:cs="宋体"/>
      <w:kern w:val="0"/>
      <w:sz w:val="24"/>
    </w:rPr>
  </w:style>
  <w:style w:type="paragraph" w:styleId="12">
    <w:name w:val="Balloon Text"/>
    <w:basedOn w:val="1"/>
    <w:link w:val="49"/>
    <w:semiHidden/>
    <w:uiPriority w:val="99"/>
    <w:rPr>
      <w:sz w:val="18"/>
      <w:szCs w:val="18"/>
    </w:rPr>
  </w:style>
  <w:style w:type="paragraph" w:styleId="13">
    <w:name w:val="footer"/>
    <w:basedOn w:val="1"/>
    <w:link w:val="32"/>
    <w:uiPriority w:val="99"/>
    <w:pPr>
      <w:tabs>
        <w:tab w:val="center" w:pos="4153"/>
        <w:tab w:val="right" w:pos="8306"/>
      </w:tabs>
      <w:snapToGrid w:val="0"/>
      <w:jc w:val="left"/>
    </w:pPr>
    <w:rPr>
      <w:sz w:val="18"/>
      <w:szCs w:val="18"/>
    </w:rPr>
  </w:style>
  <w:style w:type="paragraph" w:styleId="14">
    <w:name w:val="header"/>
    <w:basedOn w:val="1"/>
    <w:link w:val="33"/>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iPriority w:val="99"/>
    <w:pPr>
      <w:tabs>
        <w:tab w:val="right" w:leader="dot" w:pos="8296"/>
      </w:tabs>
      <w:spacing w:line="400" w:lineRule="exact"/>
      <w:jc w:val="left"/>
    </w:pPr>
    <w:rPr>
      <w:rFonts w:ascii="Arial" w:hAnsi="Arial"/>
      <w:sz w:val="24"/>
      <w:szCs w:val="30"/>
    </w:rPr>
  </w:style>
  <w:style w:type="paragraph" w:styleId="16">
    <w:name w:val="table of figures"/>
    <w:basedOn w:val="1"/>
    <w:next w:val="1"/>
    <w:uiPriority w:val="99"/>
    <w:pPr>
      <w:ind w:left="200" w:leftChars="200" w:hanging="200" w:hangingChars="200"/>
    </w:pPr>
  </w:style>
  <w:style w:type="paragraph" w:styleId="17">
    <w:name w:val="toc 2"/>
    <w:basedOn w:val="1"/>
    <w:next w:val="1"/>
    <w:qFormat/>
    <w:uiPriority w:val="99"/>
    <w:pPr>
      <w:tabs>
        <w:tab w:val="right" w:leader="dot" w:pos="8296"/>
      </w:tabs>
      <w:spacing w:line="400" w:lineRule="exact"/>
      <w:ind w:left="200" w:leftChars="200"/>
      <w:jc w:val="left"/>
    </w:pPr>
    <w:rPr>
      <w:rFonts w:ascii="Arial" w:hAnsi="Arial"/>
      <w:sz w:val="24"/>
      <w:szCs w:val="28"/>
    </w:rPr>
  </w:style>
  <w:style w:type="paragraph" w:styleId="18">
    <w:name w:val="Normal (Web)"/>
    <w:basedOn w:val="1"/>
    <w:qFormat/>
    <w:uiPriority w:val="99"/>
    <w:pPr>
      <w:widowControl/>
      <w:spacing w:before="100" w:beforeAutospacing="1" w:after="100" w:afterAutospacing="1"/>
      <w:jc w:val="left"/>
    </w:pPr>
    <w:rPr>
      <w:rFonts w:ascii="宋体" w:hAnsi="宋体" w:cs="宋体"/>
      <w:kern w:val="0"/>
      <w:sz w:val="24"/>
    </w:rPr>
  </w:style>
  <w:style w:type="character" w:styleId="20">
    <w:name w:val="Strong"/>
    <w:basedOn w:val="19"/>
    <w:qFormat/>
    <w:uiPriority w:val="99"/>
    <w:rPr>
      <w:rFonts w:cs="Times New Roman"/>
      <w:b/>
      <w:bCs/>
    </w:rPr>
  </w:style>
  <w:style w:type="character" w:styleId="21">
    <w:name w:val="page number"/>
    <w:basedOn w:val="19"/>
    <w:qFormat/>
    <w:uiPriority w:val="99"/>
    <w:rPr>
      <w:rFonts w:cs="Times New Roman"/>
    </w:rPr>
  </w:style>
  <w:style w:type="character" w:styleId="22">
    <w:name w:val="FollowedHyperlink"/>
    <w:basedOn w:val="19"/>
    <w:unhideWhenUsed/>
    <w:qFormat/>
    <w:uiPriority w:val="99"/>
    <w:rPr>
      <w:color w:val="800080"/>
      <w:u w:val="single"/>
    </w:rPr>
  </w:style>
  <w:style w:type="character" w:styleId="23">
    <w:name w:val="Hyperlink"/>
    <w:basedOn w:val="19"/>
    <w:qFormat/>
    <w:uiPriority w:val="99"/>
    <w:rPr>
      <w:rFonts w:cs="Times New Roman"/>
      <w:color w:val="0000FF"/>
      <w:u w:val="single"/>
    </w:rPr>
  </w:style>
  <w:style w:type="character" w:styleId="24">
    <w:name w:val="annotation reference"/>
    <w:basedOn w:val="19"/>
    <w:semiHidden/>
    <w:qFormat/>
    <w:uiPriority w:val="99"/>
    <w:rPr>
      <w:rFonts w:cs="Times New Roman"/>
      <w:sz w:val="21"/>
      <w:szCs w:val="21"/>
    </w:rPr>
  </w:style>
  <w:style w:type="table" w:styleId="26">
    <w:name w:val="Table Grid"/>
    <w:basedOn w:val="25"/>
    <w:qFormat/>
    <w:uiPriority w:val="99"/>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Heading 1 Char"/>
    <w:basedOn w:val="19"/>
    <w:link w:val="2"/>
    <w:qFormat/>
    <w:uiPriority w:val="9"/>
    <w:rPr>
      <w:b/>
      <w:bCs/>
      <w:kern w:val="44"/>
      <w:sz w:val="44"/>
      <w:szCs w:val="44"/>
    </w:rPr>
  </w:style>
  <w:style w:type="character" w:customStyle="1" w:styleId="28">
    <w:name w:val="Heading 2 Char"/>
    <w:basedOn w:val="19"/>
    <w:link w:val="3"/>
    <w:semiHidden/>
    <w:qFormat/>
    <w:uiPriority w:val="9"/>
    <w:rPr>
      <w:rFonts w:asciiTheme="majorHAnsi" w:hAnsiTheme="majorHAnsi" w:eastAsiaTheme="majorEastAsia" w:cstheme="majorBidi"/>
      <w:b/>
      <w:bCs/>
      <w:sz w:val="32"/>
      <w:szCs w:val="32"/>
    </w:rPr>
  </w:style>
  <w:style w:type="character" w:customStyle="1" w:styleId="29">
    <w:name w:val="Heading 3 Char"/>
    <w:basedOn w:val="19"/>
    <w:link w:val="4"/>
    <w:semiHidden/>
    <w:qFormat/>
    <w:uiPriority w:val="9"/>
    <w:rPr>
      <w:b/>
      <w:bCs/>
      <w:sz w:val="32"/>
      <w:szCs w:val="32"/>
    </w:rPr>
  </w:style>
  <w:style w:type="character" w:customStyle="1" w:styleId="30">
    <w:name w:val="Body Text Indent Char"/>
    <w:basedOn w:val="19"/>
    <w:link w:val="9"/>
    <w:semiHidden/>
    <w:qFormat/>
    <w:uiPriority w:val="99"/>
    <w:rPr>
      <w:szCs w:val="24"/>
    </w:rPr>
  </w:style>
  <w:style w:type="character" w:customStyle="1" w:styleId="31">
    <w:name w:val="Plain Text Char"/>
    <w:basedOn w:val="19"/>
    <w:link w:val="11"/>
    <w:semiHidden/>
    <w:qFormat/>
    <w:uiPriority w:val="99"/>
    <w:rPr>
      <w:rFonts w:ascii="宋体" w:hAnsi="Courier New" w:cs="Courier New"/>
      <w:szCs w:val="21"/>
    </w:rPr>
  </w:style>
  <w:style w:type="character" w:customStyle="1" w:styleId="32">
    <w:name w:val="Footer Char"/>
    <w:basedOn w:val="19"/>
    <w:link w:val="13"/>
    <w:semiHidden/>
    <w:qFormat/>
    <w:uiPriority w:val="99"/>
    <w:rPr>
      <w:sz w:val="18"/>
      <w:szCs w:val="18"/>
    </w:rPr>
  </w:style>
  <w:style w:type="character" w:customStyle="1" w:styleId="33">
    <w:name w:val="Header Char"/>
    <w:basedOn w:val="19"/>
    <w:link w:val="14"/>
    <w:semiHidden/>
    <w:qFormat/>
    <w:uiPriority w:val="99"/>
    <w:rPr>
      <w:sz w:val="18"/>
      <w:szCs w:val="18"/>
    </w:rPr>
  </w:style>
  <w:style w:type="paragraph" w:customStyle="1" w:styleId="34">
    <w:name w:val="宋体"/>
    <w:basedOn w:val="1"/>
    <w:qFormat/>
    <w:uiPriority w:val="99"/>
    <w:pPr>
      <w:jc w:val="center"/>
    </w:pPr>
    <w:rPr>
      <w:b/>
      <w:sz w:val="30"/>
    </w:rPr>
  </w:style>
  <w:style w:type="paragraph" w:customStyle="1" w:styleId="35">
    <w:name w:val="Normal1"/>
    <w:qFormat/>
    <w:uiPriority w:val="99"/>
    <w:pPr>
      <w:jc w:val="both"/>
    </w:pPr>
    <w:rPr>
      <w:rFonts w:ascii="Times New Roman" w:hAnsi="Times New Roman" w:eastAsia="宋体" w:cs="Times New Roman"/>
      <w:kern w:val="2"/>
      <w:sz w:val="21"/>
      <w:szCs w:val="21"/>
      <w:lang w:val="en-US" w:eastAsia="zh-CN" w:bidi="ar-SA"/>
    </w:rPr>
  </w:style>
  <w:style w:type="paragraph" w:customStyle="1" w:styleId="36">
    <w:name w:val="图目录4"/>
    <w:basedOn w:val="1"/>
    <w:next w:val="1"/>
    <w:qFormat/>
    <w:uiPriority w:val="99"/>
    <w:pPr>
      <w:spacing w:line="360" w:lineRule="auto"/>
      <w:jc w:val="center"/>
    </w:pPr>
    <w:rPr>
      <w:rFonts w:ascii="Arial" w:hAnsi="Arial" w:cs="宋体"/>
      <w:sz w:val="24"/>
    </w:rPr>
  </w:style>
  <w:style w:type="paragraph" w:customStyle="1" w:styleId="37">
    <w:name w:val="表目录2"/>
    <w:basedOn w:val="1"/>
    <w:next w:val="1"/>
    <w:qFormat/>
    <w:uiPriority w:val="99"/>
    <w:pPr>
      <w:spacing w:line="360" w:lineRule="auto"/>
      <w:jc w:val="center"/>
    </w:pPr>
    <w:rPr>
      <w:rFonts w:ascii="Arial" w:hAnsi="Arial"/>
      <w:sz w:val="24"/>
    </w:rPr>
  </w:style>
  <w:style w:type="paragraph" w:customStyle="1" w:styleId="38">
    <w:name w:val="p1"/>
    <w:basedOn w:val="1"/>
    <w:qFormat/>
    <w:uiPriority w:val="99"/>
    <w:pPr>
      <w:jc w:val="left"/>
    </w:pPr>
    <w:rPr>
      <w:rFonts w:ascii="Helvetica Neue" w:hAnsi="Helvetica Neue"/>
      <w:kern w:val="0"/>
      <w:sz w:val="24"/>
    </w:rPr>
  </w:style>
  <w:style w:type="character" w:customStyle="1" w:styleId="39">
    <w:name w:val="s2"/>
    <w:basedOn w:val="19"/>
    <w:qFormat/>
    <w:uiPriority w:val="99"/>
    <w:rPr>
      <w:rFonts w:ascii="Helvetica Neue" w:hAnsi="Helvetica Neue" w:eastAsia="Times New Roman" w:cs="Helvetica Neue"/>
      <w:sz w:val="24"/>
      <w:szCs w:val="24"/>
    </w:rPr>
  </w:style>
  <w:style w:type="character" w:customStyle="1" w:styleId="40">
    <w:name w:val="s1"/>
    <w:basedOn w:val="19"/>
    <w:qFormat/>
    <w:uiPriority w:val="99"/>
    <w:rPr>
      <w:rFonts w:ascii=".pingfang sc" w:hAnsi=".pingfang sc" w:eastAsia="Times New Roman" w:cs=".pingfang sc"/>
      <w:sz w:val="24"/>
      <w:szCs w:val="24"/>
    </w:rPr>
  </w:style>
  <w:style w:type="paragraph" w:customStyle="1" w:styleId="41">
    <w:name w:val="p2"/>
    <w:basedOn w:val="1"/>
    <w:qFormat/>
    <w:uiPriority w:val="99"/>
    <w:pPr>
      <w:jc w:val="left"/>
    </w:pPr>
    <w:rPr>
      <w:rFonts w:ascii=".pingfang sc" w:hAnsi=".pingfang sc"/>
      <w:kern w:val="0"/>
      <w:sz w:val="24"/>
    </w:rPr>
  </w:style>
  <w:style w:type="character" w:customStyle="1" w:styleId="42">
    <w:name w:val="apple-tab-span"/>
    <w:basedOn w:val="19"/>
    <w:qFormat/>
    <w:uiPriority w:val="99"/>
    <w:rPr>
      <w:rFonts w:cs="Times New Roman"/>
    </w:rPr>
  </w:style>
  <w:style w:type="paragraph" w:customStyle="1" w:styleId="43">
    <w:name w:val="WPSOffice手动目录 1"/>
    <w:qFormat/>
    <w:uiPriority w:val="99"/>
    <w:rPr>
      <w:rFonts w:ascii="Times New Roman" w:hAnsi="Times New Roman" w:eastAsia="宋体" w:cs="Times New Roman"/>
      <w:kern w:val="0"/>
      <w:sz w:val="20"/>
      <w:szCs w:val="20"/>
      <w:lang w:val="en-US" w:eastAsia="zh-CN" w:bidi="ar-SA"/>
    </w:rPr>
  </w:style>
  <w:style w:type="paragraph" w:customStyle="1" w:styleId="44">
    <w:name w:val="WPSOffice手动目录 2"/>
    <w:qFormat/>
    <w:uiPriority w:val="99"/>
    <w:pPr>
      <w:ind w:left="200" w:leftChars="200"/>
    </w:pPr>
    <w:rPr>
      <w:rFonts w:ascii="Times New Roman" w:hAnsi="Times New Roman" w:eastAsia="宋体" w:cs="Times New Roman"/>
      <w:kern w:val="0"/>
      <w:sz w:val="20"/>
      <w:szCs w:val="20"/>
      <w:lang w:val="en-US" w:eastAsia="zh-CN" w:bidi="ar-SA"/>
    </w:rPr>
  </w:style>
  <w:style w:type="paragraph" w:customStyle="1" w:styleId="45">
    <w:name w:val="WPSOffice手动目录 3"/>
    <w:qFormat/>
    <w:uiPriority w:val="99"/>
    <w:pPr>
      <w:ind w:left="400" w:leftChars="400"/>
    </w:pPr>
    <w:rPr>
      <w:rFonts w:ascii="Times New Roman" w:hAnsi="Times New Roman" w:eastAsia="宋体" w:cs="Times New Roman"/>
      <w:kern w:val="0"/>
      <w:sz w:val="20"/>
      <w:szCs w:val="20"/>
      <w:lang w:val="en-US" w:eastAsia="zh-CN" w:bidi="ar-SA"/>
    </w:rPr>
  </w:style>
  <w:style w:type="character" w:customStyle="1" w:styleId="46">
    <w:name w:val="Document Map Char"/>
    <w:basedOn w:val="19"/>
    <w:link w:val="8"/>
    <w:semiHidden/>
    <w:qFormat/>
    <w:uiPriority w:val="99"/>
    <w:rPr>
      <w:sz w:val="0"/>
      <w:szCs w:val="0"/>
    </w:rPr>
  </w:style>
  <w:style w:type="character" w:customStyle="1" w:styleId="47">
    <w:name w:val="Comment Text Char"/>
    <w:basedOn w:val="19"/>
    <w:link w:val="6"/>
    <w:semiHidden/>
    <w:qFormat/>
    <w:uiPriority w:val="99"/>
    <w:rPr>
      <w:szCs w:val="24"/>
    </w:rPr>
  </w:style>
  <w:style w:type="character" w:customStyle="1" w:styleId="48">
    <w:name w:val="Comment Subject Char"/>
    <w:basedOn w:val="47"/>
    <w:link w:val="5"/>
    <w:semiHidden/>
    <w:qFormat/>
    <w:uiPriority w:val="99"/>
    <w:rPr>
      <w:b/>
      <w:bCs/>
    </w:rPr>
  </w:style>
  <w:style w:type="character" w:customStyle="1" w:styleId="49">
    <w:name w:val="Balloon Text Char"/>
    <w:basedOn w:val="19"/>
    <w:link w:val="12"/>
    <w:semiHidden/>
    <w:qFormat/>
    <w:uiPriority w:val="99"/>
    <w:rPr>
      <w:sz w:val="0"/>
      <w:szCs w:val="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1.bin"/><Relationship Id="rId98" Type="http://schemas.openxmlformats.org/officeDocument/2006/relationships/image" Target="media/image41.wmf"/><Relationship Id="rId97" Type="http://schemas.openxmlformats.org/officeDocument/2006/relationships/oleObject" Target="embeddings/oleObject30.bin"/><Relationship Id="rId96" Type="http://schemas.openxmlformats.org/officeDocument/2006/relationships/image" Target="media/image40.wmf"/><Relationship Id="rId95" Type="http://schemas.openxmlformats.org/officeDocument/2006/relationships/oleObject" Target="embeddings/oleObject29.bin"/><Relationship Id="rId94" Type="http://schemas.openxmlformats.org/officeDocument/2006/relationships/image" Target="media/image39.wmf"/><Relationship Id="rId93" Type="http://schemas.openxmlformats.org/officeDocument/2006/relationships/oleObject" Target="embeddings/oleObject28.bin"/><Relationship Id="rId92" Type="http://schemas.openxmlformats.org/officeDocument/2006/relationships/image" Target="media/image38.wmf"/><Relationship Id="rId91" Type="http://schemas.openxmlformats.org/officeDocument/2006/relationships/oleObject" Target="embeddings/oleObject27.bin"/><Relationship Id="rId90" Type="http://schemas.openxmlformats.org/officeDocument/2006/relationships/image" Target="media/image37.png"/><Relationship Id="rId9" Type="http://schemas.openxmlformats.org/officeDocument/2006/relationships/header" Target="header4.xml"/><Relationship Id="rId89" Type="http://schemas.openxmlformats.org/officeDocument/2006/relationships/image" Target="media/image36.emf"/><Relationship Id="rId88" Type="http://schemas.openxmlformats.org/officeDocument/2006/relationships/oleObject" Target="embeddings/oleObject26.bin"/><Relationship Id="rId87" Type="http://schemas.openxmlformats.org/officeDocument/2006/relationships/image" Target="media/image35.wmf"/><Relationship Id="rId86" Type="http://schemas.openxmlformats.org/officeDocument/2006/relationships/oleObject" Target="embeddings/oleObject25.bin"/><Relationship Id="rId85" Type="http://schemas.openxmlformats.org/officeDocument/2006/relationships/oleObject" Target="embeddings/oleObject24.bin"/><Relationship Id="rId84" Type="http://schemas.openxmlformats.org/officeDocument/2006/relationships/image" Target="media/image34.wmf"/><Relationship Id="rId83" Type="http://schemas.openxmlformats.org/officeDocument/2006/relationships/oleObject" Target="embeddings/oleObject23.bin"/><Relationship Id="rId82" Type="http://schemas.openxmlformats.org/officeDocument/2006/relationships/image" Target="media/image33.wmf"/><Relationship Id="rId81" Type="http://schemas.openxmlformats.org/officeDocument/2006/relationships/oleObject" Target="embeddings/oleObject22.bin"/><Relationship Id="rId80" Type="http://schemas.openxmlformats.org/officeDocument/2006/relationships/image" Target="media/image32.emf"/><Relationship Id="rId8" Type="http://schemas.openxmlformats.org/officeDocument/2006/relationships/footer" Target="footer3.xml"/><Relationship Id="rId79" Type="http://schemas.openxmlformats.org/officeDocument/2006/relationships/oleObject" Target="embeddings/oleObject21.bin"/><Relationship Id="rId78" Type="http://schemas.openxmlformats.org/officeDocument/2006/relationships/image" Target="media/image31.png"/><Relationship Id="rId77" Type="http://schemas.openxmlformats.org/officeDocument/2006/relationships/image" Target="media/image30.emf"/><Relationship Id="rId76" Type="http://schemas.openxmlformats.org/officeDocument/2006/relationships/oleObject" Target="embeddings/oleObject20.bin"/><Relationship Id="rId75" Type="http://schemas.openxmlformats.org/officeDocument/2006/relationships/image" Target="media/image29.emf"/><Relationship Id="rId74" Type="http://schemas.openxmlformats.org/officeDocument/2006/relationships/oleObject" Target="embeddings/oleObject19.bin"/><Relationship Id="rId73" Type="http://schemas.openxmlformats.org/officeDocument/2006/relationships/image" Target="media/image28.emf"/><Relationship Id="rId72" Type="http://schemas.openxmlformats.org/officeDocument/2006/relationships/oleObject" Target="embeddings/oleObject18.bin"/><Relationship Id="rId71" Type="http://schemas.openxmlformats.org/officeDocument/2006/relationships/image" Target="media/image27.png"/><Relationship Id="rId70" Type="http://schemas.openxmlformats.org/officeDocument/2006/relationships/image" Target="media/image26.png"/><Relationship Id="rId7" Type="http://schemas.openxmlformats.org/officeDocument/2006/relationships/header" Target="header3.xml"/><Relationship Id="rId69" Type="http://schemas.openxmlformats.org/officeDocument/2006/relationships/image" Target="media/image25.png"/><Relationship Id="rId68" Type="http://schemas.openxmlformats.org/officeDocument/2006/relationships/image" Target="media/image24.png"/><Relationship Id="rId67" Type="http://schemas.openxmlformats.org/officeDocument/2006/relationships/image" Target="media/image23.png"/><Relationship Id="rId66" Type="http://schemas.openxmlformats.org/officeDocument/2006/relationships/image" Target="media/image22.png"/><Relationship Id="rId65" Type="http://schemas.openxmlformats.org/officeDocument/2006/relationships/image" Target="media/image21.emf"/><Relationship Id="rId64" Type="http://schemas.openxmlformats.org/officeDocument/2006/relationships/oleObject" Target="embeddings/oleObject17.bin"/><Relationship Id="rId63" Type="http://schemas.openxmlformats.org/officeDocument/2006/relationships/image" Target="media/image20.wmf"/><Relationship Id="rId62" Type="http://schemas.openxmlformats.org/officeDocument/2006/relationships/oleObject" Target="embeddings/oleObject16.bin"/><Relationship Id="rId61" Type="http://schemas.openxmlformats.org/officeDocument/2006/relationships/image" Target="media/image19.wmf"/><Relationship Id="rId60" Type="http://schemas.openxmlformats.org/officeDocument/2006/relationships/oleObject" Target="embeddings/oleObject15.bin"/><Relationship Id="rId6" Type="http://schemas.openxmlformats.org/officeDocument/2006/relationships/footer" Target="footer2.xml"/><Relationship Id="rId59" Type="http://schemas.openxmlformats.org/officeDocument/2006/relationships/image" Target="media/image18.wmf"/><Relationship Id="rId58" Type="http://schemas.openxmlformats.org/officeDocument/2006/relationships/oleObject" Target="embeddings/oleObject14.bin"/><Relationship Id="rId57" Type="http://schemas.openxmlformats.org/officeDocument/2006/relationships/image" Target="media/image17.wmf"/><Relationship Id="rId56" Type="http://schemas.openxmlformats.org/officeDocument/2006/relationships/oleObject" Target="embeddings/oleObject13.bin"/><Relationship Id="rId55" Type="http://schemas.openxmlformats.org/officeDocument/2006/relationships/image" Target="media/image16.wmf"/><Relationship Id="rId54" Type="http://schemas.openxmlformats.org/officeDocument/2006/relationships/oleObject" Target="embeddings/oleObject12.bin"/><Relationship Id="rId53" Type="http://schemas.openxmlformats.org/officeDocument/2006/relationships/image" Target="media/image15.wmf"/><Relationship Id="rId52" Type="http://schemas.openxmlformats.org/officeDocument/2006/relationships/oleObject" Target="embeddings/oleObject11.bin"/><Relationship Id="rId51" Type="http://schemas.openxmlformats.org/officeDocument/2006/relationships/image" Target="media/image14.wmf"/><Relationship Id="rId50" Type="http://schemas.openxmlformats.org/officeDocument/2006/relationships/oleObject" Target="embeddings/oleObject10.bin"/><Relationship Id="rId5" Type="http://schemas.openxmlformats.org/officeDocument/2006/relationships/header" Target="header2.xml"/><Relationship Id="rId49" Type="http://schemas.openxmlformats.org/officeDocument/2006/relationships/image" Target="media/image13.wmf"/><Relationship Id="rId48" Type="http://schemas.openxmlformats.org/officeDocument/2006/relationships/oleObject" Target="embeddings/oleObject9.bin"/><Relationship Id="rId47" Type="http://schemas.openxmlformats.org/officeDocument/2006/relationships/image" Target="media/image12.png"/><Relationship Id="rId46" Type="http://schemas.openxmlformats.org/officeDocument/2006/relationships/image" Target="media/image11.png"/><Relationship Id="rId45" Type="http://schemas.openxmlformats.org/officeDocument/2006/relationships/image" Target="media/image10.png"/><Relationship Id="rId44" Type="http://schemas.openxmlformats.org/officeDocument/2006/relationships/image" Target="media/image9.wmf"/><Relationship Id="rId43" Type="http://schemas.openxmlformats.org/officeDocument/2006/relationships/oleObject" Target="embeddings/oleObject8.bin"/><Relationship Id="rId42" Type="http://schemas.openxmlformats.org/officeDocument/2006/relationships/image" Target="media/image8.wmf"/><Relationship Id="rId41" Type="http://schemas.openxmlformats.org/officeDocument/2006/relationships/oleObject" Target="embeddings/oleObject7.bin"/><Relationship Id="rId40" Type="http://schemas.openxmlformats.org/officeDocument/2006/relationships/image" Target="media/image7.wmf"/><Relationship Id="rId4" Type="http://schemas.openxmlformats.org/officeDocument/2006/relationships/footer" Target="footer1.xml"/><Relationship Id="rId39" Type="http://schemas.openxmlformats.org/officeDocument/2006/relationships/oleObject" Target="embeddings/oleObject6.bin"/><Relationship Id="rId38" Type="http://schemas.openxmlformats.org/officeDocument/2006/relationships/image" Target="media/image6.wmf"/><Relationship Id="rId37" Type="http://schemas.openxmlformats.org/officeDocument/2006/relationships/oleObject" Target="embeddings/oleObject5.bin"/><Relationship Id="rId36" Type="http://schemas.openxmlformats.org/officeDocument/2006/relationships/image" Target="media/image5.wmf"/><Relationship Id="rId35" Type="http://schemas.openxmlformats.org/officeDocument/2006/relationships/oleObject" Target="embeddings/oleObject4.bin"/><Relationship Id="rId34" Type="http://schemas.openxmlformats.org/officeDocument/2006/relationships/image" Target="media/image4.wmf"/><Relationship Id="rId33" Type="http://schemas.openxmlformats.org/officeDocument/2006/relationships/image" Target="media/image3.emf"/><Relationship Id="rId32" Type="http://schemas.openxmlformats.org/officeDocument/2006/relationships/oleObject" Target="embeddings/oleObject3.bin"/><Relationship Id="rId31" Type="http://schemas.openxmlformats.org/officeDocument/2006/relationships/image" Target="media/image2.wmf"/><Relationship Id="rId30" Type="http://schemas.openxmlformats.org/officeDocument/2006/relationships/oleObject" Target="embeddings/oleObject2.bin"/><Relationship Id="rId3" Type="http://schemas.openxmlformats.org/officeDocument/2006/relationships/header" Target="header1.xml"/><Relationship Id="rId29" Type="http://schemas.openxmlformats.org/officeDocument/2006/relationships/image" Target="media/image1.png"/><Relationship Id="rId28" Type="http://schemas.openxmlformats.org/officeDocument/2006/relationships/oleObject" Target="embeddings/oleObject1.bin"/><Relationship Id="rId27" Type="http://schemas.openxmlformats.org/officeDocument/2006/relationships/theme" Target="theme/theme1.xml"/><Relationship Id="rId26" Type="http://schemas.openxmlformats.org/officeDocument/2006/relationships/header" Target="header15.xml"/><Relationship Id="rId25" Type="http://schemas.openxmlformats.org/officeDocument/2006/relationships/header" Target="header14.xml"/><Relationship Id="rId24" Type="http://schemas.openxmlformats.org/officeDocument/2006/relationships/header" Target="header13.xml"/><Relationship Id="rId23" Type="http://schemas.openxmlformats.org/officeDocument/2006/relationships/footer" Target="footer9.xml"/><Relationship Id="rId22" Type="http://schemas.openxmlformats.org/officeDocument/2006/relationships/header" Target="header12.xml"/><Relationship Id="rId21" Type="http://schemas.openxmlformats.org/officeDocument/2006/relationships/header" Target="header11.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7" Type="http://schemas.openxmlformats.org/officeDocument/2006/relationships/fontTable" Target="fontTable.xml"/><Relationship Id="rId186" Type="http://schemas.openxmlformats.org/officeDocument/2006/relationships/numbering" Target="numbering.xml"/><Relationship Id="rId185" Type="http://schemas.openxmlformats.org/officeDocument/2006/relationships/customXml" Target="../customXml/item1.xml"/><Relationship Id="rId184" Type="http://schemas.openxmlformats.org/officeDocument/2006/relationships/image" Target="media/image82.wmf"/><Relationship Id="rId183" Type="http://schemas.openxmlformats.org/officeDocument/2006/relationships/oleObject" Target="embeddings/oleObject75.bin"/><Relationship Id="rId182" Type="http://schemas.openxmlformats.org/officeDocument/2006/relationships/image" Target="media/image81.png"/><Relationship Id="rId181" Type="http://schemas.openxmlformats.org/officeDocument/2006/relationships/image" Target="media/image80.wmf"/><Relationship Id="rId180" Type="http://schemas.openxmlformats.org/officeDocument/2006/relationships/oleObject" Target="embeddings/oleObject74.bin"/><Relationship Id="rId18" Type="http://schemas.openxmlformats.org/officeDocument/2006/relationships/footer" Target="footer8.xml"/><Relationship Id="rId179" Type="http://schemas.openxmlformats.org/officeDocument/2006/relationships/image" Target="media/image79.wmf"/><Relationship Id="rId178" Type="http://schemas.openxmlformats.org/officeDocument/2006/relationships/oleObject" Target="embeddings/oleObject73.bin"/><Relationship Id="rId177" Type="http://schemas.openxmlformats.org/officeDocument/2006/relationships/image" Target="media/image78.wmf"/><Relationship Id="rId176" Type="http://schemas.openxmlformats.org/officeDocument/2006/relationships/oleObject" Target="embeddings/oleObject72.bin"/><Relationship Id="rId175" Type="http://schemas.openxmlformats.org/officeDocument/2006/relationships/image" Target="media/image77.wmf"/><Relationship Id="rId174" Type="http://schemas.openxmlformats.org/officeDocument/2006/relationships/oleObject" Target="embeddings/oleObject71.bin"/><Relationship Id="rId173" Type="http://schemas.openxmlformats.org/officeDocument/2006/relationships/image" Target="media/image76.wmf"/><Relationship Id="rId172" Type="http://schemas.openxmlformats.org/officeDocument/2006/relationships/oleObject" Target="embeddings/oleObject70.bin"/><Relationship Id="rId171" Type="http://schemas.openxmlformats.org/officeDocument/2006/relationships/image" Target="media/image75.wmf"/><Relationship Id="rId170" Type="http://schemas.openxmlformats.org/officeDocument/2006/relationships/oleObject" Target="embeddings/oleObject69.bin"/><Relationship Id="rId17" Type="http://schemas.openxmlformats.org/officeDocument/2006/relationships/header" Target="header8.xml"/><Relationship Id="rId169" Type="http://schemas.openxmlformats.org/officeDocument/2006/relationships/image" Target="media/image74.wmf"/><Relationship Id="rId168" Type="http://schemas.openxmlformats.org/officeDocument/2006/relationships/oleObject" Target="embeddings/oleObject68.bin"/><Relationship Id="rId167" Type="http://schemas.openxmlformats.org/officeDocument/2006/relationships/image" Target="media/image73.png"/><Relationship Id="rId166" Type="http://schemas.openxmlformats.org/officeDocument/2006/relationships/image" Target="media/image72.wmf"/><Relationship Id="rId165" Type="http://schemas.openxmlformats.org/officeDocument/2006/relationships/oleObject" Target="embeddings/oleObject67.bin"/><Relationship Id="rId164" Type="http://schemas.openxmlformats.org/officeDocument/2006/relationships/image" Target="media/image71.png"/><Relationship Id="rId163" Type="http://schemas.openxmlformats.org/officeDocument/2006/relationships/image" Target="media/image70.wmf"/><Relationship Id="rId162" Type="http://schemas.openxmlformats.org/officeDocument/2006/relationships/oleObject" Target="embeddings/oleObject66.bin"/><Relationship Id="rId161" Type="http://schemas.openxmlformats.org/officeDocument/2006/relationships/image" Target="media/image69.wmf"/><Relationship Id="rId160" Type="http://schemas.openxmlformats.org/officeDocument/2006/relationships/oleObject" Target="embeddings/oleObject65.bin"/><Relationship Id="rId16" Type="http://schemas.openxmlformats.org/officeDocument/2006/relationships/footer" Target="footer7.xml"/><Relationship Id="rId159" Type="http://schemas.openxmlformats.org/officeDocument/2006/relationships/image" Target="media/image68.wmf"/><Relationship Id="rId158" Type="http://schemas.openxmlformats.org/officeDocument/2006/relationships/oleObject" Target="embeddings/oleObject64.bin"/><Relationship Id="rId157" Type="http://schemas.openxmlformats.org/officeDocument/2006/relationships/image" Target="media/image67.wmf"/><Relationship Id="rId156" Type="http://schemas.openxmlformats.org/officeDocument/2006/relationships/oleObject" Target="embeddings/oleObject63.bin"/><Relationship Id="rId155" Type="http://schemas.openxmlformats.org/officeDocument/2006/relationships/image" Target="media/image66.wmf"/><Relationship Id="rId154" Type="http://schemas.openxmlformats.org/officeDocument/2006/relationships/oleObject" Target="embeddings/oleObject62.bin"/><Relationship Id="rId153" Type="http://schemas.openxmlformats.org/officeDocument/2006/relationships/image" Target="media/image65.wmf"/><Relationship Id="rId152" Type="http://schemas.openxmlformats.org/officeDocument/2006/relationships/oleObject" Target="embeddings/oleObject61.bin"/><Relationship Id="rId151" Type="http://schemas.openxmlformats.org/officeDocument/2006/relationships/image" Target="media/image64.wmf"/><Relationship Id="rId150" Type="http://schemas.openxmlformats.org/officeDocument/2006/relationships/oleObject" Target="embeddings/oleObject60.bin"/><Relationship Id="rId15" Type="http://schemas.openxmlformats.org/officeDocument/2006/relationships/header" Target="header7.xml"/><Relationship Id="rId149" Type="http://schemas.openxmlformats.org/officeDocument/2006/relationships/image" Target="media/image63.wmf"/><Relationship Id="rId148" Type="http://schemas.openxmlformats.org/officeDocument/2006/relationships/oleObject" Target="embeddings/oleObject59.bin"/><Relationship Id="rId147" Type="http://schemas.openxmlformats.org/officeDocument/2006/relationships/image" Target="media/image62.wmf"/><Relationship Id="rId146" Type="http://schemas.openxmlformats.org/officeDocument/2006/relationships/oleObject" Target="embeddings/oleObject58.bin"/><Relationship Id="rId145" Type="http://schemas.openxmlformats.org/officeDocument/2006/relationships/image" Target="media/image61.wmf"/><Relationship Id="rId144" Type="http://schemas.openxmlformats.org/officeDocument/2006/relationships/oleObject" Target="embeddings/oleObject57.bin"/><Relationship Id="rId143" Type="http://schemas.openxmlformats.org/officeDocument/2006/relationships/image" Target="media/image60.wmf"/><Relationship Id="rId142" Type="http://schemas.openxmlformats.org/officeDocument/2006/relationships/oleObject" Target="embeddings/oleObject56.bin"/><Relationship Id="rId141" Type="http://schemas.openxmlformats.org/officeDocument/2006/relationships/image" Target="media/image59.wmf"/><Relationship Id="rId140" Type="http://schemas.openxmlformats.org/officeDocument/2006/relationships/oleObject" Target="embeddings/oleObject55.bin"/><Relationship Id="rId14" Type="http://schemas.openxmlformats.org/officeDocument/2006/relationships/footer" Target="footer6.xml"/><Relationship Id="rId139" Type="http://schemas.openxmlformats.org/officeDocument/2006/relationships/oleObject" Target="embeddings/oleObject54.bin"/><Relationship Id="rId138" Type="http://schemas.openxmlformats.org/officeDocument/2006/relationships/oleObject" Target="embeddings/oleObject53.bin"/><Relationship Id="rId137" Type="http://schemas.openxmlformats.org/officeDocument/2006/relationships/image" Target="media/image58.wmf"/><Relationship Id="rId136" Type="http://schemas.openxmlformats.org/officeDocument/2006/relationships/oleObject" Target="embeddings/oleObject52.bin"/><Relationship Id="rId135" Type="http://schemas.openxmlformats.org/officeDocument/2006/relationships/image" Target="media/image57.wmf"/><Relationship Id="rId134" Type="http://schemas.openxmlformats.org/officeDocument/2006/relationships/oleObject" Target="embeddings/oleObject51.bin"/><Relationship Id="rId133" Type="http://schemas.openxmlformats.org/officeDocument/2006/relationships/image" Target="media/image56.wmf"/><Relationship Id="rId132" Type="http://schemas.openxmlformats.org/officeDocument/2006/relationships/oleObject" Target="embeddings/oleObject50.bin"/><Relationship Id="rId131" Type="http://schemas.openxmlformats.org/officeDocument/2006/relationships/image" Target="media/image55.wmf"/><Relationship Id="rId130" Type="http://schemas.openxmlformats.org/officeDocument/2006/relationships/oleObject" Target="embeddings/oleObject49.bin"/><Relationship Id="rId13" Type="http://schemas.openxmlformats.org/officeDocument/2006/relationships/header" Target="header6.xml"/><Relationship Id="rId129" Type="http://schemas.openxmlformats.org/officeDocument/2006/relationships/oleObject" Target="embeddings/oleObject48.bin"/><Relationship Id="rId128" Type="http://schemas.openxmlformats.org/officeDocument/2006/relationships/oleObject" Target="embeddings/oleObject47.bin"/><Relationship Id="rId127" Type="http://schemas.openxmlformats.org/officeDocument/2006/relationships/image" Target="media/image54.wmf"/><Relationship Id="rId126" Type="http://schemas.openxmlformats.org/officeDocument/2006/relationships/oleObject" Target="embeddings/oleObject46.bin"/><Relationship Id="rId125" Type="http://schemas.openxmlformats.org/officeDocument/2006/relationships/image" Target="media/image53.wmf"/><Relationship Id="rId124" Type="http://schemas.openxmlformats.org/officeDocument/2006/relationships/oleObject" Target="embeddings/oleObject45.bin"/><Relationship Id="rId123" Type="http://schemas.openxmlformats.org/officeDocument/2006/relationships/oleObject" Target="embeddings/oleObject44.bin"/><Relationship Id="rId122" Type="http://schemas.openxmlformats.org/officeDocument/2006/relationships/image" Target="media/image52.wmf"/><Relationship Id="rId121" Type="http://schemas.openxmlformats.org/officeDocument/2006/relationships/oleObject" Target="embeddings/oleObject43.bin"/><Relationship Id="rId120" Type="http://schemas.openxmlformats.org/officeDocument/2006/relationships/oleObject" Target="embeddings/oleObject42.bin"/><Relationship Id="rId12" Type="http://schemas.openxmlformats.org/officeDocument/2006/relationships/footer" Target="footer5.xml"/><Relationship Id="rId119" Type="http://schemas.openxmlformats.org/officeDocument/2006/relationships/oleObject" Target="embeddings/oleObject41.bin"/><Relationship Id="rId118" Type="http://schemas.openxmlformats.org/officeDocument/2006/relationships/oleObject" Target="embeddings/oleObject40.bin"/><Relationship Id="rId117" Type="http://schemas.openxmlformats.org/officeDocument/2006/relationships/image" Target="media/image51.wmf"/><Relationship Id="rId116" Type="http://schemas.openxmlformats.org/officeDocument/2006/relationships/oleObject" Target="embeddings/oleObject39.bin"/><Relationship Id="rId115" Type="http://schemas.openxmlformats.org/officeDocument/2006/relationships/image" Target="media/image50.wmf"/><Relationship Id="rId114" Type="http://schemas.openxmlformats.org/officeDocument/2006/relationships/oleObject" Target="embeddings/oleObject38.bin"/><Relationship Id="rId113" Type="http://schemas.openxmlformats.org/officeDocument/2006/relationships/image" Target="media/image49.wmf"/><Relationship Id="rId112" Type="http://schemas.openxmlformats.org/officeDocument/2006/relationships/oleObject" Target="embeddings/oleObject37.bin"/><Relationship Id="rId111" Type="http://schemas.openxmlformats.org/officeDocument/2006/relationships/image" Target="media/image48.wmf"/><Relationship Id="rId110" Type="http://schemas.openxmlformats.org/officeDocument/2006/relationships/oleObject" Target="embeddings/oleObject36.bin"/><Relationship Id="rId11" Type="http://schemas.openxmlformats.org/officeDocument/2006/relationships/header" Target="header5.xml"/><Relationship Id="rId109" Type="http://schemas.openxmlformats.org/officeDocument/2006/relationships/image" Target="media/image47.png"/><Relationship Id="rId108" Type="http://schemas.openxmlformats.org/officeDocument/2006/relationships/image" Target="media/image46.wmf"/><Relationship Id="rId107" Type="http://schemas.openxmlformats.org/officeDocument/2006/relationships/oleObject" Target="embeddings/oleObject35.bin"/><Relationship Id="rId106" Type="http://schemas.openxmlformats.org/officeDocument/2006/relationships/image" Target="media/image45.wmf"/><Relationship Id="rId105" Type="http://schemas.openxmlformats.org/officeDocument/2006/relationships/oleObject" Target="embeddings/oleObject34.bin"/><Relationship Id="rId104" Type="http://schemas.openxmlformats.org/officeDocument/2006/relationships/image" Target="media/image44.wmf"/><Relationship Id="rId103" Type="http://schemas.openxmlformats.org/officeDocument/2006/relationships/oleObject" Target="embeddings/oleObject33.bin"/><Relationship Id="rId102" Type="http://schemas.openxmlformats.org/officeDocument/2006/relationships/image" Target="media/image43.wmf"/><Relationship Id="rId101" Type="http://schemas.openxmlformats.org/officeDocument/2006/relationships/oleObject" Target="embeddings/oleObject32.bin"/><Relationship Id="rId100" Type="http://schemas.openxmlformats.org/officeDocument/2006/relationships/image" Target="media/image42.wmf"/><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Pages>86</Pages>
  <Words>10114</Words>
  <Lines>0</Lines>
  <Paragraphs>0</Paragraphs>
  <ScaleCrop>false</ScaleCrop>
  <LinksUpToDate>false</LinksUpToDate>
  <CharactersWithSpaces>0</CharactersWithSpaces>
  <Application>WPS Office_2.4.1.841_F1E327BC-269C-435d-A152-05C5408002CA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2019-02-07T00:33:00Z</dcterms:created>
  <dc:creator>anlei</dc:creator>
  <cp:lastModifiedBy>anlei</cp:lastModifiedBy>
  <dcterms:modified xsi:type="dcterms:W3CDTF">2019-04-03T14:27:24Z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