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bookmarkStart w:id="1" w:name="_1039422180"/>
      <w:bookmarkEnd w:id="1"/>
      <w:bookmarkStart w:id="2" w:name="_1039426394"/>
      <w:bookmarkEnd w:id="2"/>
      <w:bookmarkStart w:id="3" w:name="_1372054822"/>
      <w:bookmarkEnd w:id="3"/>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hint="eastAsia" w:ascii="华文楷体" w:hAnsi="华文楷体" w:eastAsia="华文楷体" w:cs="华文楷体"/>
          <w:b/>
          <w:sz w:val="52"/>
          <w:szCs w:val="52"/>
        </w:rPr>
      </w:pPr>
      <w:r>
        <w:rPr>
          <w:rFonts w:ascii="Arial" w:hAnsi="Arial" w:eastAsia="Times New Roman" w:cs="Arial"/>
          <w:b/>
          <w:sz w:val="52"/>
          <w:szCs w:val="52"/>
        </w:rPr>
        <w:tab/>
      </w:r>
      <w:r>
        <w:rPr>
          <w:rFonts w:ascii="Arial" w:hAnsi="Arial" w:cs="Arial"/>
          <w:b/>
          <w:sz w:val="52"/>
          <w:szCs w:val="52"/>
        </w:rPr>
        <w:tab/>
      </w:r>
      <w:r>
        <w:rPr>
          <w:rFonts w:hint="eastAsia" w:ascii="华文楷体" w:hAnsi="华文楷体" w:eastAsia="华文楷体" w:cs="华文楷体"/>
          <w:b/>
          <w:sz w:val="52"/>
          <w:szCs w:val="52"/>
        </w:rPr>
        <w:t>研 究 生 毕 业 论 文</w:t>
      </w:r>
    </w:p>
    <w:p>
      <w:pPr>
        <w:jc w:val="center"/>
        <w:rPr>
          <w:rFonts w:ascii="Arial" w:hAnsi="Arial" w:cs="Arial"/>
          <w:b/>
          <w:sz w:val="52"/>
          <w:szCs w:val="52"/>
        </w:rPr>
      </w:pPr>
      <w:bookmarkStart w:id="4" w:name="_Toc99767661"/>
      <w:bookmarkStart w:id="5" w:name="_Toc98994741"/>
      <w:bookmarkStart w:id="6" w:name="_Toc72055958"/>
      <w:bookmarkStart w:id="7" w:name="_Toc103965440"/>
      <w:bookmarkStart w:id="8" w:name="_Toc103965310"/>
      <w:bookmarkStart w:id="9" w:name="_Toc98910232"/>
      <w:bookmarkStart w:id="10" w:name="_Toc99619530"/>
      <w:bookmarkStart w:id="11" w:name="_Toc99618943"/>
      <w:bookmarkStart w:id="12" w:name="_Toc187761917"/>
      <w:bookmarkStart w:id="13" w:name="_Toc103965710"/>
      <w:bookmarkStart w:id="14" w:name="_Toc99977699"/>
      <w:bookmarkStart w:id="15" w:name="_Toc98909599"/>
      <w:r>
        <w:rPr>
          <w:rFonts w:hint="eastAsia" w:ascii="华文楷体" w:hAnsi="华文楷体" w:eastAsia="华文楷体" w:cs="华文楷体"/>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hint="eastAsia" w:ascii="华文楷体" w:hAnsi="华文楷体" w:eastAsia="华文楷体" w:cs="华文楷体"/>
                <w:b/>
                <w:sz w:val="24"/>
              </w:rPr>
            </w:pPr>
            <w:r>
              <w:rPr>
                <w:rFonts w:hint="eastAsia" w:ascii="华文楷体" w:hAnsi="华文楷体" w:eastAsia="华文楷体" w:cs="华文楷体"/>
                <w:b/>
                <w:sz w:val="32"/>
              </w:rPr>
              <w:t>论文题目</w:t>
            </w:r>
          </w:p>
        </w:tc>
        <w:tc>
          <w:tcPr>
            <w:tcW w:w="5268" w:type="dxa"/>
            <w:vAlign w:val="center"/>
          </w:tcPr>
          <w:p>
            <w:pPr>
              <w:ind w:left="1"/>
              <w:jc w:val="center"/>
              <w:rPr>
                <w:rFonts w:hint="eastAsia" w:ascii="华文楷体" w:hAnsi="华文楷体" w:eastAsia="华文楷体" w:cs="华文楷体"/>
                <w:sz w:val="32"/>
              </w:rPr>
            </w:pPr>
            <w:r>
              <w:rPr>
                <w:rFonts w:hint="eastAsia" w:ascii="华文楷体" w:hAnsi="华文楷体" w:eastAsia="华文楷体" w:cs="华文楷体"/>
              </w:rPr>
              <mc:AlternateContent>
                <mc:Choice Requires="wps">
                  <w:drawing>
                    <wp:anchor distT="0" distB="0" distL="114300" distR="114300" simplePos="0" relativeHeight="251656192"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2" name="直线 2"/>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4.55pt;margin-top:24.9pt;height:0pt;width:252pt;z-index:251656192;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qGxZ1gAAAAgBAAAPAAAAAAAAAAEAIAAAACIAAABkcnMv&#10;ZG93bnJldi54bWxQSwECFAAUAAAACACHTuJAldi8vswBAACNAwAADgAAAAAAAAABACAAAAAlAQAA&#10;ZHJzL2Uyb0RvYy54bWxQSwUGAAAAAAYABgBZAQAAYwUAAAAA&#10;">
                      <v:fill on="f" focussize="0,0"/>
                      <v:stroke color="#000000" joinstyle="round"/>
                      <v:imagedata o:title=""/>
                      <o:lock v:ext="edit" aspectratio="f"/>
                    </v:line>
                  </w:pict>
                </mc:Fallback>
              </mc:AlternateContent>
            </w:r>
            <w:r>
              <w:rPr>
                <w:rFonts w:hint="eastAsia" w:ascii="华文楷体" w:hAnsi="华文楷体" w:eastAsia="华文楷体" w:cs="华文楷体"/>
              </w:rPr>
              <mc:AlternateContent>
                <mc:Choice Requires="wps">
                  <w:drawing>
                    <wp:anchor distT="0" distB="0" distL="114300" distR="114300" simplePos="0" relativeHeight="251655168"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 name="直线 3"/>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4.55pt;margin-top:25.4pt;height:0pt;width:252pt;z-index:251655168;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24HU79YAAAAIAQAADwAAAAAAAAABACAAAAAiAAAAZHJz&#10;L2Rvd25yZXYueG1sUEsBAhQAFAAAAAgAh07iQHIxVS3NAQAAjQMAAA4AAAAAAAAAAQAgAAAAJQEA&#10;AGRycy9lMm9Eb2MueG1sUEsFBgAAAAAGAAYAWQEAAGQFA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基于深度学习的信息抽取服务</w:t>
            </w:r>
            <w:r>
              <w:rPr>
                <w:rFonts w:hint="eastAsia" w:ascii="华文楷体" w:hAnsi="华文楷体" w:eastAsia="华文楷体" w:cs="华文楷体"/>
                <w:sz w:val="32"/>
                <w:lang w:val="en-US" w:eastAsia="zh-CN"/>
              </w:rPr>
              <w:t>系统</w:t>
            </w:r>
            <w:r>
              <w:rPr>
                <w:rFonts w:hint="eastAsia" w:ascii="华文楷体" w:hAnsi="华文楷体" w:eastAsia="华文楷体" w:cs="华文楷体"/>
                <w:sz w:val="32"/>
              </w:rPr>
              <w:t>的设</w:t>
            </w:r>
            <w:r>
              <w:rPr>
                <w:rFonts w:hint="eastAsia" w:ascii="华文楷体" w:hAnsi="华文楷体" w:eastAsia="华文楷体" w:cs="华文楷体"/>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7" name="直线 4"/>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4.55pt;margin-top:25.65pt;height:0pt;width:252pt;z-index:251660288;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vz0tNYAAAAIAQAADwAAAAAAAAABACAAAAAiAAAAZHJz&#10;L2Rvd25yZXYueG1sUEsBAhQAFAAAAAgAh07iQHugK7jNAQAAjQMAAA4AAAAAAAAAAQAgAAAAJQEA&#10;AGRycy9lMm9Eb2MueG1sUEsFBgAAAAAGAAYAWQEAAGQFA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hint="eastAsia" w:ascii="华文楷体" w:hAnsi="华文楷体" w:eastAsia="华文楷体" w:cs="华文楷体"/>
                <w:b/>
                <w:sz w:val="24"/>
              </w:rPr>
            </w:pPr>
            <w:r>
              <w:rPr>
                <w:rFonts w:hint="eastAsia" w:ascii="华文楷体" w:hAnsi="华文楷体" w:eastAsia="华文楷体" w:cs="华文楷体"/>
                <w:b/>
                <w:sz w:val="32"/>
              </w:rPr>
              <w:t>作者姓名</w:t>
            </w:r>
          </w:p>
        </w:tc>
        <w:tc>
          <w:tcPr>
            <w:tcW w:w="5268" w:type="dxa"/>
            <w:vAlign w:val="center"/>
          </w:tcPr>
          <w:p>
            <w:pPr>
              <w:ind w:left="1"/>
              <w:jc w:val="center"/>
              <w:rPr>
                <w:rFonts w:hint="eastAsia" w:ascii="华文楷体" w:hAnsi="华文楷体" w:eastAsia="华文楷体" w:cs="华文楷体"/>
                <w:b/>
                <w:sz w:val="24"/>
              </w:rPr>
            </w:pPr>
            <w:r>
              <w:rPr>
                <w:rFonts w:hint="eastAsia" w:ascii="华文楷体" w:hAnsi="华文楷体" w:eastAsia="华文楷体" w:cs="华文楷体"/>
              </w:rPr>
              <mc:AlternateContent>
                <mc:Choice Requires="wps">
                  <w:drawing>
                    <wp:anchor distT="0" distB="0" distL="114300" distR="114300" simplePos="0" relativeHeight="251657216"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3" name="直线 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4.55pt;margin-top:24.45pt;height:0pt;width:252pt;z-index:251657216;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tBp/tYAAAAIAQAADwAAAAAAAAABACAAAAAiAAAAZHJz&#10;L2Rvd25yZXYueG1sUEsBAhQAFAAAAAgAh07iQJiGXZfNAQAAjQMAAA4AAAAAAAAAAQAgAAAAJQEA&#10;AGRycy9lMm9Eb2MueG1sUEsFBgAAAAAGAAYAWQEAAGQFA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安 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hint="eastAsia" w:ascii="华文楷体" w:hAnsi="华文楷体" w:eastAsia="华文楷体" w:cs="华文楷体"/>
                <w:b/>
                <w:sz w:val="24"/>
              </w:rPr>
            </w:pPr>
            <w:r>
              <w:rPr>
                <w:rFonts w:hint="eastAsia" w:ascii="华文楷体" w:hAnsi="华文楷体" w:eastAsia="华文楷体" w:cs="华文楷体"/>
                <w:b/>
                <w:sz w:val="32"/>
              </w:rPr>
              <w:t>学科、专业名称</w:t>
            </w:r>
          </w:p>
        </w:tc>
        <w:tc>
          <w:tcPr>
            <w:tcW w:w="5268" w:type="dxa"/>
            <w:vAlign w:val="center"/>
          </w:tcPr>
          <w:p>
            <w:pPr>
              <w:jc w:val="center"/>
              <w:rPr>
                <w:rFonts w:hint="eastAsia" w:ascii="华文楷体" w:hAnsi="华文楷体" w:eastAsia="华文楷体" w:cs="华文楷体"/>
                <w:b/>
                <w:sz w:val="24"/>
              </w:rPr>
            </w:pPr>
            <w:r>
              <w:rPr>
                <w:rFonts w:hint="eastAsia" w:ascii="华文楷体" w:hAnsi="华文楷体" w:eastAsia="华文楷体" w:cs="华文楷体"/>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4" name="直线 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4.55pt;margin-top:25pt;height:0pt;width:252pt;z-index:251658240;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C3VltYAAAAIAQAADwAAAAAAAAABACAAAAAiAAAAZHJz&#10;L2Rvd25yZXYueG1sUEsBAhQAFAAAAAgAh07iQB6KiQzNAQAAjQMAAA4AAAAAAAAAAQAgAAAAJQEA&#10;AGRycy9lMm9Eb2MueG1sUEsFBgAAAAAGAAYAWQEAAGQFA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工程硕士(软件工程方向)</w:t>
            </w:r>
          </w:p>
        </w:tc>
      </w:tr>
      <w:tr>
        <w:tblPrEx>
          <w:tblLayout w:type="fixed"/>
          <w:tblCellMar>
            <w:top w:w="0" w:type="dxa"/>
            <w:left w:w="108" w:type="dxa"/>
            <w:bottom w:w="0" w:type="dxa"/>
            <w:right w:w="108" w:type="dxa"/>
          </w:tblCellMar>
        </w:tblPrEx>
        <w:trPr>
          <w:jc w:val="center"/>
        </w:trPr>
        <w:tc>
          <w:tcPr>
            <w:tcW w:w="2599" w:type="dxa"/>
            <w:vAlign w:val="center"/>
          </w:tcPr>
          <w:p>
            <w:pPr>
              <w:rPr>
                <w:rFonts w:hint="eastAsia" w:ascii="华文楷体" w:hAnsi="华文楷体" w:eastAsia="华文楷体" w:cs="华文楷体"/>
                <w:b/>
                <w:sz w:val="24"/>
              </w:rPr>
            </w:pPr>
            <w:r>
              <w:rPr>
                <w:rFonts w:hint="eastAsia" w:ascii="华文楷体" w:hAnsi="华文楷体" w:eastAsia="华文楷体" w:cs="华文楷体"/>
                <w:b/>
                <w:sz w:val="32"/>
              </w:rPr>
              <w:t>研究方向</w:t>
            </w:r>
          </w:p>
        </w:tc>
        <w:tc>
          <w:tcPr>
            <w:tcW w:w="5268" w:type="dxa"/>
            <w:vAlign w:val="center"/>
          </w:tcPr>
          <w:p>
            <w:pPr>
              <w:ind w:left="1"/>
              <w:jc w:val="center"/>
              <w:rPr>
                <w:rFonts w:hint="eastAsia" w:ascii="华文楷体" w:hAnsi="华文楷体" w:eastAsia="华文楷体" w:cs="华文楷体"/>
                <w:b/>
                <w:sz w:val="24"/>
              </w:rPr>
            </w:pPr>
            <w:r>
              <w:rPr>
                <w:rFonts w:hint="eastAsia" w:ascii="华文楷体" w:hAnsi="华文楷体" w:eastAsia="华文楷体" w:cs="华文楷体"/>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5" name="直线 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4.55pt;margin-top:24.9pt;height:0pt;width:252pt;z-index:251658240;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qhsWdYAAAAIAQAADwAAAAAAAAABACAAAAAiAAAAZHJz&#10;L2Rvd25yZXYueG1sUEsBAhQAFAAAAAgAh07iQBdT/2vNAQAAjQMAAA4AAAAAAAAAAQAgAAAAJQEA&#10;AGRycy9lMm9Eb2MueG1sUEsFBgAAAAAGAAYAWQEAAGQFA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hint="eastAsia" w:ascii="华文楷体" w:hAnsi="华文楷体" w:eastAsia="华文楷体" w:cs="华文楷体"/>
                <w:b/>
                <w:sz w:val="24"/>
              </w:rPr>
            </w:pPr>
            <w:r>
              <w:rPr>
                <w:rFonts w:hint="eastAsia" w:ascii="华文楷体" w:hAnsi="华文楷体" w:eastAsia="华文楷体" w:cs="华文楷体"/>
                <w:b/>
                <w:sz w:val="32"/>
              </w:rPr>
              <w:t>指导教师</w:t>
            </w:r>
          </w:p>
        </w:tc>
        <w:tc>
          <w:tcPr>
            <w:tcW w:w="5268" w:type="dxa"/>
            <w:vAlign w:val="center"/>
          </w:tcPr>
          <w:p>
            <w:pPr>
              <w:ind w:left="1"/>
              <w:jc w:val="center"/>
              <w:rPr>
                <w:rFonts w:hint="eastAsia" w:ascii="华文楷体" w:hAnsi="华文楷体" w:eastAsia="华文楷体" w:cs="华文楷体"/>
                <w:sz w:val="32"/>
              </w:rPr>
            </w:pPr>
            <w:r>
              <w:rPr>
                <w:rFonts w:hint="eastAsia" w:ascii="华文楷体" w:hAnsi="华文楷体" w:eastAsia="华文楷体" w:cs="华文楷体"/>
              </w:rPr>
              <mc:AlternateContent>
                <mc:Choice Requires="wps">
                  <w:drawing>
                    <wp:anchor distT="0" distB="0" distL="114300" distR="114300" simplePos="0" relativeHeight="251659264"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6" name="直线 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5.2pt;margin-top:25.45pt;height:0pt;width:252pt;z-index:251659264;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uH8rTXAAAACQEAAA8AAAAAAAAAAQAgAAAAIgAAAGRy&#10;cy9kb3ducmV2LnhtbFBLAQIUABQAAAAIAIdO4kAENktfzQEAAI0DAAAOAAAAAAAAAAEAIAAAACYB&#10;AABkcnMvZTJvRG9jLnhtbFBLBQYAAAAABgAGAFkBAABlBQAAAAA=&#10;">
                      <v:fill on="f" focussize="0,0"/>
                      <v:stroke color="#000000" joinstyle="round"/>
                      <v:imagedata o:title=""/>
                      <o:lock v:ext="edit" aspectratio="f"/>
                    </v:line>
                  </w:pict>
                </mc:Fallback>
              </mc:AlternateContent>
            </w:r>
            <w:r>
              <w:rPr>
                <w:rFonts w:hint="eastAsia" w:ascii="华文楷体" w:hAnsi="华文楷体" w:eastAsia="华文楷体" w:cs="华文楷体"/>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eastAsia="楷体_GB2312"/>
          <w:b/>
          <w:sz w:val="28"/>
        </w:rPr>
      </w:pPr>
      <w:r>
        <w:rPr>
          <w:rFonts w:hint="eastAsia" w:eastAsia="楷体_GB2312"/>
          <w:b/>
          <w:sz w:val="28"/>
        </w:rPr>
        <w:t>201</w:t>
      </w:r>
      <w:r>
        <w:rPr>
          <w:rFonts w:eastAsia="楷体_GB2312"/>
          <w:b/>
          <w:sz w:val="28"/>
        </w:rPr>
        <w:t>9</w:t>
      </w:r>
      <w:r>
        <w:rPr>
          <w:rFonts w:hint="eastAsia" w:eastAsia="楷体_GB2312"/>
          <w:b/>
          <w:sz w:val="28"/>
        </w:rPr>
        <w:t xml:space="preserve">年 </w:t>
      </w:r>
      <w:r>
        <w:rPr>
          <w:rFonts w:hint="eastAsia" w:eastAsia="楷体_GB2312"/>
          <w:b/>
          <w:sz w:val="28"/>
          <w:lang w:val="en-US" w:eastAsia="zh-CN"/>
        </w:rPr>
        <w:t>4</w:t>
      </w:r>
      <w:r>
        <w:rPr>
          <w:rFonts w:hint="eastAsia" w:eastAsia="楷体_GB2312"/>
          <w:b/>
          <w:sz w:val="28"/>
        </w:rPr>
        <w:t xml:space="preserve"> 月</w:t>
      </w:r>
      <w:r>
        <w:rPr>
          <w:rFonts w:eastAsia="楷体_GB2312"/>
          <w:b/>
          <w:sz w:val="28"/>
        </w:rPr>
        <w:t xml:space="preserve"> </w:t>
      </w:r>
      <w:r>
        <w:rPr>
          <w:rFonts w:hint="eastAsia" w:eastAsia="楷体_GB2312"/>
          <w:b/>
          <w:sz w:val="28"/>
          <w:lang w:val="en-US" w:eastAsia="zh-CN"/>
        </w:rPr>
        <w:t>11</w:t>
      </w:r>
      <w:r>
        <w:rPr>
          <w:rFonts w:hint="eastAsia" w:eastAsia="楷体_GB2312"/>
          <w:b/>
          <w:sz w:val="28"/>
        </w:rPr>
        <w:t xml:space="preserve"> 日</w:t>
      </w:r>
    </w:p>
    <w:p>
      <w:pPr>
        <w:jc w:val="center"/>
        <w:rPr>
          <w:rFonts w:ascii="Arial" w:hAnsi="Arial" w:eastAsia="Times New Roman" w:cs="Arial"/>
          <w:b/>
          <w:sz w:val="28"/>
          <w:szCs w:val="28"/>
        </w:rPr>
      </w:pP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hint="default" w:eastAsia="楷体_GB2312"/>
          <w:b/>
          <w:sz w:val="30"/>
          <w:lang w:val="en-US" w:eastAsia="zh-CN"/>
        </w:rPr>
      </w:pPr>
      <w:r>
        <w:rPr>
          <w:rFonts w:hint="eastAsia" w:eastAsia="楷体_GB2312"/>
          <w:b/>
          <w:sz w:val="30"/>
        </w:rPr>
        <w:t xml:space="preserve">学        号： </w:t>
      </w:r>
      <w:r>
        <w:rPr>
          <w:rFonts w:eastAsia="楷体_GB2312"/>
          <w:b/>
          <w:sz w:val="30"/>
        </w:rPr>
        <w:t>MF1732</w:t>
      </w:r>
      <w:r>
        <w:rPr>
          <w:rFonts w:hint="eastAsia" w:eastAsia="楷体_GB2312"/>
          <w:b/>
          <w:sz w:val="30"/>
          <w:lang w:val="en-US" w:eastAsia="zh-CN"/>
        </w:rPr>
        <w:t>00</w:t>
      </w:r>
    </w:p>
    <w:p>
      <w:pPr>
        <w:rPr>
          <w:rFonts w:hint="eastAsia" w:eastAsia="楷体_GB2312"/>
          <w:b/>
          <w:sz w:val="30"/>
        </w:rPr>
      </w:pPr>
      <w:r>
        <w:rPr>
          <w:rFonts w:hint="eastAsia" w:eastAsia="楷体_GB2312"/>
          <w:b/>
          <w:sz w:val="30"/>
        </w:rPr>
        <w:t>论文答辩日期：       年  月  日</w:t>
      </w:r>
    </w:p>
    <w:p>
      <w:pPr>
        <w:rPr>
          <w:rFonts w:eastAsia="楷体_GB2312"/>
          <w:b/>
          <w:sz w:val="30"/>
        </w:rPr>
      </w:pPr>
      <w:r>
        <w:rPr>
          <w:rFonts w:hint="eastAsia" w:eastAsia="楷体_GB2312"/>
          <w:b/>
          <w:sz w:val="30"/>
        </w:rPr>
        <w:t>指 导 教 师：                     （签字）</w:t>
      </w:r>
    </w:p>
    <w:p>
      <w:pPr>
        <w:rPr>
          <w:rFonts w:ascii="Arial" w:hAnsi="Arial" w:cs="Arial"/>
          <w:b/>
          <w:sz w:val="32"/>
          <w:szCs w:val="32"/>
        </w:rPr>
      </w:pPr>
    </w:p>
    <w:p>
      <w:pPr>
        <w:rPr>
          <w:rFonts w:ascii="Arial" w:hAnsi="Arial" w:cs="Arial"/>
          <w:b/>
          <w:sz w:val="32"/>
          <w:szCs w:val="32"/>
        </w:rPr>
      </w:pPr>
    </w:p>
    <w:p>
      <w:pPr>
        <w:jc w:val="center"/>
        <w:rPr>
          <w:rFonts w:hint="eastAsia" w:ascii="Arial" w:hAnsi="Arial" w:eastAsia="楷体_GB2312" w:cs="Arial"/>
          <w:b/>
          <w:sz w:val="44"/>
          <w:szCs w:val="44"/>
          <w:lang w:val="en-US" w:eastAsia="zh-CN"/>
        </w:rPr>
      </w:pPr>
      <w:bookmarkStart w:id="16" w:name="OLE_LINK1"/>
      <w:r>
        <w:rPr>
          <w:rFonts w:hint="eastAsia" w:eastAsia="楷体_GB2312"/>
          <w:b/>
          <w:sz w:val="44"/>
          <w:szCs w:val="44"/>
        </w:rPr>
        <w:t>基于</w:t>
      </w:r>
      <w:r>
        <w:rPr>
          <w:rFonts w:hint="eastAsia" w:ascii="Arial" w:hAnsi="Arial" w:eastAsia="楷体_GB2312" w:cs="Arial"/>
          <w:b/>
          <w:sz w:val="44"/>
          <w:szCs w:val="44"/>
          <w:lang w:val="en-US" w:eastAsia="zh-CN"/>
        </w:rPr>
        <w:t>深度学习的信息抽取服务系统</w:t>
      </w:r>
    </w:p>
    <w:p>
      <w:pPr>
        <w:jc w:val="center"/>
        <w:rPr>
          <w:rFonts w:hint="eastAsia" w:eastAsia="楷体_GB2312"/>
          <w:b/>
          <w:sz w:val="44"/>
          <w:szCs w:val="44"/>
        </w:rPr>
      </w:pPr>
      <w:r>
        <w:rPr>
          <w:rFonts w:hint="eastAsia" w:ascii="Arial" w:hAnsi="Arial" w:eastAsia="楷体_GB2312" w:cs="Arial"/>
          <w:b/>
          <w:sz w:val="44"/>
          <w:szCs w:val="44"/>
          <w:lang w:val="en-US" w:eastAsia="zh-CN"/>
        </w:rPr>
        <w:t>的</w:t>
      </w:r>
      <w:r>
        <w:rPr>
          <w:rFonts w:hint="eastAsia" w:eastAsia="楷体_GB2312"/>
          <w:b/>
          <w:sz w:val="44"/>
          <w:szCs w:val="44"/>
        </w:rPr>
        <w:t>设计与实现</w:t>
      </w:r>
    </w:p>
    <w:bookmarkEnd w:id="16"/>
    <w:p>
      <w:pPr>
        <w:rPr>
          <w:rFonts w:hint="eastAsia" w:eastAsia="楷体_GB2312"/>
          <w:b/>
          <w:sz w:val="30"/>
        </w:rPr>
      </w:pPr>
    </w:p>
    <w:p>
      <w:pPr>
        <w:rPr>
          <w:rFonts w:hint="eastAsia" w:eastAsia="楷体_GB2312"/>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noWrap w:val="0"/>
            <w:vAlign w:val="top"/>
          </w:tcPr>
          <w:p>
            <w:pPr>
              <w:ind w:left="1"/>
              <w:jc w:val="center"/>
              <w:rPr>
                <w:rFonts w:hint="eastAsia" w:eastAsia="楷体_GB2312"/>
                <w:b/>
                <w:sz w:val="30"/>
              </w:rPr>
            </w:pPr>
            <w:r>
              <w:rPr>
                <w:rFonts w:hint="eastAsia" w:eastAsia="楷体_GB2312"/>
                <w:b/>
                <w:sz w:val="30"/>
              </w:rPr>
              <w:t>作    者:</w:t>
            </w:r>
          </w:p>
        </w:tc>
        <w:tc>
          <w:tcPr>
            <w:tcW w:w="4690" w:type="dxa"/>
            <w:noWrap w:val="0"/>
            <w:vAlign w:val="top"/>
          </w:tcPr>
          <w:p>
            <w:pPr>
              <w:jc w:val="center"/>
              <w:rPr>
                <w:rFonts w:hint="eastAsia" w:eastAsia="楷体_GB2312"/>
                <w:b/>
                <w:sz w:val="30"/>
                <w:lang w:eastAsia="zh-CN"/>
              </w:rPr>
            </w:pPr>
            <w:r>
              <w:rPr>
                <w:rFonts w:hint="eastAsia" w:eastAsia="楷体_GB2312"/>
                <w:b/>
                <w:sz w:val="30"/>
                <w:lang w:val="en-US" w:eastAsia="zh-CN"/>
              </w:rPr>
              <w:t>安磊</w:t>
            </w:r>
          </w:p>
        </w:tc>
      </w:tr>
      <w:tr>
        <w:tblPrEx>
          <w:tblLayout w:type="fixed"/>
          <w:tblCellMar>
            <w:top w:w="0" w:type="dxa"/>
            <w:left w:w="108" w:type="dxa"/>
            <w:bottom w:w="0" w:type="dxa"/>
            <w:right w:w="108" w:type="dxa"/>
          </w:tblCellMar>
        </w:tblPrEx>
        <w:trPr>
          <w:jc w:val="center"/>
        </w:trPr>
        <w:tc>
          <w:tcPr>
            <w:tcW w:w="1633" w:type="dxa"/>
            <w:noWrap w:val="0"/>
            <w:vAlign w:val="top"/>
          </w:tcPr>
          <w:p>
            <w:pPr>
              <w:pStyle w:val="34"/>
              <w:ind w:left="1"/>
              <w:rPr>
                <w:rFonts w:hint="eastAsia"/>
              </w:rPr>
            </w:pPr>
            <w:r>
              <w:rPr>
                <w:rFonts w:hint="eastAsia" w:eastAsia="楷体_GB2312"/>
                <w:b/>
                <w:sz w:val="30"/>
                <w:lang w:val="en-US" w:eastAsia="zh-CN"/>
              </w:rPr>
              <w:t>指导教师</w:t>
            </w:r>
            <w:r>
              <w:rPr>
                <w:rFonts w:hint="eastAsia"/>
              </w:rPr>
              <w:t>:</w:t>
            </w:r>
          </w:p>
        </w:tc>
        <w:tc>
          <w:tcPr>
            <w:tcW w:w="4690" w:type="dxa"/>
            <w:noWrap w:val="0"/>
            <w:vAlign w:val="top"/>
          </w:tcPr>
          <w:p>
            <w:pPr>
              <w:ind w:left="-31" w:leftChars="-15"/>
              <w:jc w:val="center"/>
              <w:rPr>
                <w:rFonts w:hint="default" w:eastAsia="楷体_GB2312"/>
                <w:b/>
                <w:sz w:val="30"/>
                <w:lang w:val="en-US" w:eastAsia="zh-CN"/>
              </w:rPr>
            </w:pPr>
            <w:r>
              <w:rPr>
                <w:rFonts w:hint="eastAsia" w:eastAsia="楷体_GB2312"/>
                <w:b/>
                <w:sz w:val="30"/>
                <w:lang w:val="en-US" w:eastAsia="zh-CN"/>
              </w:rPr>
              <w:t>伏晓 副教授</w:t>
            </w:r>
          </w:p>
        </w:tc>
      </w:tr>
    </w:tbl>
    <w:p>
      <w:pPr>
        <w:rPr>
          <w:rFonts w:hint="eastAsia" w:eastAsia="楷体_GB2312"/>
          <w:b/>
          <w:sz w:val="30"/>
        </w:rPr>
      </w:pPr>
    </w:p>
    <w:p>
      <w:pPr>
        <w:rPr>
          <w:rFonts w:hint="eastAsia" w:eastAsia="楷体_GB2312"/>
          <w:b/>
          <w:sz w:val="30"/>
        </w:rPr>
      </w:pPr>
    </w:p>
    <w:p>
      <w:pPr>
        <w:rPr>
          <w:rFonts w:hint="eastAsia" w:eastAsia="楷体_GB2312"/>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noWrap w:val="0"/>
            <w:vAlign w:val="top"/>
          </w:tcPr>
          <w:p>
            <w:pPr>
              <w:ind w:left="1"/>
              <w:jc w:val="center"/>
              <w:rPr>
                <w:rFonts w:hint="eastAsia" w:eastAsia="楷体_GB2312"/>
                <w:b/>
                <w:sz w:val="30"/>
              </w:rPr>
            </w:pPr>
            <w:r>
              <w:rPr>
                <w:rFonts w:hint="eastAsia" w:eastAsia="楷体_GB2312"/>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noWrap w:val="0"/>
            <w:vAlign w:val="top"/>
          </w:tcPr>
          <w:p>
            <w:pPr>
              <w:ind w:left="1" w:hanging="1"/>
              <w:jc w:val="center"/>
              <w:rPr>
                <w:rFonts w:hint="eastAsia" w:eastAsia="楷体_GB2312"/>
                <w:b/>
                <w:sz w:val="30"/>
              </w:rPr>
            </w:pPr>
            <w:r>
              <w:rPr>
                <w:rFonts w:hint="eastAsia" w:eastAsia="楷体_GB2312"/>
                <w:b/>
                <w:sz w:val="30"/>
              </w:rPr>
              <w:t>(申请工程硕士学位)</w:t>
            </w:r>
          </w:p>
        </w:tc>
      </w:tr>
    </w:tbl>
    <w:p>
      <w:pPr>
        <w:rPr>
          <w:rFonts w:hint="eastAsia" w:eastAsia="楷体_GB2312"/>
          <w:b/>
          <w:sz w:val="30"/>
        </w:rPr>
      </w:pPr>
    </w:p>
    <w:p>
      <w:pPr>
        <w:rPr>
          <w:rFonts w:hint="eastAsia" w:eastAsia="楷体_GB2312"/>
          <w:b/>
          <w:sz w:val="30"/>
        </w:rPr>
      </w:pPr>
    </w:p>
    <w:p>
      <w:pPr>
        <w:rPr>
          <w:rFonts w:hint="eastAsia" w:eastAsia="楷体_GB2312"/>
          <w:b/>
          <w:sz w:val="30"/>
        </w:rPr>
      </w:pPr>
    </w:p>
    <w:p>
      <w:pPr>
        <w:rPr>
          <w:rFonts w:hint="eastAsia" w:eastAsia="楷体_GB2312"/>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noWrap w:val="0"/>
            <w:vAlign w:val="top"/>
          </w:tcPr>
          <w:p>
            <w:pPr>
              <w:ind w:left="1"/>
              <w:jc w:val="center"/>
              <w:rPr>
                <w:rFonts w:hint="eastAsia" w:eastAsia="楷体_GB2312"/>
                <w:b/>
                <w:sz w:val="30"/>
              </w:rPr>
            </w:pPr>
            <w:r>
              <w:rPr>
                <w:rFonts w:hint="eastAsia" w:eastAsia="楷体_GB2312"/>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noWrap w:val="0"/>
            <w:vAlign w:val="top"/>
          </w:tcPr>
          <w:p>
            <w:pPr>
              <w:ind w:left="1"/>
              <w:jc w:val="center"/>
              <w:rPr>
                <w:rFonts w:hint="eastAsia" w:eastAsia="楷体_GB2312"/>
                <w:b/>
                <w:sz w:val="30"/>
              </w:rPr>
            </w:pPr>
            <w:r>
              <w:rPr>
                <w:rFonts w:hint="eastAsia" w:ascii="Arial" w:hAnsi="Arial" w:eastAsia="楷体_GB2312" w:cs="Arial"/>
                <w:b/>
                <w:sz w:val="30"/>
              </w:rPr>
              <w:t xml:space="preserve"> </w:t>
            </w:r>
            <w:r>
              <w:rPr>
                <w:rFonts w:hint="eastAsia" w:eastAsia="楷体_GB2312"/>
                <w:b/>
                <w:sz w:val="30"/>
              </w:rPr>
              <w:t>2019年4月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w:t>
      </w:r>
      <w:r>
        <w:rPr>
          <w:rFonts w:hint="eastAsia" w:ascii="Arial" w:hAnsi="Arial" w:cs="Arial"/>
          <w:b/>
          <w:sz w:val="48"/>
          <w:szCs w:val="48"/>
          <w:lang w:val="en-US" w:eastAsia="zh-CN"/>
        </w:rPr>
        <w:t xml:space="preserve"> Systrm</w:t>
      </w:r>
      <w:r>
        <w:rPr>
          <w:rFonts w:ascii="Arial" w:hAnsi="Arial" w:eastAsia="Times New Roman" w:cs="Arial"/>
          <w:b/>
          <w:sz w:val="48"/>
          <w:szCs w:val="48"/>
        </w:rPr>
        <w:t xml:space="preserv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17" w:name="_Toc135835153"/>
      <w:bookmarkStart w:id="18" w:name="_Toc135971810"/>
      <w:bookmarkStart w:id="19" w:name="_Toc135932745"/>
      <w:bookmarkStart w:id="20" w:name="_Toc135932653"/>
      <w:bookmarkStart w:id="21" w:name="_Toc135971882"/>
      <w:bookmarkStart w:id="22" w:name="_Toc135932910"/>
      <w:bookmarkStart w:id="23" w:name="_Toc135932824"/>
      <w:r>
        <w:rPr>
          <w:rFonts w:ascii="Arial" w:hAnsi="Arial" w:cs="Arial"/>
          <w:b/>
          <w:sz w:val="32"/>
          <w:szCs w:val="32"/>
        </w:rPr>
        <w:t>Submitted in partial fulfillment of the requirements for the degree of Master</w:t>
      </w:r>
      <w:bookmarkEnd w:id="17"/>
      <w:r>
        <w:rPr>
          <w:rFonts w:ascii="Arial" w:hAnsi="Arial" w:cs="Arial"/>
          <w:b/>
          <w:sz w:val="32"/>
          <w:szCs w:val="32"/>
        </w:rPr>
        <w:t xml:space="preserve"> of Engineering</w:t>
      </w:r>
      <w:bookmarkEnd w:id="18"/>
      <w:bookmarkEnd w:id="19"/>
      <w:bookmarkEnd w:id="20"/>
      <w:bookmarkEnd w:id="21"/>
      <w:bookmarkEnd w:id="22"/>
      <w:bookmarkEnd w:id="23"/>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24" w:name="_Toc187761918"/>
      <w:bookmarkStart w:id="25" w:name="_Toc187764274"/>
      <w:bookmarkStart w:id="26" w:name="_Toc514163438"/>
      <w:r>
        <w:rPr>
          <w:rFonts w:hint="eastAsia" w:ascii="Arial" w:hAnsi="Arial" w:eastAsia="黑体" w:cs="Arial"/>
          <w:b w:val="0"/>
        </w:rPr>
        <w:t>摘</w:t>
      </w:r>
      <w:r>
        <w:rPr>
          <w:rFonts w:ascii="Arial" w:hAnsi="Arial" w:eastAsia="黑体" w:cs="Arial"/>
          <w:b w:val="0"/>
        </w:rPr>
        <w:t xml:space="preserve"> </w:t>
      </w:r>
      <w:bookmarkStart w:id="500" w:name="_GoBack"/>
      <w:bookmarkEnd w:id="500"/>
      <w:r>
        <w:rPr>
          <w:rFonts w:ascii="Arial" w:hAnsi="Arial" w:eastAsia="黑体" w:cs="Arial"/>
          <w:b w:val="0"/>
        </w:rPr>
        <w:t xml:space="preserve"> </w:t>
      </w:r>
      <w:r>
        <w:rPr>
          <w:rFonts w:hint="eastAsia" w:ascii="Arial" w:hAnsi="Arial" w:eastAsia="黑体" w:cs="Arial"/>
          <w:b w:val="0"/>
        </w:rPr>
        <w:t>要</w:t>
      </w:r>
      <w:bookmarkEnd w:id="0"/>
      <w:bookmarkEnd w:id="24"/>
      <w:bookmarkEnd w:id="25"/>
      <w:bookmarkEnd w:id="26"/>
    </w:p>
    <w:p>
      <w:pPr>
        <w:pStyle w:val="10"/>
        <w:keepNext w:val="0"/>
        <w:keepLines w:val="0"/>
        <w:pageBreakBefore w:val="0"/>
        <w:widowControl/>
        <w:kinsoku/>
        <w:wordWrap/>
        <w:overflowPunct/>
        <w:topLinePunct w:val="0"/>
        <w:autoSpaceDE/>
        <w:autoSpaceDN/>
        <w:bidi w:val="0"/>
        <w:adjustRightInd/>
        <w:snapToGrid/>
        <w:spacing w:before="157" w:beforeLines="50" w:beforeAutospacing="0" w:after="0" w:afterAutospacing="0" w:line="360" w:lineRule="auto"/>
        <w:ind w:firstLine="480" w:firstLineChars="200"/>
        <w:textAlignment w:val="auto"/>
        <w:rPr>
          <w:rFonts w:ascii="Arial" w:hAnsi="Arial" w:cs="Arial"/>
        </w:rPr>
      </w:pPr>
      <w:r>
        <w:rPr>
          <w:rFonts w:hint="eastAsia"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10"/>
        <w:keepNext w:val="0"/>
        <w:keepLines w:val="0"/>
        <w:pageBreakBefore w:val="0"/>
        <w:widowControl/>
        <w:kinsoku/>
        <w:wordWrap/>
        <w:overflowPunct/>
        <w:topLinePunct w:val="0"/>
        <w:autoSpaceDE/>
        <w:autoSpaceDN/>
        <w:bidi w:val="0"/>
        <w:adjustRightInd/>
        <w:snapToGrid/>
        <w:spacing w:before="157" w:beforeLines="50" w:beforeAutospacing="0" w:after="0" w:afterAutospacing="0" w:line="360" w:lineRule="auto"/>
        <w:ind w:firstLine="480" w:firstLineChars="200"/>
        <w:textAlignment w:val="auto"/>
        <w:rPr>
          <w:rFonts w:ascii="Arial" w:hAnsi="Arial" w:cs="Arial"/>
        </w:rPr>
      </w:pPr>
      <w:r>
        <w:rPr>
          <w:rFonts w:hint="eastAsia"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10"/>
        <w:keepNext w:val="0"/>
        <w:keepLines w:val="0"/>
        <w:pageBreakBefore w:val="0"/>
        <w:widowControl/>
        <w:kinsoku/>
        <w:wordWrap/>
        <w:overflowPunct/>
        <w:topLinePunct w:val="0"/>
        <w:autoSpaceDE/>
        <w:autoSpaceDN/>
        <w:bidi w:val="0"/>
        <w:adjustRightInd/>
        <w:snapToGrid/>
        <w:spacing w:before="157" w:beforeLines="50" w:beforeAutospacing="0" w:after="0" w:afterAutospacing="0" w:line="360" w:lineRule="auto"/>
        <w:ind w:firstLine="480" w:firstLineChars="200"/>
        <w:textAlignment w:val="auto"/>
        <w:rPr>
          <w:rFonts w:ascii="Arial" w:hAnsi="Arial" w:cs="Arial"/>
        </w:rPr>
      </w:pPr>
      <w:r>
        <w:rPr>
          <w:rFonts w:hint="eastAsia" w:ascii="Arial" w:hAnsi="Arial" w:cs="Arial"/>
        </w:rPr>
        <w:t>本文从模型设计和具体的使用场景出发，选择了两种不同的命名实体识别模型</w:t>
      </w:r>
      <w:r>
        <w:rPr>
          <w:rFonts w:hint="eastAsia" w:ascii="Arial" w:hAnsi="Arial" w:cs="Arial"/>
          <w:lang w:val="en-US" w:eastAsia="zh-CN"/>
        </w:rPr>
        <w:t>app</w:t>
      </w:r>
      <w:r>
        <w:rPr>
          <w:rFonts w:hint="eastAsia" w:ascii="Arial" w:hAnsi="Arial" w:cs="Arial"/>
        </w:rPr>
        <w:t>和一种关系抽取模型</w:t>
      </w:r>
      <w:r>
        <w:rPr>
          <w:rFonts w:hint="eastAsia" w:ascii="Arial" w:hAnsi="Arial" w:cs="Arial"/>
          <w:lang w:val="en-US" w:eastAsia="zh-CN"/>
        </w:rPr>
        <w:t>app</w:t>
      </w:r>
      <w:r>
        <w:rPr>
          <w:rFonts w:hint="eastAsia" w:ascii="Arial" w:hAnsi="Arial" w:cs="Arial"/>
        </w:rPr>
        <w:t>进行组合，将</w:t>
      </w:r>
      <w:r>
        <w:rPr>
          <w:rFonts w:hint="eastAsia" w:ascii="Arial" w:hAnsi="Arial" w:cs="Arial"/>
          <w:lang w:val="en-US" w:eastAsia="zh-CN"/>
        </w:rPr>
        <w:t>模型和app</w:t>
      </w:r>
      <w:r>
        <w:rPr>
          <w:rFonts w:hint="eastAsia" w:ascii="Arial" w:hAnsi="Arial" w:cs="Arial"/>
        </w:rPr>
        <w:t>封装</w:t>
      </w:r>
      <w:r>
        <w:rPr>
          <w:rFonts w:hint="eastAsia" w:ascii="Arial" w:hAnsi="Arial" w:cs="Arial"/>
          <w:lang w:val="en-US" w:eastAsia="zh-CN"/>
        </w:rPr>
        <w:t>在</w:t>
      </w:r>
      <w:r>
        <w:rPr>
          <w:rFonts w:ascii="Arial" w:hAnsi="Arial" w:cs="Arial"/>
        </w:rPr>
        <w:t>Docker</w:t>
      </w:r>
      <w:r>
        <w:rPr>
          <w:rFonts w:hint="eastAsia" w:ascii="Arial" w:hAnsi="Arial" w:cs="Arial"/>
          <w:lang w:val="en-US" w:eastAsia="zh-CN"/>
        </w:rPr>
        <w:t>容器</w:t>
      </w:r>
      <w:r>
        <w:rPr>
          <w:rFonts w:hint="eastAsia" w:ascii="Arial" w:hAnsi="Arial" w:cs="Arial"/>
        </w:rPr>
        <w:t>中，部署到</w:t>
      </w:r>
      <w:r>
        <w:rPr>
          <w:rFonts w:ascii="Arial" w:hAnsi="Arial" w:cs="Arial"/>
        </w:rPr>
        <w:t>Kubernetes</w:t>
      </w:r>
      <w:r>
        <w:rPr>
          <w:rFonts w:hint="eastAsia" w:ascii="Arial" w:hAnsi="Arial" w:cs="Arial"/>
        </w:rPr>
        <w:t>集群上构建一个信息抽取服务系统。</w:t>
      </w:r>
    </w:p>
    <w:p>
      <w:pPr>
        <w:pStyle w:val="10"/>
        <w:keepNext w:val="0"/>
        <w:keepLines w:val="0"/>
        <w:pageBreakBefore w:val="0"/>
        <w:widowControl/>
        <w:kinsoku/>
        <w:wordWrap/>
        <w:overflowPunct/>
        <w:topLinePunct w:val="0"/>
        <w:autoSpaceDE/>
        <w:autoSpaceDN/>
        <w:bidi w:val="0"/>
        <w:adjustRightInd/>
        <w:snapToGrid/>
        <w:spacing w:before="157" w:beforeLines="50" w:beforeAutospacing="0" w:after="0" w:afterAutospacing="0" w:line="360" w:lineRule="auto"/>
        <w:ind w:firstLine="480" w:firstLineChars="200"/>
        <w:textAlignment w:val="auto"/>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w:t>
      </w:r>
      <w:r>
        <w:rPr>
          <w:rFonts w:hint="eastAsia" w:ascii="Arial" w:hAnsi="Arial" w:cs="Arial"/>
          <w:lang w:eastAsia="zh-CN"/>
        </w:rPr>
        <w:t>对</w:t>
      </w:r>
      <w:r>
        <w:rPr>
          <w:rFonts w:hint="eastAsia" w:ascii="Arial" w:hAnsi="Arial" w:cs="Arial"/>
        </w:rPr>
        <w:t>信息抽取服务进行部署。最后对整个项目进行总结，并对未来的研究工作进行规划与展望。</w:t>
      </w:r>
    </w:p>
    <w:p>
      <w:pPr>
        <w:pStyle w:val="10"/>
        <w:numPr>
          <w:ins w:id="0" w:author="" w:date=""/>
        </w:numPr>
        <w:spacing w:before="0" w:beforeLines="0" w:beforeAutospacing="0" w:after="0" w:afterAutospacing="0" w:line="360" w:lineRule="auto"/>
        <w:ind w:firstLine="0" w:firstLineChars="0"/>
        <w:rPr>
          <w:rFonts w:ascii="Arial" w:hAnsi="Arial" w:cs="Arial"/>
          <w:b/>
        </w:rPr>
      </w:pPr>
    </w:p>
    <w:p>
      <w:pPr>
        <w:pStyle w:val="10"/>
        <w:numPr>
          <w:ins w:id="1" w:author="" w:date=""/>
        </w:numPr>
        <w:spacing w:before="0" w:beforeLines="0" w:beforeAutospacing="0" w:after="0" w:afterAutospacing="0" w:line="360" w:lineRule="auto"/>
        <w:ind w:firstLine="0" w:firstLineChars="0"/>
        <w:rPr>
          <w:rFonts w:ascii="Arial" w:hAnsi="Arial" w:cs="Arial"/>
          <w:b/>
        </w:rPr>
      </w:pPr>
    </w:p>
    <w:p>
      <w:pPr>
        <w:pStyle w:val="10"/>
        <w:numPr>
          <w:ins w:id="2" w:author="" w:date=""/>
        </w:numPr>
        <w:spacing w:before="0" w:beforeLines="0" w:beforeAutospacing="0" w:after="0" w:afterAutospacing="0" w:line="360" w:lineRule="auto"/>
        <w:ind w:firstLine="0" w:firstLineChars="0"/>
        <w:rPr>
          <w:rFonts w:ascii="Arial" w:hAnsi="Arial" w:cs="Arial"/>
          <w:b/>
        </w:rPr>
      </w:pPr>
    </w:p>
    <w:p>
      <w:pPr>
        <w:pStyle w:val="10"/>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：命名实体识别，关系抽取，深度学习</w:t>
      </w:r>
      <w:r>
        <w:rPr>
          <w:rFonts w:hint="eastAsia" w:ascii="Arial" w:hAnsi="Arial" w:cs="Arial"/>
          <w:lang w:eastAsia="zh-CN"/>
        </w:rPr>
        <w:t>，</w:t>
      </w:r>
      <w:r>
        <w:rPr>
          <w:rFonts w:hint="eastAsia" w:ascii="Arial" w:hAnsi="Arial" w:cs="Arial"/>
          <w:lang w:val="en-US" w:eastAsia="zh-CN"/>
        </w:rPr>
        <w:t>信息抽取服务</w:t>
      </w:r>
    </w:p>
    <w:p>
      <w:pPr>
        <w:pStyle w:val="2"/>
        <w:jc w:val="center"/>
        <w:rPr>
          <w:rFonts w:ascii="Arial" w:hAnsi="Arial" w:cs="Arial"/>
        </w:rPr>
      </w:pPr>
      <w:bookmarkStart w:id="27" w:name="_Toc136892744"/>
      <w:bookmarkStart w:id="28" w:name="_Toc136947298"/>
      <w:bookmarkStart w:id="29" w:name="_Toc187764275"/>
      <w:bookmarkStart w:id="30" w:name="_Toc187761919"/>
      <w:bookmarkStart w:id="31" w:name="_Toc137200754"/>
      <w:bookmarkStart w:id="32" w:name="_Toc136892875"/>
      <w:bookmarkStart w:id="33" w:name="_Toc136854959"/>
      <w:bookmarkStart w:id="34" w:name="_Toc136854867"/>
      <w:bookmarkStart w:id="35" w:name="_Toc514163439"/>
      <w:bookmarkStart w:id="36" w:name="_Toc136892941"/>
      <w:bookmarkStart w:id="37" w:name="_Toc137201221"/>
      <w:bookmarkStart w:id="38" w:name="_Toc187122267"/>
      <w:r>
        <w:rPr>
          <w:rFonts w:ascii="Arial" w:hAnsi="Arial" w:cs="Arial"/>
        </w:rPr>
        <w:t>Abstract</w:t>
      </w:r>
      <w:bookmarkEnd w:id="27"/>
      <w:bookmarkEnd w:id="28"/>
      <w:bookmarkEnd w:id="29"/>
      <w:bookmarkEnd w:id="30"/>
      <w:bookmarkEnd w:id="31"/>
      <w:bookmarkEnd w:id="32"/>
      <w:bookmarkEnd w:id="33"/>
      <w:bookmarkEnd w:id="34"/>
      <w:bookmarkEnd w:id="35"/>
      <w:bookmarkEnd w:id="36"/>
      <w:bookmarkEnd w:id="37"/>
      <w:bookmarkEnd w:id="38"/>
    </w:p>
    <w:p>
      <w:pPr>
        <w:spacing w:line="360" w:lineRule="auto"/>
        <w:ind w:firstLine="420" w:firstLineChars="200"/>
        <w:rPr>
          <w:rFonts w:ascii="Arial" w:hAnsi="Arial" w:cs="Arial"/>
          <w:sz w:val="21"/>
          <w:szCs w:val="21"/>
        </w:rPr>
      </w:pPr>
      <w:r>
        <w:rPr>
          <w:rFonts w:ascii="Arial" w:hAnsi="Arial" w:cs="Arial"/>
          <w:sz w:val="21"/>
          <w:szCs w:val="21"/>
        </w:rPr>
        <w:t>With the rapid development of artificial intelligence, more and more algorithm were applied.Natural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 and unstructured text.</w:t>
      </w:r>
      <w:r>
        <w:rPr>
          <w:rFonts w:hint="eastAsia" w:ascii="Arial" w:hAnsi="Arial" w:cs="Arial"/>
          <w:sz w:val="21"/>
          <w:szCs w:val="21"/>
          <w:lang w:val="en-US" w:eastAsia="zh-CN"/>
        </w:rPr>
        <w:t xml:space="preserve"> </w:t>
      </w:r>
      <w:r>
        <w:rPr>
          <w:rFonts w:ascii="Arial" w:hAnsi="Arial" w:cs="Arial"/>
          <w:sz w:val="21"/>
          <w:szCs w:val="21"/>
        </w:rPr>
        <w:t>As an unstructured text that is one of the important data sources for constructing Knowledge Graphs,</w:t>
      </w:r>
      <w:r>
        <w:rPr>
          <w:rFonts w:hint="eastAsia" w:ascii="Arial" w:hAnsi="Arial" w:cs="Arial"/>
          <w:sz w:val="21"/>
          <w:szCs w:val="21"/>
          <w:lang w:val="en-US" w:eastAsia="zh-CN"/>
        </w:rPr>
        <w:t xml:space="preserve"> </w:t>
      </w:r>
      <w:r>
        <w:rPr>
          <w:rFonts w:ascii="Arial" w:hAnsi="Arial" w:cs="Arial"/>
          <w:sz w:val="21"/>
          <w:szCs w:val="21"/>
        </w:rPr>
        <w:t>how to extract high quality information from it becomes a research hot spot.</w:t>
      </w:r>
    </w:p>
    <w:p>
      <w:pPr>
        <w:spacing w:line="360" w:lineRule="auto"/>
        <w:ind w:firstLine="420" w:firstLineChars="200"/>
        <w:rPr>
          <w:rFonts w:ascii="Arial" w:hAnsi="Arial" w:cs="Arial"/>
          <w:sz w:val="21"/>
          <w:szCs w:val="21"/>
        </w:rPr>
      </w:pPr>
      <w:r>
        <w:rPr>
          <w:rFonts w:ascii="Arial" w:hAnsi="Arial" w:cs="Arial"/>
          <w:sz w:val="21"/>
          <w:szCs w:val="21"/>
        </w:rPr>
        <w:t>In the face of the problems described above,</w:t>
      </w:r>
      <w:r>
        <w:rPr>
          <w:rFonts w:hint="eastAsia" w:ascii="Arial" w:hAnsi="Arial" w:cs="Arial"/>
          <w:sz w:val="21"/>
          <w:szCs w:val="21"/>
          <w:lang w:val="en-US" w:eastAsia="zh-CN"/>
        </w:rPr>
        <w:t xml:space="preserve"> </w:t>
      </w:r>
      <w:r>
        <w:rPr>
          <w:rFonts w:ascii="Arial" w:hAnsi="Arial" w:cs="Arial"/>
          <w:sz w:val="21"/>
          <w:szCs w:val="21"/>
        </w:rPr>
        <w:t>an information extraction service that provides high quality data is very important.</w:t>
      </w:r>
      <w:r>
        <w:rPr>
          <w:rFonts w:hint="eastAsia" w:ascii="Arial" w:hAnsi="Arial" w:cs="Arial"/>
          <w:sz w:val="21"/>
          <w:szCs w:val="21"/>
          <w:lang w:val="en-US" w:eastAsia="zh-CN"/>
        </w:rPr>
        <w:t xml:space="preserve">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this thesis aims to construct data graphs form the unstructured data to the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w:t>
      </w:r>
      <w:r>
        <w:rPr>
          <w:rFonts w:hint="eastAsia" w:ascii="Arial" w:hAnsi="Arial" w:cs="Arial"/>
          <w:sz w:val="21"/>
          <w:szCs w:val="21"/>
          <w:lang w:val="en-US" w:eastAsia="zh-CN"/>
        </w:rPr>
        <w:t xml:space="preserve"> apps</w:t>
      </w:r>
      <w:r>
        <w:rPr>
          <w:rFonts w:ascii="Arial" w:hAnsi="Arial" w:cs="Arial"/>
          <w:sz w:val="21"/>
          <w:szCs w:val="21"/>
        </w:rPr>
        <w:t xml:space="preserve"> and one Relation Extraction model</w:t>
      </w:r>
      <w:r>
        <w:rPr>
          <w:rFonts w:hint="eastAsia" w:ascii="Arial" w:hAnsi="Arial" w:cs="Arial"/>
          <w:sz w:val="21"/>
          <w:szCs w:val="21"/>
          <w:lang w:val="en-US" w:eastAsia="zh-CN"/>
        </w:rPr>
        <w:t xml:space="preserve"> app</w:t>
      </w:r>
      <w:r>
        <w:rPr>
          <w:rFonts w:ascii="Arial" w:hAnsi="Arial" w:cs="Arial"/>
          <w:sz w:val="21"/>
          <w:szCs w:val="21"/>
        </w:rPr>
        <w:t>,</w:t>
      </w:r>
      <w:r>
        <w:rPr>
          <w:rFonts w:hint="eastAsia" w:ascii="Arial" w:hAnsi="Arial" w:cs="Arial"/>
          <w:sz w:val="21"/>
          <w:szCs w:val="21"/>
          <w:lang w:val="en-US" w:eastAsia="zh-CN"/>
        </w:rPr>
        <w:t xml:space="preserve"> </w:t>
      </w:r>
      <w:r>
        <w:rPr>
          <w:rFonts w:ascii="Arial" w:hAnsi="Arial" w:cs="Arial"/>
          <w:sz w:val="21"/>
          <w:szCs w:val="21"/>
        </w:rPr>
        <w:t xml:space="preserve">package the models </w:t>
      </w:r>
      <w:r>
        <w:rPr>
          <w:rFonts w:hint="eastAsia" w:ascii="Arial" w:hAnsi="Arial" w:cs="Arial"/>
          <w:sz w:val="21"/>
          <w:szCs w:val="21"/>
          <w:lang w:val="en-US" w:eastAsia="zh-CN"/>
        </w:rPr>
        <w:t xml:space="preserve">and apps </w:t>
      </w:r>
      <w:r>
        <w:rPr>
          <w:rFonts w:ascii="Arial" w:hAnsi="Arial" w:cs="Arial"/>
          <w:sz w:val="21"/>
          <w:szCs w:val="21"/>
        </w:rPr>
        <w:t>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39" w:name="_Toc185215582"/>
      <w:bookmarkStart w:id="40" w:name="_Toc185215092"/>
      <w:bookmarkStart w:id="41" w:name="_Toc187764276"/>
      <w:bookmarkStart w:id="42" w:name="_Toc187761920"/>
      <w:bookmarkStart w:id="43" w:name="_Toc187122268"/>
      <w:bookmarkStart w:id="44" w:name="_Toc185213482"/>
      <w:r>
        <w:rPr>
          <w:rFonts w:ascii="Arial" w:hAnsi="Arial" w:cs="Arial"/>
          <w:sz w:val="21"/>
          <w:szCs w:val="21"/>
        </w:rPr>
        <w:t xml:space="preserve"> Deep Learning</w:t>
      </w:r>
      <w:bookmarkEnd w:id="39"/>
      <w:bookmarkEnd w:id="40"/>
      <w:bookmarkEnd w:id="41"/>
      <w:bookmarkEnd w:id="42"/>
      <w:bookmarkEnd w:id="43"/>
      <w:bookmarkEnd w:id="44"/>
      <w:bookmarkStart w:id="45"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"_Toc514760210"</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5"/>
          <w:color w:val="auto"/>
          <w:u w:val="none"/>
        </w:rPr>
        <w:fldChar w:fldCharType="end"/>
      </w:r>
    </w:p>
    <w:p>
      <w:pPr>
        <w:pStyle w:val="14"/>
        <w:rPr>
          <w:rStyle w:val="25"/>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"_Toc514760211"</w:instrText>
      </w:r>
      <w:r>
        <w:rPr>
          <w:rStyle w:val="25"/>
          <w:color w:val="auto"/>
          <w:u w:val="none"/>
        </w:rPr>
        <w:instrText xml:space="preserve"> </w:instrText>
      </w:r>
      <w:r>
        <w:rPr>
          <w:rStyle w:val="25"/>
          <w:color w:val="auto"/>
          <w:u w:val="none"/>
        </w:rPr>
        <w:fldChar w:fldCharType="separate"/>
      </w:r>
      <w:r>
        <w:rPr>
          <w:rStyle w:val="25"/>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5"/>
          <w:color w:val="auto"/>
          <w:u w:val="none"/>
        </w:rPr>
        <w:fldChar w:fldCharType="end"/>
      </w:r>
    </w:p>
    <w:p>
      <w:pPr>
        <w:pStyle w:val="14"/>
        <w:rPr>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"_Toc4147716"</w:instrText>
      </w:r>
      <w:r>
        <w:rPr>
          <w:rStyle w:val="25"/>
          <w:color w:val="auto"/>
          <w:u w:val="none"/>
        </w:rPr>
        <w:instrText xml:space="preserve"> </w:instrText>
      </w:r>
      <w:r>
        <w:rPr>
          <w:rStyle w:val="25"/>
          <w:color w:val="auto"/>
          <w:u w:val="none"/>
        </w:rPr>
        <w:fldChar w:fldCharType="separate"/>
      </w:r>
      <w:r>
        <w:rPr>
          <w:rStyle w:val="24"/>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5"/>
          <w:color w:val="auto"/>
          <w:u w:val="none"/>
        </w:rPr>
        <w:fldChar w:fldCharType="end"/>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"_Toc514760212"</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5"/>
          <w:color w:val="auto"/>
          <w:u w:val="none"/>
        </w:rPr>
        <w:fldChar w:fldCharType="end"/>
      </w:r>
    </w:p>
    <w:p>
      <w:pPr>
        <w:pStyle w:val="14"/>
        <w:rPr>
          <w:rFonts w:hint="default" w:ascii="Arial" w:hAnsi="Arial" w:eastAsia="宋体" w:cs="Arial"/>
          <w:sz w:val="24"/>
          <w:szCs w:val="24"/>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"_Toc514760213"</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5"/>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r>
        <w:rPr>
          <w:rFonts w:hint="eastAsia" w:ascii="Arial" w:hAnsi="Arial" w:cs="Arial"/>
          <w:sz w:val="24"/>
          <w:szCs w:val="24"/>
          <w:lang w:val="en-US" w:eastAsia="zh-CN"/>
        </w:rPr>
        <w:t>1</w:t>
      </w:r>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r>
        <w:rPr>
          <w:rFonts w:hint="eastAsia" w:ascii="Arial" w:hAnsi="Arial" w:cs="Arial"/>
          <w:sz w:val="24"/>
          <w:szCs w:val="24"/>
          <w:lang w:val="en-US" w:eastAsia="zh-CN"/>
        </w:rPr>
        <w:t>7</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r>
        <w:rPr>
          <w:rFonts w:hint="eastAsia" w:ascii="Arial" w:hAnsi="Arial" w:cs="Arial"/>
          <w:sz w:val="24"/>
          <w:szCs w:val="24"/>
          <w:lang w:val="en-US" w:eastAsia="zh-CN"/>
        </w:rPr>
        <w:t>9</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46" w:name="_Toc21295_WPSOffice_Level3Page"/>
      <w:r>
        <w:rPr>
          <w:rFonts w:hint="default" w:ascii="Arial" w:hAnsi="Arial" w:cs="Arial"/>
          <w:sz w:val="24"/>
          <w:szCs w:val="24"/>
        </w:rPr>
        <w:t>1</w:t>
      </w:r>
      <w:bookmarkEnd w:id="46"/>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1</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47" w:name="_Toc12355_WPSOffice_Level3Page"/>
      <w:r>
        <w:rPr>
          <w:rFonts w:hint="default" w:ascii="Arial" w:hAnsi="Arial" w:cs="Arial"/>
          <w:sz w:val="24"/>
          <w:szCs w:val="24"/>
        </w:rPr>
        <w:t>1</w:t>
      </w:r>
      <w:bookmarkEnd w:id="47"/>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48" w:name="_Toc17551_WPSOffice_Level3Page"/>
      <w:r>
        <w:rPr>
          <w:rFonts w:hint="default" w:ascii="Arial" w:hAnsi="Arial" w:cs="Arial"/>
          <w:sz w:val="24"/>
          <w:szCs w:val="24"/>
        </w:rPr>
        <w:t>1</w:t>
      </w:r>
      <w:bookmarkEnd w:id="48"/>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49" w:name="_Toc17551_WPSOffice_Level2Page"/>
      <w:r>
        <w:rPr>
          <w:rFonts w:hint="default" w:ascii="Arial" w:hAnsi="Arial" w:cs="Arial"/>
          <w:sz w:val="24"/>
          <w:szCs w:val="24"/>
        </w:rPr>
        <w:t>1</w:t>
      </w:r>
      <w:bookmarkEnd w:id="49"/>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8</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9</w:t>
      </w:r>
    </w:p>
    <w:p>
      <w:pPr>
        <w:pStyle w:val="43"/>
        <w:tabs>
          <w:tab w:val="right" w:leader="dot" w:pos="8306"/>
        </w:tabs>
        <w:spacing w:line="400" w:lineRule="exact"/>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3</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w:t>
      </w:r>
      <w:r>
        <w:rPr>
          <w:rFonts w:hint="eastAsia" w:ascii="Arial" w:hAnsi="Arial" w:cs="Arial"/>
          <w:sz w:val="24"/>
          <w:szCs w:val="24"/>
          <w:lang w:val="en-US" w:eastAsia="zh-CN"/>
        </w:rPr>
        <w:t>总体</w:t>
      </w:r>
      <w:r>
        <w:rPr>
          <w:rFonts w:hint="default" w:ascii="Arial" w:hAnsi="Arial" w:eastAsia="宋体" w:cs="Arial"/>
          <w:sz w:val="24"/>
          <w:szCs w:val="24"/>
        </w:rPr>
        <w:t>设计</w:t>
      </w:r>
      <w:r>
        <w:rPr>
          <w:rFonts w:hint="default" w:ascii="Arial" w:hAnsi="Arial" w:cs="Arial"/>
          <w:sz w:val="24"/>
          <w:szCs w:val="24"/>
        </w:rPr>
        <w:tab/>
      </w:r>
      <w:bookmarkStart w:id="50" w:name="_Toc22335_WPSOffice_Level2Page"/>
      <w:r>
        <w:rPr>
          <w:rFonts w:hint="default" w:ascii="Arial" w:hAnsi="Arial" w:cs="Arial"/>
          <w:sz w:val="24"/>
          <w:szCs w:val="24"/>
        </w:rPr>
        <w:t>2</w:t>
      </w:r>
      <w:bookmarkEnd w:id="50"/>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51" w:name="_Toc870_WPSOffice_Level3Page"/>
      <w:r>
        <w:rPr>
          <w:rFonts w:hint="default" w:ascii="Arial" w:hAnsi="Arial" w:cs="Arial"/>
          <w:sz w:val="24"/>
          <w:szCs w:val="24"/>
        </w:rPr>
        <w:t>2</w:t>
      </w:r>
      <w:bookmarkEnd w:id="51"/>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2</w:t>
      </w:r>
      <w:r>
        <w:rPr>
          <w:rFonts w:hint="default" w:ascii="Arial" w:hAnsi="Arial" w:eastAsia="宋体" w:cs="Arial"/>
          <w:sz w:val="24"/>
          <w:szCs w:val="24"/>
        </w:rPr>
        <w:t xml:space="preserve"> </w:t>
      </w:r>
      <w:r>
        <w:rPr>
          <w:rFonts w:hint="eastAsia" w:ascii="Arial" w:hAnsi="Arial" w:cs="Arial"/>
          <w:sz w:val="24"/>
          <w:szCs w:val="24"/>
          <w:lang w:val="en-US" w:eastAsia="zh-CN"/>
        </w:rPr>
        <w:t>系统逻辑视图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3</w:t>
      </w:r>
      <w:r>
        <w:rPr>
          <w:rFonts w:hint="default" w:ascii="Arial" w:hAnsi="Arial" w:eastAsia="宋体" w:cs="Arial"/>
          <w:sz w:val="24"/>
          <w:szCs w:val="24"/>
        </w:rPr>
        <w:t xml:space="preserve"> </w:t>
      </w:r>
      <w:r>
        <w:rPr>
          <w:rFonts w:hint="eastAsia" w:ascii="Arial" w:hAnsi="Arial" w:cs="Arial"/>
          <w:sz w:val="24"/>
          <w:szCs w:val="24"/>
          <w:lang w:val="en-US" w:eastAsia="zh-CN"/>
        </w:rPr>
        <w:t>系统开发视图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6</w:t>
      </w:r>
      <w:r>
        <w:rPr>
          <w:rFonts w:hint="default" w:ascii="Arial" w:hAnsi="Arial" w:cs="Arial"/>
          <w:sz w:val="24"/>
          <w:szCs w:val="24"/>
        </w:rPr>
        <w:fldChar w:fldCharType="end"/>
      </w:r>
    </w:p>
    <w:p>
      <w:pPr>
        <w:pStyle w:val="45"/>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420" w:leftChars="200" w:firstLine="0" w:firstLineChars="0"/>
        <w:textAlignment w:val="auto"/>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7</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3.1</w:t>
      </w:r>
      <w:r>
        <w:rPr>
          <w:rFonts w:hint="default" w:ascii="Arial" w:hAnsi="Arial" w:eastAsia="宋体" w:cs="Arial"/>
          <w:sz w:val="24"/>
          <w:szCs w:val="24"/>
        </w:rPr>
        <w:t xml:space="preserve"> 数据预处理模块设计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3.2</w:t>
      </w:r>
      <w:r>
        <w:rPr>
          <w:rFonts w:hint="default" w:ascii="Arial" w:hAnsi="Arial" w:eastAsia="宋体" w:cs="Arial"/>
          <w:sz w:val="24"/>
          <w:szCs w:val="24"/>
        </w:rPr>
        <w:t xml:space="preserve"> 信息抽取模型模块设计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8</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9</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 xml:space="preserve"> 命名实体识别模型结构设计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.1 模型的标注策略</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1</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.2 基于word2vec的输入层</w:t>
      </w:r>
      <w:r>
        <w:rPr>
          <w:rFonts w:hint="default" w:ascii="Arial" w:hAnsi="Arial" w:cs="Arial"/>
          <w:sz w:val="24"/>
          <w:szCs w:val="24"/>
        </w:rPr>
        <w:tab/>
      </w:r>
      <w:bookmarkStart w:id="52" w:name="_Toc16920_WPSOffice_Level3Page"/>
      <w:r>
        <w:rPr>
          <w:rFonts w:hint="default" w:ascii="Arial" w:hAnsi="Arial" w:cs="Arial"/>
          <w:sz w:val="24"/>
          <w:szCs w:val="24"/>
        </w:rPr>
        <w:t>3</w:t>
      </w:r>
      <w:bookmarkEnd w:id="52"/>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w:t>
      </w:r>
      <w:r>
        <w:rPr>
          <w:rFonts w:hint="eastAsia" w:ascii="Arial" w:hAnsi="Arial" w:cs="Arial"/>
          <w:sz w:val="24"/>
          <w:szCs w:val="24"/>
          <w:lang w:val="en-US" w:eastAsia="zh-CN"/>
        </w:rPr>
        <w:t>3</w:t>
      </w:r>
      <w:r>
        <w:rPr>
          <w:rFonts w:hint="default" w:ascii="Arial" w:hAnsi="Arial" w:eastAsia="宋体" w:cs="Arial"/>
          <w:sz w:val="24"/>
          <w:szCs w:val="24"/>
        </w:rPr>
        <w:t xml:space="preserve"> 基于BERT的输入层</w:t>
      </w:r>
      <w:r>
        <w:rPr>
          <w:rFonts w:hint="default" w:ascii="Arial" w:hAnsi="Arial" w:cs="Arial"/>
          <w:sz w:val="24"/>
          <w:szCs w:val="24"/>
        </w:rPr>
        <w:tab/>
      </w:r>
      <w:bookmarkStart w:id="53" w:name="_Toc3714_WPSOffice_Level3Page"/>
      <w:r>
        <w:rPr>
          <w:rFonts w:hint="default" w:ascii="Arial" w:hAnsi="Arial" w:cs="Arial"/>
          <w:sz w:val="24"/>
          <w:szCs w:val="24"/>
        </w:rPr>
        <w:t>3</w:t>
      </w:r>
      <w:bookmarkEnd w:id="53"/>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4.4</w:t>
      </w:r>
      <w:r>
        <w:rPr>
          <w:rFonts w:hint="default" w:ascii="Arial" w:hAnsi="Arial" w:eastAsia="宋体" w:cs="Arial"/>
          <w:sz w:val="24"/>
          <w:szCs w:val="24"/>
        </w:rPr>
        <w:t xml:space="preserve"> 网络层</w:t>
      </w:r>
      <w:r>
        <w:rPr>
          <w:rFonts w:hint="default" w:ascii="Arial" w:hAnsi="Arial" w:cs="Arial"/>
          <w:sz w:val="24"/>
          <w:szCs w:val="24"/>
        </w:rPr>
        <w:tab/>
      </w:r>
      <w:bookmarkStart w:id="54" w:name="_Toc17_WPSOffice_Level3Page"/>
      <w:r>
        <w:rPr>
          <w:rFonts w:hint="default" w:ascii="Arial" w:hAnsi="Arial" w:cs="Arial"/>
          <w:sz w:val="24"/>
          <w:szCs w:val="24"/>
        </w:rPr>
        <w:t>3</w:t>
      </w:r>
      <w:bookmarkEnd w:id="54"/>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4.5</w:t>
      </w:r>
      <w:r>
        <w:rPr>
          <w:rFonts w:hint="default" w:ascii="Arial" w:hAnsi="Arial" w:eastAsia="宋体" w:cs="Arial"/>
          <w:sz w:val="24"/>
          <w:szCs w:val="24"/>
        </w:rPr>
        <w:t xml:space="preserve"> 输出层</w:t>
      </w:r>
      <w:r>
        <w:rPr>
          <w:rFonts w:hint="default" w:ascii="Arial" w:hAnsi="Arial" w:cs="Arial"/>
          <w:sz w:val="24"/>
          <w:szCs w:val="24"/>
        </w:rPr>
        <w:tab/>
      </w:r>
      <w:bookmarkStart w:id="55" w:name="_Toc9583_WPSOffice_Level3Page"/>
      <w:r>
        <w:rPr>
          <w:rFonts w:hint="default" w:ascii="Arial" w:hAnsi="Arial" w:cs="Arial"/>
          <w:sz w:val="24"/>
          <w:szCs w:val="24"/>
        </w:rPr>
        <w:t>3</w:t>
      </w:r>
      <w:bookmarkEnd w:id="55"/>
      <w:r>
        <w:rPr>
          <w:rFonts w:hint="eastAsia" w:ascii="Arial" w:hAnsi="Arial" w:cs="Arial"/>
          <w:sz w:val="24"/>
          <w:szCs w:val="24"/>
          <w:lang w:val="en-US" w:eastAsia="zh-CN"/>
        </w:rPr>
        <w:t>5</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 xml:space="preserve"> 关系抽取模型结构设计</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8</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.1 输入层</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.2 卷积层</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.3 残差卷积块</w:t>
      </w:r>
      <w:r>
        <w:rPr>
          <w:rFonts w:hint="default" w:ascii="Arial" w:hAnsi="Arial" w:cs="Arial"/>
          <w:sz w:val="24"/>
          <w:szCs w:val="24"/>
        </w:rPr>
        <w:tab/>
      </w:r>
      <w:bookmarkStart w:id="56" w:name="_Toc2850_WPSOffice_Level3Page"/>
      <w:r>
        <w:rPr>
          <w:rFonts w:hint="default" w:ascii="Arial" w:hAnsi="Arial" w:cs="Arial"/>
          <w:sz w:val="24"/>
          <w:szCs w:val="24"/>
        </w:rPr>
        <w:t>4</w:t>
      </w:r>
      <w:bookmarkEnd w:id="56"/>
      <w:r>
        <w:rPr>
          <w:rFonts w:hint="eastAsia" w:ascii="Arial" w:hAnsi="Arial" w:cs="Arial"/>
          <w:sz w:val="24"/>
          <w:szCs w:val="24"/>
          <w:lang w:val="en-US" w:eastAsia="zh-CN"/>
        </w:rPr>
        <w:t>0</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.4 最大池化层</w:t>
      </w:r>
      <w:r>
        <w:rPr>
          <w:rFonts w:hint="default" w:ascii="Arial" w:hAnsi="Arial" w:cs="Arial"/>
          <w:sz w:val="24"/>
          <w:szCs w:val="24"/>
        </w:rPr>
        <w:tab/>
      </w:r>
      <w:bookmarkStart w:id="57" w:name="_Toc24272_WPSOffice_Level3Page"/>
      <w:r>
        <w:rPr>
          <w:rFonts w:hint="default" w:ascii="Arial" w:hAnsi="Arial" w:cs="Arial"/>
          <w:sz w:val="24"/>
          <w:szCs w:val="24"/>
        </w:rPr>
        <w:t>4</w:t>
      </w:r>
      <w:bookmarkEnd w:id="57"/>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.5 输出层</w:t>
      </w:r>
      <w:r>
        <w:rPr>
          <w:rFonts w:hint="default" w:ascii="Arial" w:hAnsi="Arial" w:cs="Arial"/>
          <w:sz w:val="24"/>
          <w:szCs w:val="24"/>
        </w:rPr>
        <w:tab/>
      </w:r>
      <w:bookmarkStart w:id="58" w:name="_Toc30266_WPSOffice_Level3Page"/>
      <w:r>
        <w:rPr>
          <w:rFonts w:hint="default" w:ascii="Arial" w:hAnsi="Arial" w:cs="Arial"/>
          <w:sz w:val="24"/>
          <w:szCs w:val="24"/>
        </w:rPr>
        <w:t>4</w:t>
      </w:r>
      <w:bookmarkEnd w:id="58"/>
      <w:r>
        <w:rPr>
          <w:rFonts w:hint="eastAsia" w:ascii="Arial" w:hAnsi="Arial" w:cs="Arial"/>
          <w:sz w:val="24"/>
          <w:szCs w:val="24"/>
          <w:lang w:val="en-US" w:eastAsia="zh-CN"/>
        </w:rPr>
        <w:t>2</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6</w:t>
      </w:r>
      <w:r>
        <w:rPr>
          <w:rFonts w:hint="default" w:ascii="Arial" w:hAnsi="Arial" w:eastAsia="宋体" w:cs="Arial"/>
          <w:sz w:val="24"/>
          <w:szCs w:val="24"/>
        </w:rPr>
        <w:t xml:space="preserve"> 本章小结</w:t>
      </w:r>
      <w:r>
        <w:rPr>
          <w:rFonts w:hint="default" w:ascii="Arial" w:hAnsi="Arial" w:cs="Arial"/>
          <w:sz w:val="24"/>
          <w:szCs w:val="24"/>
        </w:rPr>
        <w:tab/>
      </w:r>
      <w:bookmarkStart w:id="59" w:name="_Toc870_WPSOffice_Level2Page"/>
      <w:r>
        <w:rPr>
          <w:rFonts w:hint="default" w:ascii="Arial" w:hAnsi="Arial" w:cs="Arial"/>
          <w:sz w:val="24"/>
          <w:szCs w:val="24"/>
        </w:rPr>
        <w:t>4</w:t>
      </w:r>
      <w:bookmarkEnd w:id="59"/>
      <w:r>
        <w:rPr>
          <w:rFonts w:hint="eastAsia" w:ascii="Arial" w:hAnsi="Arial" w:cs="Arial"/>
          <w:sz w:val="24"/>
          <w:szCs w:val="24"/>
          <w:lang w:val="en-US" w:eastAsia="zh-CN"/>
        </w:rPr>
        <w:t>2</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60" w:name="_Toc21295_WPSOffice_Level1Page"/>
      <w:r>
        <w:rPr>
          <w:rFonts w:hint="default" w:ascii="Arial" w:hAnsi="Arial" w:cs="Arial"/>
          <w:sz w:val="24"/>
          <w:szCs w:val="24"/>
        </w:rPr>
        <w:t>4</w:t>
      </w:r>
      <w:bookmarkEnd w:id="60"/>
      <w:r>
        <w:rPr>
          <w:rFonts w:hint="eastAsia" w:ascii="Arial" w:hAnsi="Arial" w:cs="Arial"/>
          <w:sz w:val="24"/>
          <w:szCs w:val="24"/>
          <w:lang w:val="en-US" w:eastAsia="zh-CN"/>
        </w:rPr>
        <w:t>3</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61" w:name="_Toc28084_WPSOffice_Level2Page"/>
      <w:r>
        <w:rPr>
          <w:rFonts w:hint="default" w:ascii="Arial" w:hAnsi="Arial" w:cs="Arial"/>
          <w:sz w:val="24"/>
          <w:szCs w:val="24"/>
        </w:rPr>
        <w:t>4</w:t>
      </w:r>
      <w:bookmarkEnd w:id="61"/>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62" w:name="_Toc4558_WPSOffice_Level3Page"/>
      <w:r>
        <w:rPr>
          <w:rFonts w:hint="default" w:ascii="Arial" w:hAnsi="Arial" w:cs="Arial"/>
          <w:sz w:val="24"/>
          <w:szCs w:val="24"/>
        </w:rPr>
        <w:t>4</w:t>
      </w:r>
      <w:bookmarkEnd w:id="62"/>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63" w:name="_Toc3596_WPSOffice_Level3Page"/>
      <w:r>
        <w:rPr>
          <w:rFonts w:hint="default" w:ascii="Arial" w:hAnsi="Arial" w:cs="Arial"/>
          <w:sz w:val="24"/>
          <w:szCs w:val="24"/>
        </w:rPr>
        <w:t>4</w:t>
      </w:r>
      <w:bookmarkEnd w:id="63"/>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64" w:name="_Toc3863_WPSOffice_Level3Page"/>
      <w:r>
        <w:rPr>
          <w:rFonts w:hint="default" w:ascii="Arial" w:hAnsi="Arial" w:cs="Arial"/>
          <w:sz w:val="24"/>
          <w:szCs w:val="24"/>
        </w:rPr>
        <w:t>4</w:t>
      </w:r>
      <w:bookmarkEnd w:id="64"/>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65" w:name="_Toc20245_WPSOffice_Level2Page"/>
      <w:r>
        <w:rPr>
          <w:rFonts w:hint="default" w:ascii="Arial" w:hAnsi="Arial" w:cs="Arial"/>
          <w:sz w:val="24"/>
          <w:szCs w:val="24"/>
        </w:rPr>
        <w:t>4</w:t>
      </w:r>
      <w:bookmarkEnd w:id="65"/>
      <w:r>
        <w:rPr>
          <w:rFonts w:hint="eastAsia" w:ascii="Arial" w:hAnsi="Arial" w:cs="Arial"/>
          <w:sz w:val="24"/>
          <w:szCs w:val="24"/>
          <w:lang w:val="en-US" w:eastAsia="zh-CN"/>
        </w:rPr>
        <w:t>7</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bookmarkStart w:id="66" w:name="_Toc12486_WPSOffice_Level2Page"/>
      <w:r>
        <w:rPr>
          <w:rFonts w:hint="default" w:ascii="Arial" w:hAnsi="Arial" w:cs="Arial"/>
          <w:sz w:val="24"/>
          <w:szCs w:val="24"/>
        </w:rPr>
        <w:t>5</w:t>
      </w:r>
      <w:bookmarkEnd w:id="66"/>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67" w:name="_Toc1580_WPSOffice_Level2Page"/>
      <w:r>
        <w:rPr>
          <w:rFonts w:hint="default" w:ascii="Arial" w:hAnsi="Arial" w:cs="Arial"/>
          <w:sz w:val="24"/>
          <w:szCs w:val="24"/>
        </w:rPr>
        <w:t>5</w:t>
      </w:r>
      <w:bookmarkEnd w:id="67"/>
      <w:r>
        <w:rPr>
          <w:rFonts w:hint="eastAsia" w:ascii="Arial" w:hAnsi="Arial" w:cs="Arial"/>
          <w:sz w:val="24"/>
          <w:szCs w:val="24"/>
          <w:lang w:val="en-US" w:eastAsia="zh-CN"/>
        </w:rPr>
        <w:t>2</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68" w:name="_Toc12988_WPSOffice_Level2Page"/>
      <w:r>
        <w:rPr>
          <w:rFonts w:hint="default" w:ascii="Arial" w:hAnsi="Arial" w:cs="Arial"/>
          <w:sz w:val="24"/>
          <w:szCs w:val="24"/>
        </w:rPr>
        <w:t>5</w:t>
      </w:r>
      <w:bookmarkEnd w:id="68"/>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69" w:name="_Toc594_WPSOffice_Level3Page"/>
      <w:r>
        <w:rPr>
          <w:rFonts w:hint="default" w:ascii="Arial" w:hAnsi="Arial" w:cs="Arial"/>
          <w:sz w:val="24"/>
          <w:szCs w:val="24"/>
        </w:rPr>
        <w:t>5</w:t>
      </w:r>
      <w:bookmarkEnd w:id="69"/>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70" w:name="_Toc19517_WPSOffice_Level3Page"/>
      <w:r>
        <w:rPr>
          <w:rFonts w:hint="default" w:ascii="Arial" w:hAnsi="Arial" w:cs="Arial"/>
          <w:sz w:val="24"/>
          <w:szCs w:val="24"/>
        </w:rPr>
        <w:t>5</w:t>
      </w:r>
      <w:bookmarkEnd w:id="70"/>
      <w:r>
        <w:rPr>
          <w:rFonts w:hint="eastAsia" w:ascii="Arial" w:hAnsi="Arial" w:cs="Arial"/>
          <w:sz w:val="24"/>
          <w:szCs w:val="24"/>
          <w:lang w:val="en-US" w:eastAsia="zh-CN"/>
        </w:rPr>
        <w:t>6</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71" w:name="_Toc809_WPSOffice_Level3Page"/>
      <w:r>
        <w:rPr>
          <w:rFonts w:hint="default" w:ascii="Arial" w:hAnsi="Arial" w:cs="Arial"/>
          <w:sz w:val="24"/>
          <w:szCs w:val="24"/>
        </w:rPr>
        <w:t>5</w:t>
      </w:r>
      <w:bookmarkEnd w:id="71"/>
      <w:r>
        <w:rPr>
          <w:rFonts w:hint="eastAsia" w:ascii="Arial" w:hAnsi="Arial" w:cs="Arial"/>
          <w:sz w:val="24"/>
          <w:szCs w:val="24"/>
          <w:lang w:val="en-US" w:eastAsia="zh-CN"/>
        </w:rPr>
        <w:t>7</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bookmarkStart w:id="72" w:name="_Toc4656_WPSOffice_Level2Page"/>
      <w:r>
        <w:rPr>
          <w:rFonts w:hint="default" w:ascii="Arial" w:hAnsi="Arial" w:cs="Arial"/>
          <w:sz w:val="24"/>
          <w:szCs w:val="24"/>
        </w:rPr>
        <w:t>6</w:t>
      </w:r>
      <w:bookmarkEnd w:id="72"/>
      <w:r>
        <w:rPr>
          <w:rFonts w:hint="eastAsia" w:ascii="Arial" w:hAnsi="Arial" w:cs="Arial"/>
          <w:sz w:val="24"/>
          <w:szCs w:val="24"/>
          <w:lang w:val="en-US" w:eastAsia="zh-CN"/>
        </w:rPr>
        <w:t>0</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bookmarkStart w:id="73" w:name="_Toc16540_WPSOffice_Level1Page"/>
      <w:r>
        <w:rPr>
          <w:rFonts w:hint="default" w:ascii="Arial" w:hAnsi="Arial" w:cs="Arial"/>
          <w:sz w:val="24"/>
          <w:szCs w:val="24"/>
        </w:rPr>
        <w:t>61</w:t>
      </w:r>
      <w:bookmarkEnd w:id="7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bookmarkStart w:id="74" w:name="_Toc16920_WPSOffice_Level2Page"/>
      <w:r>
        <w:rPr>
          <w:rFonts w:hint="default" w:ascii="Arial" w:hAnsi="Arial" w:cs="Arial"/>
          <w:sz w:val="24"/>
          <w:szCs w:val="24"/>
        </w:rPr>
        <w:t>61</w:t>
      </w:r>
      <w:bookmarkEnd w:id="7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bookmarkStart w:id="75" w:name="_Toc3714_WPSOffice_Level2Page"/>
      <w:r>
        <w:rPr>
          <w:rFonts w:hint="default" w:ascii="Arial" w:hAnsi="Arial" w:cs="Arial"/>
          <w:sz w:val="24"/>
          <w:szCs w:val="24"/>
        </w:rPr>
        <w:t>61</w:t>
      </w:r>
      <w:bookmarkEnd w:id="7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bookmarkStart w:id="76" w:name="_Toc16589_WPSOffice_Level3Page"/>
      <w:r>
        <w:rPr>
          <w:rFonts w:hint="default" w:ascii="Arial" w:hAnsi="Arial" w:cs="Arial"/>
          <w:sz w:val="24"/>
          <w:szCs w:val="24"/>
        </w:rPr>
        <w:t>6</w:t>
      </w:r>
      <w:bookmarkEnd w:id="76"/>
      <w:r>
        <w:rPr>
          <w:rFonts w:hint="eastAsia" w:ascii="Arial" w:hAnsi="Arial" w:cs="Arial"/>
          <w:sz w:val="24"/>
          <w:szCs w:val="24"/>
          <w:lang w:val="en-US" w:eastAsia="zh-CN"/>
        </w:rPr>
        <w:t>1</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bookmarkStart w:id="77" w:name="_Toc16216_WPSOffice_Level3Page"/>
      <w:r>
        <w:rPr>
          <w:rFonts w:hint="default" w:ascii="Arial" w:hAnsi="Arial" w:cs="Arial"/>
          <w:sz w:val="24"/>
          <w:szCs w:val="24"/>
        </w:rPr>
        <w:t>62</w:t>
      </w:r>
      <w:bookmarkEnd w:id="7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78" w:name="_Toc17_WPSOffice_Level2Page"/>
      <w:r>
        <w:rPr>
          <w:rFonts w:hint="default" w:ascii="Arial" w:hAnsi="Arial" w:cs="Arial"/>
          <w:sz w:val="24"/>
          <w:szCs w:val="24"/>
        </w:rPr>
        <w:t>6</w:t>
      </w:r>
      <w:bookmarkEnd w:id="78"/>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79" w:name="_Toc16704_WPSOffice_Level3Page"/>
      <w:r>
        <w:rPr>
          <w:rFonts w:hint="default" w:ascii="Arial" w:hAnsi="Arial" w:cs="Arial"/>
          <w:sz w:val="24"/>
          <w:szCs w:val="24"/>
        </w:rPr>
        <w:t>6</w:t>
      </w:r>
      <w:bookmarkEnd w:id="79"/>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80" w:name="_Toc5921_WPSOffice_Level3Page"/>
      <w:r>
        <w:rPr>
          <w:rFonts w:hint="default" w:ascii="Arial" w:hAnsi="Arial" w:cs="Arial"/>
          <w:sz w:val="24"/>
          <w:szCs w:val="24"/>
        </w:rPr>
        <w:t>65</w:t>
      </w:r>
      <w:bookmarkEnd w:id="8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81" w:name="_Toc9583_WPSOffice_Level2Page"/>
      <w:r>
        <w:rPr>
          <w:rFonts w:hint="default" w:ascii="Arial" w:hAnsi="Arial" w:cs="Arial"/>
          <w:sz w:val="24"/>
          <w:szCs w:val="24"/>
        </w:rPr>
        <w:t>6</w:t>
      </w:r>
      <w:bookmarkEnd w:id="81"/>
      <w:r>
        <w:rPr>
          <w:rFonts w:hint="eastAsia" w:ascii="Arial" w:hAnsi="Arial" w:cs="Arial"/>
          <w:sz w:val="24"/>
          <w:szCs w:val="24"/>
          <w:lang w:val="en-US" w:eastAsia="zh-CN"/>
        </w:rPr>
        <w:t>5</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82" w:name="_Toc22745_WPSOffice_Level1Page"/>
      <w:r>
        <w:rPr>
          <w:rFonts w:hint="default" w:ascii="Arial" w:hAnsi="Arial" w:cs="Arial"/>
          <w:sz w:val="24"/>
          <w:szCs w:val="24"/>
        </w:rPr>
        <w:t>6</w:t>
      </w:r>
      <w:bookmarkEnd w:id="82"/>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83" w:name="_Toc3047_WPSOffice_Level2Page"/>
      <w:r>
        <w:rPr>
          <w:rFonts w:hint="default" w:ascii="Arial" w:hAnsi="Arial" w:cs="Arial"/>
          <w:sz w:val="24"/>
          <w:szCs w:val="24"/>
        </w:rPr>
        <w:t>6</w:t>
      </w:r>
      <w:bookmarkEnd w:id="83"/>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84" w:name="_Toc18101_WPSOffice_Level2Page"/>
      <w:r>
        <w:rPr>
          <w:rFonts w:hint="default" w:ascii="Arial" w:hAnsi="Arial" w:cs="Arial"/>
          <w:sz w:val="24"/>
          <w:szCs w:val="24"/>
        </w:rPr>
        <w:t>6</w:t>
      </w:r>
      <w:bookmarkEnd w:id="84"/>
      <w:r>
        <w:rPr>
          <w:rFonts w:hint="eastAsia" w:ascii="Arial" w:hAnsi="Arial" w:cs="Arial"/>
          <w:sz w:val="24"/>
          <w:szCs w:val="24"/>
          <w:lang w:val="en-US" w:eastAsia="zh-CN"/>
        </w:rPr>
        <w:t>6</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85" w:name="_Toc12355_WPSOffice_Level1Page"/>
      <w:r>
        <w:rPr>
          <w:rFonts w:hint="default" w:ascii="Arial" w:hAnsi="Arial" w:cs="Arial"/>
          <w:sz w:val="24"/>
          <w:szCs w:val="24"/>
        </w:rPr>
        <w:t>6</w:t>
      </w:r>
      <w:bookmarkEnd w:id="85"/>
      <w:r>
        <w:rPr>
          <w:rFonts w:hint="eastAsia" w:ascii="Arial" w:hAnsi="Arial" w:cs="Arial"/>
          <w:sz w:val="24"/>
          <w:szCs w:val="24"/>
          <w:lang w:val="en-US" w:eastAsia="zh-CN"/>
        </w:rPr>
        <w:t>8</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bookmarkStart w:id="86" w:name="_Toc17551_WPSOffice_Level1Page"/>
      <w:r>
        <w:rPr>
          <w:rFonts w:hint="default" w:ascii="Arial" w:hAnsi="Arial" w:cs="Arial"/>
          <w:sz w:val="24"/>
          <w:szCs w:val="24"/>
        </w:rPr>
        <w:t>73</w:t>
      </w:r>
      <w:bookmarkEnd w:id="86"/>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87" w:name="_Toc4844_WPSOffice_Level1Page"/>
      <w:r>
        <w:rPr>
          <w:rFonts w:hint="default" w:ascii="Arial" w:hAnsi="Arial" w:cs="Arial"/>
          <w:sz w:val="24"/>
          <w:szCs w:val="24"/>
        </w:rPr>
        <w:t>74</w:t>
      </w:r>
      <w:bookmarkEnd w:id="87"/>
      <w:r>
        <w:rPr>
          <w:rFonts w:hint="default" w:ascii="Arial" w:hAnsi="Arial" w:cs="Arial"/>
          <w:sz w:val="24"/>
          <w:szCs w:val="24"/>
        </w:rPr>
        <w:fldChar w:fldCharType="end"/>
      </w:r>
      <w:bookmarkEnd w:id="45"/>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5"/>
        <w:tabs>
          <w:tab w:val="right" w:leader="dot" w:pos="8306"/>
        </w:tabs>
        <w:rPr>
          <w:rFonts w:hint="default" w:ascii="Times New Roman" w:hAnsi="Times New Roman" w:cs="Times New Roman"/>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_Toc24084 </w:instrText>
      </w:r>
      <w:r>
        <w:rPr>
          <w:rFonts w:hint="default" w:ascii="Times New Roman" w:hAnsi="Times New Roman" w:cs="Times New Roman"/>
        </w:rPr>
        <w:fldChar w:fldCharType="separate"/>
      </w:r>
      <w:r>
        <w:rPr>
          <w:rFonts w:hint="default" w:ascii="Times New Roman" w:hAnsi="Times New Roman" w:cs="Times New Roman"/>
        </w:rPr>
        <w:t>图2.1 CBOW和Skip-gram示意图</w:t>
      </w:r>
      <w:r>
        <w:rPr>
          <w:rFonts w:hint="default" w:ascii="Times New Roman" w:hAnsi="Times New Roman" w:cs="Times New Roman"/>
        </w:rPr>
        <w:tab/>
      </w:r>
      <w:r>
        <w:rPr>
          <w:rFonts w:hint="default" w:ascii="Times New Roman" w:hAnsi="Times New Roman" w:cs="Times New Roman"/>
          <w:lang w:val="en-US" w:eastAsia="zh-CN"/>
        </w:rPr>
        <w:t>9</w:t>
      </w:r>
      <w:r>
        <w:rPr>
          <w:rFonts w:hint="default" w:ascii="Times New Roman" w:hAnsi="Times New Roman" w:cs="Times New Roman"/>
        </w:rPr>
        <w:fldChar w:fldCharType="end"/>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_Toc2606 </w:instrText>
      </w:r>
      <w:r>
        <w:rPr>
          <w:rFonts w:hint="default" w:ascii="Times New Roman" w:hAnsi="Times New Roman" w:cs="Times New Roman"/>
        </w:rPr>
        <w:fldChar w:fldCharType="separate"/>
      </w:r>
      <w:r>
        <w:rPr>
          <w:rFonts w:hint="default" w:ascii="Times New Roman" w:hAnsi="Times New Roman" w:cs="Times New Roman"/>
        </w:rPr>
        <w:t>图2.2 Transformer编码器结构图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_Toc7053 </w:instrText>
      </w:r>
      <w:r>
        <w:rPr>
          <w:rFonts w:hint="default" w:ascii="Times New Roman" w:hAnsi="Times New Roman" w:cs="Times New Roman"/>
        </w:rPr>
        <w:fldChar w:fldCharType="separate"/>
      </w:r>
      <w:r>
        <w:rPr>
          <w:rFonts w:hint="default" w:ascii="Times New Roman" w:hAnsi="Times New Roman" w:cs="Times New Roman"/>
        </w:rPr>
        <w:t>图2.3 循环神经网络的结构图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_Toc12120 </w:instrText>
      </w:r>
      <w:r>
        <w:rPr>
          <w:rFonts w:hint="default" w:ascii="Times New Roman" w:hAnsi="Times New Roman" w:cs="Times New Roman"/>
        </w:rPr>
        <w:fldChar w:fldCharType="separate"/>
      </w:r>
      <w:r>
        <w:rPr>
          <w:rFonts w:hint="default" w:ascii="Times New Roman" w:hAnsi="Times New Roman" w:cs="Times New Roman"/>
        </w:rPr>
        <w:t>图2.4 LSTM结构示意图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_Toc16753 </w:instrText>
      </w:r>
      <w:r>
        <w:rPr>
          <w:rFonts w:hint="default" w:ascii="Times New Roman" w:hAnsi="Times New Roman" w:cs="Times New Roman"/>
        </w:rPr>
        <w:fldChar w:fldCharType="separate"/>
      </w:r>
      <w:r>
        <w:rPr>
          <w:rFonts w:hint="default" w:ascii="Times New Roman" w:hAnsi="Times New Roman" w:cs="Times New Roman"/>
        </w:rPr>
        <w:t>图2.5 残差结构单元示意图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_Toc29483 </w:instrText>
      </w:r>
      <w:r>
        <w:rPr>
          <w:rFonts w:hint="default" w:ascii="Times New Roman" w:hAnsi="Times New Roman" w:cs="Times New Roman"/>
        </w:rPr>
        <w:fldChar w:fldCharType="separate"/>
      </w:r>
      <w:r>
        <w:rPr>
          <w:rFonts w:hint="default" w:ascii="Times New Roman" w:hAnsi="Times New Roman" w:cs="Times New Roman"/>
        </w:rPr>
        <w:t>图2.6 Scrapy爬虫框架架构图</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_Toc29856 </w:instrText>
      </w:r>
      <w:r>
        <w:rPr>
          <w:rFonts w:hint="default" w:ascii="Times New Roman" w:hAnsi="Times New Roman" w:cs="Times New Roman"/>
        </w:rPr>
        <w:fldChar w:fldCharType="separate"/>
      </w:r>
      <w:r>
        <w:rPr>
          <w:rFonts w:hint="default" w:ascii="Times New Roman" w:hAnsi="Times New Roman" w:cs="Times New Roman"/>
        </w:rPr>
        <w:t>图3.1 系统用例图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0</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图3.2 信息抽取服务系统总体功能模块结构示意图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3</w:t>
      </w:r>
      <w:r>
        <w:rPr>
          <w:rFonts w:hint="default" w:ascii="Times New Roman" w:hAnsi="Times New Roman" w:cs="Times New Roman"/>
        </w:rPr>
        <w:t xml:space="preserve"> </w:t>
      </w:r>
      <w:r>
        <w:rPr>
          <w:rFonts w:hint="default" w:ascii="Times New Roman" w:hAnsi="Times New Roman" w:cs="Times New Roman"/>
          <w:lang w:val="en-US" w:eastAsia="zh-CN"/>
        </w:rPr>
        <w:t>系统逻辑视图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4 系统开发视图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_Toc29051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5</w:t>
      </w:r>
      <w:r>
        <w:rPr>
          <w:rFonts w:hint="default" w:ascii="Times New Roman" w:hAnsi="Times New Roman" w:cs="Times New Roman"/>
        </w:rPr>
        <w:t xml:space="preserve"> 数据预处理模块流程图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_Toc21718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6</w:t>
      </w:r>
      <w:r>
        <w:rPr>
          <w:rFonts w:hint="default" w:ascii="Times New Roman" w:hAnsi="Times New Roman" w:cs="Times New Roman"/>
        </w:rPr>
        <w:t xml:space="preserve"> 信息抽取模型模块类图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_Toc27518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7</w:t>
      </w:r>
      <w:r>
        <w:rPr>
          <w:rFonts w:hint="default" w:ascii="Times New Roman" w:hAnsi="Times New Roman" w:cs="Times New Roman"/>
        </w:rPr>
        <w:t xml:space="preserve"> 信息抽取模块设计图</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r>
        <w:rPr>
          <w:rFonts w:hint="default" w:ascii="Times New Roman" w:hAnsi="Times New Roman" w:cs="Times New Roman"/>
          <w:lang w:val="en-US" w:eastAsia="zh-CN"/>
        </w:rPr>
        <w:t>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_Toc29777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8</w:t>
      </w:r>
      <w:r>
        <w:rPr>
          <w:rFonts w:hint="default" w:ascii="Times New Roman" w:hAnsi="Times New Roman" w:cs="Times New Roman"/>
        </w:rPr>
        <w:t xml:space="preserve"> BiLSTM+CRF模型结构示意图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0</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9</w:t>
      </w:r>
      <w:r>
        <w:rPr>
          <w:rFonts w:hint="default" w:ascii="Times New Roman" w:hAnsi="Times New Roman" w:cs="Times New Roman"/>
        </w:rPr>
        <w:t xml:space="preserve"> Bi-LSTM-CRF模型训练具体步骤</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_Toc20398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10</w:t>
      </w:r>
      <w:r>
        <w:rPr>
          <w:rFonts w:hint="default" w:ascii="Times New Roman" w:hAnsi="Times New Roman" w:cs="Times New Roman"/>
        </w:rPr>
        <w:t xml:space="preserve"> BIO标注格式示例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_Toc8504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11</w:t>
      </w:r>
      <w:r>
        <w:rPr>
          <w:rFonts w:hint="default" w:ascii="Times New Roman" w:hAnsi="Times New Roman" w:cs="Times New Roman"/>
        </w:rPr>
        <w:t xml:space="preserve"> 基于word2vec的句子级别命名实体识别模型架构图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2</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_Toc24728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2</w:t>
      </w:r>
      <w:r>
        <w:rPr>
          <w:rFonts w:hint="default" w:ascii="Times New Roman" w:hAnsi="Times New Roman" w:cs="Times New Roman"/>
        </w:rPr>
        <w:t xml:space="preserve"> 词向量使用示意图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_Toc6317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3</w:t>
      </w:r>
      <w:r>
        <w:rPr>
          <w:rFonts w:hint="default" w:ascii="Times New Roman" w:hAnsi="Times New Roman" w:cs="Times New Roman"/>
        </w:rPr>
        <w:t xml:space="preserve"> 词汇信息示例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_Toc5954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4</w:t>
      </w:r>
      <w:r>
        <w:rPr>
          <w:rFonts w:hint="default" w:ascii="Times New Roman" w:hAnsi="Times New Roman" w:cs="Times New Roman"/>
        </w:rPr>
        <w:t xml:space="preserve"> BERT模型输入示例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_Toc19124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5</w:t>
      </w:r>
      <w:r>
        <w:rPr>
          <w:rFonts w:hint="default" w:ascii="Times New Roman" w:hAnsi="Times New Roman" w:cs="Times New Roman"/>
        </w:rPr>
        <w:t xml:space="preserve"> 基于Bi-LSTM的编码层结构图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_Toc30652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6</w:t>
      </w:r>
      <w:r>
        <w:rPr>
          <w:rFonts w:hint="default" w:ascii="Times New Roman" w:hAnsi="Times New Roman" w:cs="Times New Roman"/>
        </w:rPr>
        <w:t xml:space="preserve"> 全连接层示意图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_Toc23481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7</w:t>
      </w:r>
      <w:r>
        <w:rPr>
          <w:rFonts w:hint="default" w:ascii="Times New Roman" w:hAnsi="Times New Roman" w:cs="Times New Roman"/>
        </w:rPr>
        <w:t xml:space="preserve"> 未使用CRF层的模型示例</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ind w:left="420" w:leftChars="200" w:firstLine="0" w:firstLineChars="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_Toc27380 </w:instrText>
      </w:r>
      <w:r>
        <w:rPr>
          <w:rFonts w:hint="default" w:ascii="Times New Roman" w:hAnsi="Times New Roman" w:cs="Times New Roman"/>
        </w:rPr>
        <w:fldChar w:fldCharType="separate"/>
      </w:r>
      <w:r>
        <w:rPr>
          <w:rFonts w:hint="default" w:ascii="Times New Roman" w:hAnsi="Times New Roman" w:cs="Times New Roman"/>
        </w:rPr>
        <w:t>图3.1</w:t>
      </w:r>
      <w:r>
        <w:rPr>
          <w:rFonts w:hint="default" w:ascii="Times New Roman" w:hAnsi="Times New Roman" w:cs="Times New Roman"/>
          <w:lang w:val="en-US" w:eastAsia="zh-CN"/>
        </w:rPr>
        <w:t>8</w:t>
      </w:r>
      <w:r>
        <w:rPr>
          <w:rFonts w:hint="default" w:ascii="Times New Roman" w:hAnsi="Times New Roman" w:cs="Times New Roman"/>
        </w:rPr>
        <w:t xml:space="preserve"> ResCNN模型结构示意图</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ind w:hanging="42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_Toc5030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19</w:t>
      </w:r>
      <w:r>
        <w:rPr>
          <w:rFonts w:hint="default" w:ascii="Times New Roman" w:hAnsi="Times New Roman" w:cs="Times New Roman"/>
        </w:rPr>
        <w:t xml:space="preserve"> Sigmoid激活函数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_Toc3069 </w:instrText>
      </w:r>
      <w:r>
        <w:rPr>
          <w:rFonts w:hint="default" w:ascii="Times New Roman" w:hAnsi="Times New Roman" w:cs="Times New Roman"/>
        </w:rPr>
        <w:fldChar w:fldCharType="separate"/>
      </w:r>
      <w:r>
        <w:rPr>
          <w:rFonts w:hint="default" w:ascii="Times New Roman" w:hAnsi="Times New Roman" w:cs="Times New Roman"/>
        </w:rPr>
        <w:t>图3.</w:t>
      </w:r>
      <w:r>
        <w:rPr>
          <w:rFonts w:hint="default" w:ascii="Times New Roman" w:hAnsi="Times New Roman" w:cs="Times New Roman"/>
          <w:lang w:val="en-US" w:eastAsia="zh-CN"/>
        </w:rPr>
        <w:t>20</w:t>
      </w:r>
      <w:r>
        <w:rPr>
          <w:rFonts w:hint="default" w:ascii="Times New Roman" w:hAnsi="Times New Roman" w:cs="Times New Roman"/>
        </w:rPr>
        <w:t xml:space="preserve"> ReLU激活函数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_Toc3069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_Toc6675 </w:instrText>
      </w:r>
      <w:r>
        <w:rPr>
          <w:rFonts w:hint="default" w:ascii="Times New Roman" w:hAnsi="Times New Roman" w:cs="Times New Roman"/>
        </w:rPr>
        <w:fldChar w:fldCharType="separate"/>
      </w:r>
      <w:r>
        <w:rPr>
          <w:rFonts w:hint="default" w:ascii="Times New Roman" w:hAnsi="Times New Roman" w:cs="Times New Roman"/>
        </w:rPr>
        <w:t>图4.1 命名实体识别标注数据示例</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_Toc25971 </w:instrText>
      </w:r>
      <w:r>
        <w:rPr>
          <w:rFonts w:hint="default" w:ascii="Times New Roman" w:hAnsi="Times New Roman" w:cs="Times New Roman"/>
        </w:rPr>
        <w:fldChar w:fldCharType="separate"/>
      </w:r>
      <w:r>
        <w:rPr>
          <w:rFonts w:hint="default" w:ascii="Times New Roman" w:hAnsi="Times New Roman" w:cs="Times New Roman"/>
        </w:rPr>
        <w:t>图4.2 关系抽取标注数据示例</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_Toc20893 </w:instrText>
      </w:r>
      <w:r>
        <w:rPr>
          <w:rFonts w:hint="default" w:ascii="Times New Roman" w:hAnsi="Times New Roman" w:cs="Times New Roman"/>
        </w:rPr>
        <w:fldChar w:fldCharType="separate"/>
      </w:r>
      <w:r>
        <w:rPr>
          <w:rFonts w:hint="default" w:ascii="Times New Roman" w:hAnsi="Times New Roman" w:cs="Times New Roman"/>
        </w:rPr>
        <w:t>图4.3 中文繁简体转换命令</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_Toc21681 </w:instrText>
      </w:r>
      <w:r>
        <w:rPr>
          <w:rFonts w:hint="default" w:ascii="Times New Roman" w:hAnsi="Times New Roman" w:cs="Times New Roman"/>
        </w:rPr>
        <w:fldChar w:fldCharType="separate"/>
      </w:r>
      <w:r>
        <w:rPr>
          <w:rFonts w:hint="default" w:ascii="Times New Roman" w:hAnsi="Times New Roman" w:cs="Times New Roman"/>
        </w:rPr>
        <w:t>图4.4 BatchManager类实现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_Toc7533 </w:instrText>
      </w:r>
      <w:r>
        <w:rPr>
          <w:rFonts w:hint="default" w:ascii="Times New Roman" w:hAnsi="Times New Roman" w:cs="Times New Roman"/>
        </w:rPr>
        <w:fldChar w:fldCharType="separate"/>
      </w:r>
      <w:r>
        <w:rPr>
          <w:rFonts w:hint="default" w:ascii="Times New Roman" w:hAnsi="Times New Roman" w:cs="Times New Roman"/>
        </w:rPr>
        <w:t>图4.5 word2vec词向量实现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_Toc4927 </w:instrText>
      </w:r>
      <w:r>
        <w:rPr>
          <w:rFonts w:hint="default" w:ascii="Times New Roman" w:hAnsi="Times New Roman" w:cs="Times New Roman"/>
        </w:rPr>
        <w:fldChar w:fldCharType="separate"/>
      </w:r>
      <w:r>
        <w:rPr>
          <w:rFonts w:hint="default" w:ascii="Times New Roman" w:hAnsi="Times New Roman" w:cs="Times New Roman"/>
        </w:rPr>
        <w:t>图4.6 词表和标签列表的存储实现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_Toc12263 </w:instrText>
      </w:r>
      <w:r>
        <w:rPr>
          <w:rFonts w:hint="default" w:ascii="Times New Roman" w:hAnsi="Times New Roman" w:cs="Times New Roman"/>
        </w:rPr>
        <w:fldChar w:fldCharType="separate"/>
      </w:r>
      <w:r>
        <w:rPr>
          <w:rFonts w:hint="default" w:ascii="Times New Roman" w:hAnsi="Times New Roman" w:cs="Times New Roman"/>
        </w:rPr>
        <w:t>图4.7 基于word2vec的命名实体识别模型训练代码</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_Toc21764 </w:instrText>
      </w:r>
      <w:r>
        <w:rPr>
          <w:rFonts w:hint="default" w:ascii="Times New Roman" w:hAnsi="Times New Roman" w:cs="Times New Roman"/>
        </w:rPr>
        <w:fldChar w:fldCharType="separate"/>
      </w:r>
      <w:r>
        <w:rPr>
          <w:rFonts w:hint="default" w:ascii="Times New Roman" w:hAnsi="Times New Roman" w:cs="Times New Roman"/>
        </w:rPr>
        <w:t>图4.8 基于word2vec的命名实体识别模型结构实现</w:t>
      </w:r>
      <w:r>
        <w:rPr>
          <w:rFonts w:hint="default" w:ascii="Times New Roman" w:hAnsi="Times New Roman" w:cs="Times New Roman"/>
        </w:rPr>
        <w:tab/>
      </w:r>
      <w:r>
        <w:rPr>
          <w:rFonts w:hint="default" w:ascii="Times New Roman" w:hAnsi="Times New Roman" w:cs="Times New Roman"/>
          <w:lang w:val="en-US" w:eastAsia="zh-CN"/>
        </w:rPr>
        <w:t>4</w:t>
      </w:r>
      <w:r>
        <w:rPr>
          <w:rFonts w:hint="default" w:ascii="Times New Roman" w:hAnsi="Times New Roman" w:cs="Times New Roman"/>
        </w:rPr>
        <w:fldChar w:fldCharType="end"/>
      </w:r>
      <w:r>
        <w:rPr>
          <w:rFonts w:hint="default" w:ascii="Times New Roman" w:hAnsi="Times New Roman" w:cs="Times New Roman"/>
          <w:lang w:val="en-US" w:eastAsia="zh-CN"/>
        </w:rPr>
        <w:t>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_Toc21535 </w:instrText>
      </w:r>
      <w:r>
        <w:rPr>
          <w:rFonts w:hint="default" w:ascii="Times New Roman" w:hAnsi="Times New Roman" w:cs="Times New Roman"/>
        </w:rPr>
        <w:fldChar w:fldCharType="separate"/>
      </w:r>
      <w:r>
        <w:rPr>
          <w:rFonts w:hint="default" w:ascii="Times New Roman" w:hAnsi="Times New Roman" w:cs="Times New Roman"/>
        </w:rPr>
        <w:t>图4.9 自定义处理器NerProcessor的实现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1</w:t>
      </w:r>
    </w:p>
    <w:p>
      <w:pPr>
        <w:pStyle w:val="15"/>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图4.10 BERT模型加载和输入文本表征获取的实现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 </w:instrText>
      </w:r>
      <w:r>
        <w:rPr>
          <w:rFonts w:hint="default" w:ascii="Times New Roman" w:hAnsi="Times New Roman" w:cs="Times New Roman"/>
        </w:rPr>
        <w:fldChar w:fldCharType="separate"/>
      </w:r>
      <w:r>
        <w:rPr>
          <w:rFonts w:hint="default" w:ascii="Times New Roman" w:hAnsi="Times New Roman" w:cs="Times New Roman"/>
        </w:rPr>
        <w:t>图4.11 关系抽取模型训练流程代码</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3</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_Toc6222 </w:instrText>
      </w:r>
      <w:r>
        <w:rPr>
          <w:rFonts w:hint="default" w:ascii="Times New Roman" w:hAnsi="Times New Roman" w:cs="Times New Roman"/>
        </w:rPr>
        <w:fldChar w:fldCharType="separate"/>
      </w:r>
      <w:r>
        <w:rPr>
          <w:rFonts w:hint="default" w:ascii="Times New Roman" w:hAnsi="Times New Roman" w:cs="Times New Roman"/>
        </w:rPr>
        <w:t>图4.12 ResCNN网络层的实现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4</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_Toc23732 </w:instrText>
      </w:r>
      <w:r>
        <w:rPr>
          <w:rFonts w:hint="default" w:ascii="Times New Roman" w:hAnsi="Times New Roman" w:cs="Times New Roman"/>
        </w:rPr>
        <w:fldChar w:fldCharType="separate"/>
      </w:r>
      <w:r>
        <w:rPr>
          <w:rFonts w:hint="default" w:ascii="Times New Roman" w:hAnsi="Times New Roman" w:cs="Times New Roman"/>
        </w:rPr>
        <w:t>图4.13 关系抽取模型分类器的实现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5</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_Toc21394 </w:instrText>
      </w:r>
      <w:r>
        <w:rPr>
          <w:rFonts w:hint="default" w:ascii="Times New Roman" w:hAnsi="Times New Roman" w:cs="Times New Roman"/>
        </w:rPr>
        <w:fldChar w:fldCharType="separate"/>
      </w:r>
      <w:r>
        <w:rPr>
          <w:rFonts w:hint="default" w:ascii="Times New Roman" w:hAnsi="Times New Roman" w:cs="Times New Roman"/>
        </w:rPr>
        <w:t>图4.14 ckpt格式转pb格式的实现</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6</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_Toc7924 </w:instrText>
      </w:r>
      <w:r>
        <w:rPr>
          <w:rFonts w:hint="default" w:ascii="Times New Roman" w:hAnsi="Times New Roman" w:cs="Times New Roman"/>
        </w:rPr>
        <w:fldChar w:fldCharType="separate"/>
      </w:r>
      <w:r>
        <w:rPr>
          <w:rFonts w:hint="default" w:ascii="Times New Roman" w:hAnsi="Times New Roman" w:cs="Times New Roman"/>
        </w:rPr>
        <w:t>图4.15 利用Dockerfile构建镜像</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_Toc30795 </w:instrText>
      </w:r>
      <w:r>
        <w:rPr>
          <w:rFonts w:hint="default" w:ascii="Times New Roman" w:hAnsi="Times New Roman" w:cs="Times New Roman"/>
        </w:rPr>
        <w:fldChar w:fldCharType="separate"/>
      </w:r>
      <w:r>
        <w:rPr>
          <w:rFonts w:hint="default" w:ascii="Times New Roman" w:hAnsi="Times New Roman" w:cs="Times New Roman"/>
        </w:rPr>
        <w:t>图4.16 制作镜像和启动容器命令</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7</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_Toc6018 </w:instrText>
      </w:r>
      <w:r>
        <w:rPr>
          <w:rFonts w:hint="default" w:ascii="Times New Roman" w:hAnsi="Times New Roman" w:cs="Times New Roman"/>
        </w:rPr>
        <w:fldChar w:fldCharType="separate"/>
      </w:r>
      <w:r>
        <w:rPr>
          <w:rFonts w:hint="default" w:ascii="Times New Roman" w:hAnsi="Times New Roman" w:cs="Times New Roman"/>
        </w:rPr>
        <w:t>图4.17 服务器pod的yaml文件部分内容</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图4.18 查看pod运行状态</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8</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_Toc25567 </w:instrText>
      </w:r>
      <w:r>
        <w:rPr>
          <w:rFonts w:hint="default" w:ascii="Times New Roman" w:hAnsi="Times New Roman" w:cs="Times New Roman"/>
        </w:rPr>
        <w:fldChar w:fldCharType="separate"/>
      </w:r>
      <w:r>
        <w:rPr>
          <w:rFonts w:hint="default" w:ascii="Times New Roman" w:hAnsi="Times New Roman" w:cs="Times New Roman"/>
        </w:rPr>
        <w:t>图4.19 服务启动的状态（部分）</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9</w:t>
      </w:r>
    </w:p>
    <w:p>
      <w:pPr>
        <w:pStyle w:val="15"/>
        <w:tabs>
          <w:tab w:val="right" w:leader="dot" w:pos="8306"/>
        </w:tabs>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_Toc25567 </w:instrText>
      </w:r>
      <w:r>
        <w:rPr>
          <w:rFonts w:hint="default" w:ascii="Times New Roman" w:hAnsi="Times New Roman" w:cs="Times New Roman"/>
        </w:rPr>
        <w:fldChar w:fldCharType="separate"/>
      </w:r>
      <w:r>
        <w:rPr>
          <w:rFonts w:hint="default" w:ascii="Times New Roman" w:hAnsi="Times New Roman" w:cs="Times New Roman"/>
        </w:rPr>
        <w:t>图4.20 命名实体识别服务返回结果示例</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rPr>
        <w:fldChar w:fldCharType="end"/>
      </w:r>
      <w:r>
        <w:rPr>
          <w:rFonts w:hint="default" w:ascii="Times New Roman" w:hAnsi="Times New Roman" w:cs="Times New Roman"/>
          <w:lang w:val="en-US" w:eastAsia="zh-CN"/>
        </w:rPr>
        <w:t>9</w:t>
      </w:r>
    </w:p>
    <w:p>
      <w:pPr>
        <w:ind w:firstLine="420" w:firstLineChars="0"/>
        <w:rPr>
          <w:rFonts w:hint="eastAsia"/>
        </w:rPr>
      </w:pPr>
    </w:p>
    <w:p>
      <w:pPr>
        <w:ind w:firstLine="420" w:firstLineChars="0"/>
      </w:pP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88" w:name="_Toc28089_WPSOffice_Level1"/>
    </w:p>
    <w:p>
      <w:pPr>
        <w:pStyle w:val="2"/>
        <w:spacing w:line="579" w:lineRule="auto"/>
        <w:jc w:val="center"/>
        <w:rPr>
          <w:rStyle w:val="26"/>
          <w:sz w:val="44"/>
          <w:szCs w:val="44"/>
        </w:rPr>
      </w:pPr>
      <w:r>
        <w:rPr>
          <w:rFonts w:ascii="Arial" w:hAnsi="Arial" w:cs="Arial"/>
        </w:rPr>
        <w:br w:type="page"/>
      </w:r>
      <w:r>
        <w:rPr>
          <w:rFonts w:hint="eastAsia" w:ascii="黑体" w:hAnsi="黑体" w:eastAsia="黑体" w:cs="黑体"/>
        </w:rPr>
        <w:t>表目录</w:t>
      </w:r>
      <w:bookmarkEnd w:id="88"/>
    </w:p>
    <w:p>
      <w:pPr>
        <w:pStyle w:val="15"/>
        <w:tabs>
          <w:tab w:val="right" w:leader="dot" w:pos="8306"/>
        </w:tabs>
        <w:rPr>
          <w:rFonts w:hint="default" w:ascii="Times New Roman" w:hAnsi="Times New Roman" w:cs="Times New Roman"/>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_Toc24368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表1.1 常用命名实体识别方法汇总</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_Toc4990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表1.2 关系抽取方法汇总</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_Toc12365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表3.1 数据预处理用例描述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1</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_Toc23334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表3.2 模型训练用例描述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2</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_Toc2939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表3.3 模型测试用例描述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2</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_Toc2509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表3.4 模型选择用例描述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_Toc15126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表3.5 信息抽取服务用例描述</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_Toc21489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表3.6 转移分数矩阵示例</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7</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_Toc12012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表4.1 关系标签列表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4</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_Toc27211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表4.2 基于word2vec的命名实体识别模型超参数列表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7</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_Toc23658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表4.3 基于BERT的命名实体识别模型超参数列表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0</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_Toc15811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表4.4  关系抽取模型超参数列表</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2</w:t>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_Toc17738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表5.1 不同超参数下基于w2v的命名实体识别模型测试结果</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_Toc17738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_Toc29682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表5.2 不同命名实体识别模型在相同输入下的性能对比</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_Toc29682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_Toc116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表5.3 两种命名实体识别模型在不同环境下预测速度对比</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3</w:t>
      </w:r>
    </w:p>
    <w:p>
      <w:pPr>
        <w:pStyle w:val="15"/>
        <w:tabs>
          <w:tab w:val="right" w:leader="dot" w:pos="8306"/>
        </w:tabs>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_Toc6380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表5.4 不同超参数下关系抽取模型测试结果</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4</w:t>
      </w:r>
    </w:p>
    <w:p>
      <w:pPr>
        <w:pStyle w:val="15"/>
        <w:tabs>
          <w:tab w:val="right" w:leader="dot" w:pos="8306"/>
        </w:tabs>
        <w:rPr>
          <w:rFonts w:hint="eastAsia" w:ascii="Arial" w:hAnsi="Arial" w:eastAsia="宋体" w:cs="Arial"/>
          <w:sz w:val="21"/>
          <w:szCs w:val="21"/>
          <w:lang w:val="en-US" w:eastAsia="zh-CN"/>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_Toc16184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表5.5 不同关系抽取模型在相同输入下的性能对比</w:t>
      </w: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5</w:t>
      </w:r>
    </w:p>
    <w:p>
      <w:pPr>
        <w:rPr>
          <w:rFonts w:hint="eastAsia"/>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sz w:val="21"/>
          <w:szCs w:val="21"/>
        </w:rPr>
        <w:fldChar w:fldCharType="end"/>
      </w:r>
      <w:bookmarkStart w:id="89" w:name="_Toc514163442"/>
      <w:bookmarkStart w:id="90" w:name="_Toc4854_WPSOffice_Level1"/>
      <w:bookmarkStart w:id="91" w:name="_Toc17655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89"/>
      <w:r>
        <w:rPr>
          <w:rFonts w:hint="eastAsia" w:ascii="Arial" w:hAnsi="Arial" w:eastAsia="黑体" w:cs="Arial"/>
        </w:rPr>
        <w:t>绪论</w:t>
      </w:r>
      <w:bookmarkEnd w:id="90"/>
      <w:bookmarkEnd w:id="91"/>
    </w:p>
    <w:p>
      <w:pPr>
        <w:pStyle w:val="3"/>
        <w:rPr>
          <w:rFonts w:cs="Arial"/>
        </w:rPr>
      </w:pPr>
      <w:bookmarkStart w:id="92" w:name="_Toc514163443"/>
      <w:bookmarkStart w:id="93" w:name="_Toc443_WPSOffice_Level2"/>
      <w:bookmarkStart w:id="94" w:name="_Toc28089_WPSOffice_Level2"/>
      <w:r>
        <w:rPr>
          <w:rFonts w:cs="Arial"/>
        </w:rPr>
        <w:t xml:space="preserve">1.1 </w:t>
      </w:r>
      <w:bookmarkEnd w:id="92"/>
      <w:r>
        <w:rPr>
          <w:rFonts w:hint="eastAsia" w:cs="Arial"/>
        </w:rPr>
        <w:t>项目背景</w:t>
      </w:r>
      <w:bookmarkEnd w:id="93"/>
      <w:bookmarkEnd w:id="94"/>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w:t>
      </w:r>
      <w:r>
        <w:rPr>
          <w:rFonts w:hint="eastAsia" w:ascii="Arial" w:hAnsi="Arial" w:cs="Arial"/>
          <w:sz w:val="24"/>
          <w:szCs w:val="24"/>
          <w:lang w:val="en-US" w:eastAsia="zh-CN"/>
        </w:rPr>
        <w:t>指让</w:t>
      </w:r>
      <w:r>
        <w:rPr>
          <w:rFonts w:hint="eastAsia" w:ascii="Arial" w:hAnsi="Arial" w:cs="Arial"/>
          <w:sz w:val="24"/>
          <w:szCs w:val="24"/>
        </w:rPr>
        <w:t>计算机</w:t>
      </w:r>
      <w:r>
        <w:rPr>
          <w:rFonts w:hint="eastAsia" w:ascii="Arial" w:hAnsi="Arial" w:cs="Arial"/>
          <w:sz w:val="24"/>
          <w:szCs w:val="24"/>
          <w:lang w:val="en-US" w:eastAsia="zh-CN"/>
        </w:rPr>
        <w:t>理解</w:t>
      </w:r>
      <w:r>
        <w:rPr>
          <w:rFonts w:hint="eastAsia" w:ascii="Arial" w:hAnsi="Arial" w:cs="Arial"/>
          <w:sz w:val="24"/>
          <w:szCs w:val="24"/>
        </w:rPr>
        <w:t>、</w:t>
      </w:r>
      <w:r>
        <w:rPr>
          <w:rFonts w:hint="eastAsia" w:ascii="Arial" w:hAnsi="Arial" w:cs="Arial"/>
          <w:sz w:val="24"/>
          <w:szCs w:val="24"/>
          <w:lang w:val="en-US" w:eastAsia="zh-CN"/>
        </w:rPr>
        <w:t>处理和</w:t>
      </w:r>
      <w:r>
        <w:rPr>
          <w:rFonts w:hint="eastAsia" w:ascii="Arial" w:hAnsi="Arial" w:cs="Arial"/>
          <w:sz w:val="24"/>
          <w:szCs w:val="24"/>
        </w:rPr>
        <w:t>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w:t>
      </w:r>
      <w:r>
        <w:rPr>
          <w:rFonts w:hint="eastAsia" w:ascii="Arial" w:hAnsi="Arial" w:cs="Arial"/>
          <w:sz w:val="24"/>
          <w:szCs w:val="24"/>
          <w:lang w:val="en-US" w:eastAsia="zh-CN"/>
        </w:rPr>
        <w:t>研究</w:t>
      </w:r>
      <w:r>
        <w:rPr>
          <w:rFonts w:hint="eastAsia" w:ascii="Arial" w:hAnsi="Arial" w:cs="Arial"/>
          <w:sz w:val="24"/>
          <w:szCs w:val="24"/>
        </w:rPr>
        <w:t>方向，是</w:t>
      </w:r>
      <w:r>
        <w:rPr>
          <w:rFonts w:hint="eastAsia" w:ascii="Arial" w:hAnsi="Arial" w:cs="Arial"/>
          <w:sz w:val="24"/>
          <w:szCs w:val="24"/>
          <w:lang w:val="en-US" w:eastAsia="zh-CN"/>
        </w:rPr>
        <w:t>一门</w:t>
      </w:r>
      <w:r>
        <w:rPr>
          <w:rFonts w:hint="eastAsia" w:ascii="Arial" w:hAnsi="Arial" w:cs="Arial"/>
          <w:sz w:val="24"/>
          <w:szCs w:val="24"/>
        </w:rPr>
        <w:t>计算机科学和语言学的交叉学科。自然语言是人类与其他动物的区别的主要标志，没有语言，人类的思维也就无从可谈，</w:t>
      </w:r>
      <w:r>
        <w:rPr>
          <w:rFonts w:hint="eastAsia" w:ascii="Arial" w:hAnsi="Arial" w:cs="Arial"/>
          <w:sz w:val="24"/>
          <w:szCs w:val="24"/>
          <w:lang w:val="en-US" w:eastAsia="zh-CN"/>
        </w:rPr>
        <w:t>因此NLP代表</w:t>
      </w:r>
      <w:r>
        <w:rPr>
          <w:rFonts w:hint="eastAsia" w:ascii="Arial" w:hAnsi="Arial" w:cs="Arial"/>
          <w:sz w:val="24"/>
          <w:szCs w:val="24"/>
        </w:rPr>
        <w:t>了人工智能的最高任务与境界。</w:t>
      </w:r>
      <w:r>
        <w:rPr>
          <w:rFonts w:hint="eastAsia" w:ascii="Arial" w:hAnsi="Arial" w:cs="Arial"/>
          <w:sz w:val="24"/>
          <w:szCs w:val="24"/>
          <w:lang w:val="en-US" w:eastAsia="zh-CN"/>
        </w:rPr>
        <w:t>所以</w:t>
      </w:r>
      <w:r>
        <w:rPr>
          <w:rFonts w:hint="eastAsia" w:ascii="Arial" w:hAnsi="Arial" w:cs="Arial"/>
          <w:sz w:val="24"/>
          <w:szCs w:val="24"/>
        </w:rPr>
        <w:t>只有当计算机具备了处理自然语言的能力时，机器才算实现了真正的智能。近十年，随着计算机硬件的发展、算力极大提升，</w:t>
      </w:r>
      <w:r>
        <w:rPr>
          <w:rFonts w:hint="eastAsia" w:ascii="Arial" w:hAnsi="Arial" w:cs="Arial"/>
          <w:sz w:val="24"/>
          <w:szCs w:val="24"/>
          <w:lang w:val="en-US" w:eastAsia="zh-CN"/>
        </w:rPr>
        <w:t>NLP领域的</w:t>
      </w:r>
      <w:r>
        <w:rPr>
          <w:rFonts w:hint="eastAsia" w:ascii="Arial" w:hAnsi="Arial" w:cs="Arial"/>
          <w:sz w:val="24"/>
          <w:szCs w:val="24"/>
        </w:rPr>
        <w:t>研究得到了很大的发展，</w:t>
      </w:r>
      <w:r>
        <w:rPr>
          <w:rFonts w:hint="eastAsia" w:ascii="Arial" w:hAnsi="Arial" w:cs="Arial"/>
          <w:sz w:val="24"/>
          <w:szCs w:val="24"/>
          <w:lang w:val="en-US" w:eastAsia="zh-CN"/>
        </w:rPr>
        <w:t>在许多行业</w:t>
      </w:r>
      <w:r>
        <w:rPr>
          <w:rFonts w:hint="eastAsia" w:ascii="Arial" w:hAnsi="Arial" w:cs="Arial"/>
          <w:sz w:val="24"/>
          <w:szCs w:val="24"/>
        </w:rPr>
        <w:t>都有了广泛应用。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w:t>
      </w:r>
      <w:r>
        <w:rPr>
          <w:rFonts w:hint="eastAsia" w:ascii="Arial" w:hAnsi="Arial" w:cs="Arial"/>
          <w:sz w:val="24"/>
          <w:szCs w:val="24"/>
          <w:lang w:val="en-US" w:eastAsia="zh-CN"/>
        </w:rPr>
        <w:t>NLP</w:t>
      </w:r>
      <w:r>
        <w:rPr>
          <w:rFonts w:hint="eastAsia" w:ascii="Arial" w:hAnsi="Arial" w:cs="Arial"/>
          <w:sz w:val="24"/>
          <w:szCs w:val="24"/>
        </w:rPr>
        <w:t>中的一项基础任务，在许多上层应用中都有着十分重要的影响。新闻文本中的实体</w:t>
      </w:r>
      <w:r>
        <w:rPr>
          <w:rFonts w:hint="eastAsia" w:ascii="Arial" w:hAnsi="Arial" w:cs="Arial"/>
          <w:sz w:val="24"/>
          <w:szCs w:val="24"/>
          <w:lang w:val="en-US" w:eastAsia="zh-CN"/>
        </w:rPr>
        <w:t>信息是</w:t>
      </w:r>
      <w:r>
        <w:rPr>
          <w:rFonts w:hint="eastAsia" w:ascii="Arial" w:hAnsi="Arial" w:cs="Arial"/>
          <w:sz w:val="24"/>
          <w:szCs w:val="24"/>
        </w:rPr>
        <w:t>上市公司新闻舆情分析中的关键，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w:t>
      </w:r>
      <w:r>
        <w:rPr>
          <w:rFonts w:hint="eastAsia" w:ascii="Arial" w:hAnsi="Arial" w:cs="Arial"/>
          <w:sz w:val="24"/>
          <w:szCs w:val="24"/>
          <w:lang w:val="en-US" w:eastAsia="zh-CN"/>
        </w:rPr>
        <w:t>对</w:t>
      </w:r>
      <w:r>
        <w:rPr>
          <w:rFonts w:hint="eastAsia" w:ascii="Arial" w:hAnsi="Arial" w:cs="Arial"/>
          <w:sz w:val="24"/>
          <w:szCs w:val="24"/>
        </w:rPr>
        <w:t>输入文本</w:t>
      </w:r>
      <w:r>
        <w:rPr>
          <w:rFonts w:hint="eastAsia" w:ascii="Arial" w:hAnsi="Arial" w:cs="Arial"/>
          <w:sz w:val="24"/>
          <w:szCs w:val="24"/>
          <w:lang w:val="en-US" w:eastAsia="zh-CN"/>
        </w:rPr>
        <w:t>进行</w:t>
      </w:r>
      <w:r>
        <w:rPr>
          <w:rFonts w:hint="eastAsia" w:ascii="Arial" w:hAnsi="Arial" w:cs="Arial"/>
          <w:sz w:val="24"/>
          <w:szCs w:val="24"/>
        </w:rPr>
        <w:t>切分很容易把一个多词组成的命名实体切分成多个词，造成搜索不准确甚至搜索的结果完全不符合预期。如果能对输入文本进行命名实体识别就可以</w:t>
      </w:r>
      <w:r>
        <w:rPr>
          <w:rFonts w:hint="eastAsia" w:ascii="Arial" w:hAnsi="Arial" w:cs="Arial"/>
          <w:sz w:val="24"/>
          <w:szCs w:val="24"/>
          <w:lang w:val="en-US" w:eastAsia="zh-CN"/>
        </w:rPr>
        <w:t>精确</w:t>
      </w:r>
      <w:r>
        <w:rPr>
          <w:rFonts w:hint="eastAsia" w:ascii="Arial" w:hAnsi="Arial" w:cs="Arial"/>
          <w:sz w:val="24"/>
          <w:szCs w:val="24"/>
        </w:rPr>
        <w:t>识别搜索的内容，提高</w:t>
      </w:r>
      <w:r>
        <w:rPr>
          <w:rFonts w:hint="eastAsia" w:ascii="Arial" w:hAnsi="Arial" w:cs="Arial"/>
          <w:sz w:val="24"/>
          <w:szCs w:val="24"/>
          <w:lang w:val="en-US" w:eastAsia="zh-CN"/>
        </w:rPr>
        <w:t>了</w:t>
      </w:r>
      <w:r>
        <w:rPr>
          <w:rFonts w:hint="eastAsia" w:ascii="Arial" w:hAnsi="Arial" w:cs="Arial"/>
          <w:sz w:val="24"/>
          <w:szCs w:val="24"/>
        </w:rPr>
        <w:t>搜索的准确率也提升</w:t>
      </w:r>
      <w:r>
        <w:rPr>
          <w:rFonts w:hint="eastAsia" w:ascii="Arial" w:hAnsi="Arial" w:cs="Arial"/>
          <w:sz w:val="24"/>
          <w:szCs w:val="24"/>
          <w:lang w:val="en-US" w:eastAsia="zh-CN"/>
        </w:rPr>
        <w:t>了检索</w:t>
      </w:r>
      <w:r>
        <w:rPr>
          <w:rFonts w:hint="eastAsia" w:ascii="Arial" w:hAnsi="Arial" w:cs="Arial"/>
          <w:sz w:val="24"/>
          <w:szCs w:val="24"/>
        </w:rPr>
        <w:t>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w:t>
      </w:r>
      <w:r>
        <w:rPr>
          <w:rFonts w:hint="eastAsia" w:ascii="Arial" w:hAnsi="Arial" w:cs="Arial"/>
          <w:sz w:val="24"/>
          <w:szCs w:val="24"/>
          <w:lang w:val="en-US" w:eastAsia="zh-CN"/>
        </w:rPr>
        <w:t>非结构化文本</w:t>
      </w:r>
      <w:r>
        <w:rPr>
          <w:rFonts w:hint="eastAsia" w:ascii="Arial" w:hAnsi="Arial" w:cs="Arial"/>
          <w:sz w:val="24"/>
          <w:szCs w:val="24"/>
        </w:rPr>
        <w:t>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w:t>
      </w:r>
      <w:r>
        <w:rPr>
          <w:rFonts w:hint="eastAsia" w:ascii="Arial" w:hAnsi="Arial" w:cs="Arial"/>
          <w:sz w:val="24"/>
          <w:szCs w:val="24"/>
          <w:lang w:val="en-US" w:eastAsia="zh-CN"/>
        </w:rPr>
        <w:t>实体-关系-实体的</w:t>
      </w:r>
      <w:r>
        <w:rPr>
          <w:rFonts w:hint="eastAsia" w:ascii="Arial" w:hAnsi="Arial" w:cs="Arial"/>
          <w:sz w:val="24"/>
          <w:szCs w:val="24"/>
        </w:rPr>
        <w:t>三元组。这里用命名实体识别识别出了阿里巴巴和马云这两个实体，</w:t>
      </w:r>
      <w:r>
        <w:rPr>
          <w:rFonts w:hint="eastAsia" w:ascii="Arial" w:hAnsi="Arial" w:cs="Arial"/>
          <w:sz w:val="24"/>
          <w:szCs w:val="24"/>
          <w:lang w:val="en-US" w:eastAsia="zh-CN"/>
        </w:rPr>
        <w:t>再</w:t>
      </w:r>
      <w:r>
        <w:rPr>
          <w:rFonts w:hint="eastAsia" w:ascii="Arial" w:hAnsi="Arial" w:cs="Arial"/>
          <w:sz w:val="24"/>
          <w:szCs w:val="24"/>
        </w:rPr>
        <w:t>用关系抽取对阿里巴巴和马云这两个实体的关系进行识别和抽取。最后从海量非结构化文本中提取出大量三元组，经过实体消歧、知识融合后构建成一张知识图谱。</w:t>
      </w:r>
    </w:p>
    <w:p>
      <w:pPr>
        <w:pStyle w:val="35"/>
        <w:spacing w:line="360" w:lineRule="auto"/>
        <w:ind w:firstLine="480" w:firstLineChars="200"/>
        <w:rPr>
          <w:rFonts w:hint="eastAsia" w:ascii="Arial" w:hAnsi="Arial" w:cs="Arial"/>
          <w:sz w:val="24"/>
          <w:szCs w:val="24"/>
          <w:lang w:val="en-US" w:eastAsia="zh-CN"/>
        </w:rPr>
      </w:pPr>
      <w:r>
        <w:rPr>
          <w:rFonts w:hint="eastAsia" w:ascii="Arial" w:hAnsi="Arial" w:cs="Arial"/>
          <w:sz w:val="24"/>
          <w:szCs w:val="24"/>
          <w:lang w:val="en-US" w:eastAsia="zh-CN"/>
        </w:rPr>
        <w:t>在构建上市公司知识图谱时，</w:t>
      </w:r>
      <w:r>
        <w:rPr>
          <w:rFonts w:hint="eastAsia" w:ascii="Arial" w:hAnsi="Arial" w:cs="Arial"/>
          <w:sz w:val="24"/>
          <w:szCs w:val="24"/>
        </w:rPr>
        <w:t>如何确保实体识别和关系抽取的准确性，提供高效稳定的信息抽取服务是构建高质量、高精度的知识图谱的关键所在。本文同时结合</w:t>
      </w:r>
      <w:r>
        <w:rPr>
          <w:rFonts w:hint="eastAsia" w:ascii="Arial" w:hAnsi="Arial" w:cs="Arial"/>
          <w:sz w:val="24"/>
          <w:szCs w:val="24"/>
          <w:lang w:val="en-US" w:eastAsia="zh-CN"/>
        </w:rPr>
        <w:t>了</w:t>
      </w:r>
      <w:r>
        <w:rPr>
          <w:rFonts w:hint="eastAsia" w:ascii="Arial" w:hAnsi="Arial" w:cs="Arial"/>
          <w:sz w:val="24"/>
          <w:szCs w:val="24"/>
        </w:rPr>
        <w:t>命名实体识别和关系抽取两项任务</w:t>
      </w:r>
      <w:r>
        <w:rPr>
          <w:rFonts w:hint="eastAsia" w:ascii="Arial" w:hAnsi="Arial" w:cs="Arial"/>
          <w:sz w:val="24"/>
          <w:szCs w:val="24"/>
          <w:lang w:eastAsia="zh-CN"/>
        </w:rPr>
        <w:t>，</w:t>
      </w:r>
      <w:r>
        <w:rPr>
          <w:rFonts w:hint="eastAsia" w:ascii="Arial" w:hAnsi="Arial" w:cs="Arial"/>
          <w:sz w:val="24"/>
          <w:szCs w:val="24"/>
          <w:lang w:val="en-US" w:eastAsia="zh-CN"/>
        </w:rPr>
        <w:t>并将这两种模型进行组合，搭建了一个信息抽取服务系统来对</w:t>
      </w:r>
      <w:r>
        <w:rPr>
          <w:rFonts w:hint="eastAsia" w:ascii="Arial" w:hAnsi="Arial" w:cs="Arial"/>
          <w:sz w:val="24"/>
          <w:szCs w:val="24"/>
        </w:rPr>
        <w:t>非结构化文本中的三元组信息</w:t>
      </w:r>
      <w:r>
        <w:rPr>
          <w:rFonts w:hint="eastAsia" w:ascii="Arial" w:hAnsi="Arial" w:cs="Arial"/>
          <w:sz w:val="24"/>
          <w:szCs w:val="24"/>
          <w:lang w:val="en-US" w:eastAsia="zh-CN"/>
        </w:rPr>
        <w:t>进行抽取。</w:t>
      </w:r>
    </w:p>
    <w:p>
      <w:pPr>
        <w:pStyle w:val="35"/>
        <w:spacing w:line="360" w:lineRule="auto"/>
        <w:ind w:firstLine="480" w:firstLineChars="200"/>
        <w:rPr>
          <w:rFonts w:hint="eastAsia" w:ascii="Arial" w:hAnsi="Arial" w:cs="Arial"/>
          <w:sz w:val="24"/>
          <w:szCs w:val="24"/>
          <w:lang w:val="en-US" w:eastAsia="zh-CN"/>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w:t>
      </w:r>
    </w:p>
    <w:p>
      <w:pPr>
        <w:pStyle w:val="3"/>
        <w:rPr>
          <w:rFonts w:cs="Arial"/>
        </w:rPr>
      </w:pPr>
      <w:bookmarkStart w:id="95" w:name="_Toc514163444"/>
      <w:bookmarkStart w:id="96" w:name="_Toc7644_WPSOffice_Level2"/>
      <w:bookmarkStart w:id="97" w:name="_Toc17655_WPSOffice_Level2"/>
      <w:r>
        <w:rPr>
          <w:rFonts w:cs="Arial"/>
        </w:rPr>
        <w:t xml:space="preserve">1.2 </w:t>
      </w:r>
      <w:r>
        <w:rPr>
          <w:rFonts w:hint="eastAsia" w:cs="Arial"/>
        </w:rPr>
        <w:t>国内外</w:t>
      </w:r>
      <w:bookmarkEnd w:id="95"/>
      <w:r>
        <w:rPr>
          <w:rFonts w:hint="eastAsia" w:cs="Arial"/>
        </w:rPr>
        <w:t>研究现状</w:t>
      </w:r>
      <w:bookmarkEnd w:id="96"/>
      <w:bookmarkEnd w:id="97"/>
    </w:p>
    <w:p>
      <w:pPr>
        <w:pStyle w:val="3"/>
        <w:rPr>
          <w:rFonts w:cs="Arial"/>
        </w:rPr>
      </w:pPr>
      <w:bookmarkStart w:id="98" w:name="_Toc443_WPSOffice_Level3"/>
      <w:bookmarkStart w:id="99" w:name="_Toc28089_WPSOffice_Level3"/>
      <w:r>
        <w:rPr>
          <w:rFonts w:cs="Arial"/>
        </w:rPr>
        <w:t xml:space="preserve">1.2.1 </w:t>
      </w:r>
      <w:r>
        <w:rPr>
          <w:rFonts w:hint="eastAsia" w:cs="Arial"/>
        </w:rPr>
        <w:t>命名实体识别研究现状</w:t>
      </w:r>
      <w:bookmarkEnd w:id="98"/>
      <w:bookmarkEnd w:id="99"/>
    </w:p>
    <w:p>
      <w:pPr>
        <w:pStyle w:val="35"/>
        <w:spacing w:line="360" w:lineRule="auto"/>
        <w:ind w:firstLine="480" w:firstLineChars="200"/>
        <w:rPr>
          <w:rFonts w:hint="eastAsia" w:ascii="Arial" w:hAnsi="Arial" w:eastAsia="宋体" w:cs="Arial"/>
          <w:sz w:val="24"/>
          <w:szCs w:val="24"/>
          <w:lang w:eastAsia="zh-CN"/>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上将命名实体识别作为信息抽取的一个子任务之后，命名实体</w:t>
      </w:r>
      <w:r>
        <w:rPr>
          <w:rFonts w:hint="eastAsia" w:ascii="Arial" w:hAnsi="Arial" w:cs="Arial"/>
          <w:sz w:val="24"/>
          <w:szCs w:val="24"/>
          <w:lang w:val="en-US" w:eastAsia="zh-CN"/>
        </w:rPr>
        <w:t>识别就成为了信息抽取领域的专家学者们研究的焦点</w:t>
      </w:r>
      <w:r>
        <w:rPr>
          <w:rFonts w:hint="eastAsia" w:ascii="Arial" w:hAnsi="Arial" w:cs="Arial"/>
          <w:sz w:val="24"/>
          <w:szCs w:val="24"/>
        </w:rPr>
        <w:t>。</w:t>
      </w:r>
      <w:r>
        <w:rPr>
          <w:rFonts w:hint="eastAsia" w:ascii="Arial" w:hAnsi="Arial" w:cs="Arial"/>
          <w:sz w:val="24"/>
          <w:szCs w:val="24"/>
          <w:lang w:val="en-US" w:eastAsia="zh-CN"/>
        </w:rPr>
        <w:t>而</w:t>
      </w:r>
      <w:r>
        <w:rPr>
          <w:rFonts w:hint="eastAsia" w:ascii="Arial" w:hAnsi="Arial" w:cs="Arial"/>
          <w:sz w:val="24"/>
          <w:szCs w:val="24"/>
        </w:rPr>
        <w:t>随着数据时代的到来，</w:t>
      </w:r>
      <w:r>
        <w:rPr>
          <w:rFonts w:hint="eastAsia" w:ascii="Arial" w:hAnsi="Arial" w:cs="Arial"/>
          <w:sz w:val="24"/>
          <w:szCs w:val="24"/>
          <w:lang w:val="en-US" w:eastAsia="zh-CN"/>
        </w:rPr>
        <w:t>命名实体识别</w:t>
      </w:r>
      <w:r>
        <w:rPr>
          <w:rFonts w:hint="eastAsia" w:ascii="Arial" w:hAnsi="Arial" w:cs="Arial"/>
          <w:sz w:val="24"/>
          <w:szCs w:val="24"/>
        </w:rPr>
        <w:t>在各个领域的信息抽取任务中</w:t>
      </w:r>
      <w:r>
        <w:rPr>
          <w:rFonts w:hint="eastAsia" w:ascii="Arial" w:hAnsi="Arial" w:cs="Arial"/>
          <w:sz w:val="24"/>
          <w:szCs w:val="24"/>
          <w:lang w:val="en-US" w:eastAsia="zh-CN"/>
        </w:rPr>
        <w:t>更是</w:t>
      </w:r>
      <w:r>
        <w:rPr>
          <w:rFonts w:hint="eastAsia" w:ascii="Arial" w:hAnsi="Arial" w:cs="Arial"/>
          <w:sz w:val="24"/>
          <w:szCs w:val="24"/>
        </w:rPr>
        <w:t>得到了充分的发展</w:t>
      </w:r>
      <w:r>
        <w:rPr>
          <w:rFonts w:hint="eastAsia" w:ascii="Arial" w:hAnsi="Arial" w:cs="Arial"/>
          <w:sz w:val="24"/>
          <w:szCs w:val="24"/>
          <w:lang w:eastAsia="zh-CN"/>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在国外命名实体识别的研究中，考虑到英文本身的特性，英文的命名实体识别只需要考虑词本身的特征而不需要关注如分词等问题的影响，所以实现的难度相对较小，准确率也较高，</w:t>
      </w:r>
    </w:p>
    <w:p>
      <w:pPr>
        <w:pStyle w:val="35"/>
        <w:spacing w:line="360" w:lineRule="auto"/>
        <w:ind w:firstLine="480" w:firstLineChars="200"/>
        <w:rPr>
          <w:rFonts w:hint="eastAsia" w:ascii="Arial" w:hAnsi="Arial" w:cs="Arial"/>
          <w:sz w:val="24"/>
          <w:szCs w:val="24"/>
        </w:rPr>
      </w:pPr>
      <w:r>
        <w:rPr>
          <w:rFonts w:hint="eastAsia" w:ascii="Arial" w:hAnsi="Arial" w:cs="Arial"/>
          <w:sz w:val="24"/>
          <w:szCs w:val="24"/>
        </w:rPr>
        <w:t>中文命名实体识别由于中文文字内在的特殊性导致了在做命名实体识别之前要先</w:t>
      </w:r>
      <w:r>
        <w:rPr>
          <w:rFonts w:hint="eastAsia" w:ascii="Arial" w:hAnsi="Arial" w:cs="Arial"/>
          <w:sz w:val="24"/>
          <w:szCs w:val="24"/>
          <w:lang w:val="en-US" w:eastAsia="zh-CN"/>
        </w:rPr>
        <w:t>进行</w:t>
      </w:r>
      <w:r>
        <w:rPr>
          <w:rFonts w:hint="eastAsia" w:ascii="Arial" w:hAnsi="Arial" w:cs="Arial"/>
          <w:sz w:val="24"/>
          <w:szCs w:val="24"/>
        </w:rPr>
        <w:t>分词、句法分析等</w:t>
      </w:r>
      <w:r>
        <w:rPr>
          <w:rFonts w:hint="eastAsia" w:ascii="Arial" w:hAnsi="Arial" w:cs="Arial"/>
          <w:sz w:val="24"/>
          <w:szCs w:val="24"/>
          <w:lang w:val="en-US" w:eastAsia="zh-CN"/>
        </w:rPr>
        <w:t>操作</w:t>
      </w:r>
      <w:r>
        <w:rPr>
          <w:rFonts w:hint="eastAsia" w:ascii="Arial" w:hAnsi="Arial" w:cs="Arial"/>
          <w:sz w:val="24"/>
          <w:szCs w:val="24"/>
        </w:rPr>
        <w:t>，</w:t>
      </w:r>
      <w:r>
        <w:rPr>
          <w:rFonts w:hint="eastAsia" w:ascii="Arial" w:hAnsi="Arial" w:cs="Arial"/>
          <w:sz w:val="24"/>
          <w:szCs w:val="24"/>
          <w:lang w:val="en-US" w:eastAsia="zh-CN"/>
        </w:rPr>
        <w:t>使</w:t>
      </w:r>
      <w:r>
        <w:rPr>
          <w:rFonts w:hint="eastAsia" w:ascii="Arial" w:hAnsi="Arial" w:cs="Arial"/>
          <w:sz w:val="24"/>
          <w:szCs w:val="24"/>
        </w:rPr>
        <w:t>中文命名实体</w:t>
      </w:r>
      <w:r>
        <w:rPr>
          <w:rFonts w:hint="eastAsia" w:ascii="Arial" w:hAnsi="Arial" w:cs="Arial"/>
          <w:sz w:val="24"/>
          <w:szCs w:val="24"/>
          <w:lang w:val="en-US" w:eastAsia="zh-CN"/>
        </w:rPr>
        <w:t>识别</w:t>
      </w:r>
      <w:r>
        <w:rPr>
          <w:rFonts w:hint="eastAsia" w:ascii="Arial" w:hAnsi="Arial" w:cs="Arial"/>
          <w:sz w:val="24"/>
          <w:szCs w:val="24"/>
        </w:rPr>
        <w:t>相对英文而言难度大大提高。在</w:t>
      </w:r>
      <w:r>
        <w:rPr>
          <w:rFonts w:ascii="Arial" w:hAnsi="Arial" w:cs="Arial"/>
          <w:sz w:val="24"/>
          <w:szCs w:val="24"/>
        </w:rPr>
        <w:t>MUC-6</w:t>
      </w:r>
      <w:r>
        <w:rPr>
          <w:rFonts w:hint="eastAsia" w:ascii="Arial" w:hAnsi="Arial" w:cs="Arial"/>
          <w:sz w:val="24"/>
          <w:szCs w:val="24"/>
          <w:lang w:val="en-US" w:eastAsia="zh-CN"/>
        </w:rPr>
        <w:t>上</w:t>
      </w:r>
      <w:r>
        <w:rPr>
          <w:rFonts w:hint="eastAsia" w:ascii="Arial" w:hAnsi="Arial" w:cs="Arial"/>
          <w:sz w:val="24"/>
          <w:szCs w:val="24"/>
        </w:rPr>
        <w:t>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w:t>
      </w:r>
      <w:r>
        <w:rPr>
          <w:rFonts w:hint="eastAsia" w:ascii="Arial" w:hAnsi="Arial" w:cs="Arial"/>
          <w:sz w:val="24"/>
          <w:szCs w:val="24"/>
          <w:lang w:val="en-US" w:eastAsia="zh-CN"/>
        </w:rPr>
        <w:t>类别</w:t>
      </w:r>
      <w:r>
        <w:rPr>
          <w:rFonts w:hint="eastAsia" w:ascii="Arial" w:hAnsi="Arial" w:cs="Arial"/>
          <w:sz w:val="24"/>
          <w:szCs w:val="24"/>
        </w:rPr>
        <w:t>，将这三类实体作为主要研究目标。</w:t>
      </w:r>
      <w:r>
        <w:rPr>
          <w:rFonts w:hint="eastAsia" w:ascii="Arial" w:hAnsi="Arial" w:cs="Arial"/>
          <w:sz w:val="24"/>
          <w:szCs w:val="24"/>
          <w:lang w:val="en-US" w:eastAsia="zh-CN"/>
        </w:rPr>
        <w:t>随着研究的不断深入</w:t>
      </w:r>
      <w:r>
        <w:rPr>
          <w:rFonts w:hint="eastAsia" w:ascii="Arial" w:hAnsi="Arial" w:cs="Arial"/>
          <w:sz w:val="24"/>
          <w:szCs w:val="24"/>
        </w:rPr>
        <w:t>，逐渐有人将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w:t>
      </w:r>
      <w:r>
        <w:rPr>
          <w:rFonts w:hint="eastAsia" w:ascii="Arial" w:hAnsi="Arial" w:cs="Arial"/>
          <w:sz w:val="24"/>
          <w:szCs w:val="24"/>
          <w:lang w:val="en-US" w:eastAsia="zh-CN"/>
        </w:rPr>
        <w:t>实体类别</w:t>
      </w:r>
      <w:r>
        <w:rPr>
          <w:rFonts w:hint="eastAsia" w:ascii="Arial" w:hAnsi="Arial" w:cs="Arial"/>
          <w:sz w:val="24"/>
          <w:szCs w:val="24"/>
        </w:rPr>
        <w:t>加入到命名实体识别任务中。</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中文命名实体识别相对于英文命名实体识别任务仍存在许多不同，由于中文本身的特点造成许多特殊的难点：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xxx</w:t>
      </w:r>
      <w:r>
        <w:rPr>
          <w:rFonts w:hint="eastAsia" w:ascii="Arial" w:hAnsi="Arial" w:cs="Arial"/>
          <w:sz w:val="24"/>
          <w:szCs w:val="24"/>
        </w:rPr>
        <w:t>（上海）有限公司）。</w:t>
      </w:r>
    </w:p>
    <w:p>
      <w:pPr>
        <w:pStyle w:val="35"/>
        <w:numPr>
          <w:ilvl w:val="0"/>
          <w:numId w:val="1"/>
        </w:numPr>
        <w:spacing w:line="360" w:lineRule="auto"/>
        <w:ind w:firstLine="480" w:firstLineChars="200"/>
        <w:rPr>
          <w:rFonts w:hint="eastAsia" w:ascii="Arial" w:hAnsi="Arial" w:eastAsia="宋体" w:cs="Arial"/>
          <w:sz w:val="24"/>
          <w:szCs w:val="24"/>
          <w:lang w:eastAsia="zh-CN"/>
        </w:rPr>
      </w:pPr>
      <w:r>
        <w:rPr>
          <w:rFonts w:hint="eastAsia" w:ascii="Arial" w:hAnsi="Arial"/>
          <w:sz w:val="24"/>
          <w:szCs w:val="24"/>
        </w:rPr>
        <w:t>中文命名实体的一词多义与一义多词</w:t>
      </w:r>
    </w:p>
    <w:p>
      <w:pPr>
        <w:pStyle w:val="35"/>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Arial" w:hAnsi="Arial" w:cs="Arial"/>
          <w:sz w:val="24"/>
          <w:szCs w:val="24"/>
        </w:rPr>
      </w:pPr>
      <w:r>
        <w:rPr>
          <w:rFonts w:hint="eastAsia" w:ascii="Arial" w:hAnsi="Arial" w:cs="Arial"/>
          <w:sz w:val="24"/>
          <w:szCs w:val="24"/>
          <w:lang w:val="en-US" w:eastAsia="zh-CN"/>
        </w:rPr>
        <w:t>随着互联网的极速发展，越来越多的网络词汇不断出现，很多命名实体都有了新的称呼，如称淘宝为某宝。这些新称呼的出现大大增加了命名实体识别的难度。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rPr>
        <w:t>最早在命名实体识别任务中，主要有构建基于专家知识</w:t>
      </w:r>
      <w:r>
        <w:rPr>
          <w:rFonts w:hint="eastAsia" w:ascii="Arial" w:hAnsi="Arial" w:cs="Arial"/>
          <w:sz w:val="24"/>
          <w:szCs w:val="24"/>
          <w:lang w:val="en-US" w:eastAsia="zh-CN"/>
        </w:rPr>
        <w:t>的</w:t>
      </w:r>
      <w:r>
        <w:rPr>
          <w:rFonts w:hint="eastAsia" w:ascii="Arial" w:hAnsi="Arial" w:cs="Arial"/>
          <w:sz w:val="24"/>
          <w:szCs w:val="24"/>
        </w:rPr>
        <w:t>规则以及基于数理统计两类</w:t>
      </w:r>
      <w:r>
        <w:rPr>
          <w:rFonts w:hint="eastAsia" w:ascii="Arial" w:hAnsi="Arial" w:cs="Arial"/>
          <w:sz w:val="24"/>
          <w:szCs w:val="24"/>
          <w:lang w:val="en-US" w:eastAsia="zh-CN"/>
        </w:rPr>
        <w:t>方法</w:t>
      </w:r>
      <w:r>
        <w:rPr>
          <w:rFonts w:hint="eastAsia" w:ascii="Arial" w:hAnsi="Arial" w:cs="Arial"/>
          <w:sz w:val="24"/>
          <w:szCs w:val="24"/>
        </w:rPr>
        <w:t>。基于规则的方法主要是</w:t>
      </w:r>
      <w:r>
        <w:rPr>
          <w:rFonts w:hint="eastAsia" w:ascii="Arial" w:hAnsi="Arial" w:cs="Arial"/>
          <w:sz w:val="24"/>
          <w:szCs w:val="24"/>
          <w:lang w:val="en-US" w:eastAsia="zh-CN"/>
        </w:rPr>
        <w:t>依靠</w:t>
      </w:r>
      <w:r>
        <w:rPr>
          <w:rFonts w:hint="eastAsia" w:ascii="Arial" w:hAnsi="Arial" w:cs="Arial"/>
          <w:sz w:val="24"/>
          <w:szCs w:val="24"/>
        </w:rPr>
        <w:t>人工</w:t>
      </w:r>
      <w:r>
        <w:rPr>
          <w:rFonts w:hint="eastAsia" w:ascii="Arial" w:hAnsi="Arial" w:cs="Arial"/>
          <w:sz w:val="24"/>
          <w:szCs w:val="24"/>
          <w:lang w:val="en-US" w:eastAsia="zh-CN"/>
        </w:rPr>
        <w:t>构建</w:t>
      </w:r>
      <w:r>
        <w:rPr>
          <w:rFonts w:hint="eastAsia" w:ascii="Arial" w:hAnsi="Arial" w:cs="Arial"/>
          <w:sz w:val="24"/>
          <w:szCs w:val="24"/>
        </w:rPr>
        <w:t>规则体系，在构建了大量基于专家知识的词法和语义规则之后，系统会对输入文本进行</w:t>
      </w:r>
      <w:r>
        <w:rPr>
          <w:rFonts w:hint="eastAsia" w:ascii="Arial" w:hAnsi="Arial" w:cs="Arial"/>
          <w:sz w:val="24"/>
          <w:szCs w:val="24"/>
          <w:lang w:val="en-US" w:eastAsia="zh-CN"/>
        </w:rPr>
        <w:t>基于</w:t>
      </w:r>
      <w:r>
        <w:rPr>
          <w:rFonts w:hint="eastAsia" w:ascii="Arial" w:hAnsi="Arial" w:cs="Arial"/>
          <w:sz w:val="24"/>
          <w:szCs w:val="24"/>
        </w:rPr>
        <w:t>规则</w:t>
      </w:r>
      <w:r>
        <w:rPr>
          <w:rFonts w:hint="eastAsia" w:ascii="Arial" w:hAnsi="Arial" w:cs="Arial"/>
          <w:sz w:val="24"/>
          <w:szCs w:val="24"/>
          <w:lang w:val="en-US" w:eastAsia="zh-CN"/>
        </w:rPr>
        <w:t>的</w:t>
      </w:r>
      <w:r>
        <w:rPr>
          <w:rFonts w:hint="eastAsia" w:ascii="Arial" w:hAnsi="Arial" w:cs="Arial"/>
          <w:sz w:val="24"/>
          <w:szCs w:val="24"/>
        </w:rPr>
        <w:t>解析，对文本中可能的命名实体进行推理和识别。虽然在特定的数据集上基于专家知识构建规则</w:t>
      </w:r>
      <w:r>
        <w:rPr>
          <w:rFonts w:hint="eastAsia" w:ascii="Arial" w:hAnsi="Arial" w:cs="Arial"/>
          <w:sz w:val="24"/>
          <w:szCs w:val="24"/>
          <w:lang w:val="en-US" w:eastAsia="zh-CN"/>
        </w:rPr>
        <w:t>比</w:t>
      </w:r>
      <w:r>
        <w:rPr>
          <w:rFonts w:hint="eastAsia" w:ascii="Arial" w:hAnsi="Arial" w:cs="Arial"/>
          <w:sz w:val="24"/>
          <w:szCs w:val="24"/>
        </w:rPr>
        <w:t>基于统计方法的命名实体识别准确度更高，但这种方法在数据量逐渐增大、数据内容逐渐复杂之后会变得不再可行，因为基于某一小部分语料构建的规则体系在别的语料上</w:t>
      </w:r>
      <w:r>
        <w:rPr>
          <w:rFonts w:hint="eastAsia" w:ascii="Arial" w:hAnsi="Arial" w:cs="Arial"/>
          <w:sz w:val="24"/>
          <w:szCs w:val="24"/>
          <w:lang w:val="en-US" w:eastAsia="zh-CN"/>
        </w:rPr>
        <w:t>并</w:t>
      </w:r>
      <w:r>
        <w:rPr>
          <w:rFonts w:hint="eastAsia" w:ascii="Arial" w:hAnsi="Arial" w:cs="Arial"/>
          <w:sz w:val="24"/>
          <w:szCs w:val="24"/>
        </w:rPr>
        <w:t>不适用，人们无法扩充和维护一个十分庞大的规则体系</w:t>
      </w:r>
      <w:r>
        <w:rPr>
          <w:rFonts w:hint="eastAsia" w:ascii="Arial" w:hAnsi="Arial" w:cs="Arial"/>
          <w:sz w:val="24"/>
          <w:szCs w:val="24"/>
          <w:lang w:eastAsia="zh-CN"/>
        </w:rPr>
        <w:t>。</w:t>
      </w:r>
      <w:r>
        <w:rPr>
          <w:rFonts w:hint="eastAsia" w:ascii="Arial" w:hAnsi="Arial" w:cs="Arial"/>
          <w:sz w:val="24"/>
          <w:szCs w:val="24"/>
        </w:rPr>
        <w:t>随着机器学习理论的完善和计算机性能的提高，大部分学者开始转而研究基于统计方法的命名实体识别。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基于统计方法的命名实体识别主要有有监督（</w:t>
      </w:r>
      <w:r>
        <w:rPr>
          <w:rFonts w:ascii="Arial" w:hAnsi="Arial" w:cs="Arial"/>
          <w:sz w:val="24"/>
          <w:szCs w:val="24"/>
        </w:rPr>
        <w:t>Supervised</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w:t>
      </w:r>
      <w:r>
        <w:rPr>
          <w:rFonts w:hint="eastAsia" w:ascii="Arial" w:hAnsi="Arial" w:cs="Arial"/>
          <w:sz w:val="24"/>
          <w:szCs w:val="24"/>
          <w:lang w:eastAsia="zh-CN"/>
        </w:rPr>
        <w:t>。</w:t>
      </w:r>
      <w:r>
        <w:rPr>
          <w:rFonts w:hint="eastAsia" w:ascii="Arial" w:hAnsi="Arial" w:cs="Arial"/>
          <w:sz w:val="24"/>
          <w:szCs w:val="24"/>
        </w:rPr>
        <w:t>有监督的机器学习方法在拥有大量标注语料的前提下</w:t>
      </w:r>
      <w:r>
        <w:rPr>
          <w:rFonts w:hint="eastAsia" w:ascii="Arial" w:hAnsi="Arial" w:cs="Arial"/>
          <w:sz w:val="24"/>
          <w:szCs w:val="24"/>
          <w:lang w:eastAsia="zh-CN"/>
        </w:rPr>
        <w:t>，</w:t>
      </w:r>
      <w:r>
        <w:rPr>
          <w:rFonts w:hint="eastAsia" w:ascii="Arial" w:hAnsi="Arial" w:cs="Arial"/>
          <w:sz w:val="24"/>
          <w:szCs w:val="24"/>
        </w:rPr>
        <w:t>在</w:t>
      </w:r>
      <w:r>
        <w:rPr>
          <w:rFonts w:hint="eastAsia" w:ascii="Arial" w:hAnsi="Arial" w:cs="Arial"/>
          <w:sz w:val="24"/>
          <w:szCs w:val="24"/>
          <w:lang w:val="en-US" w:eastAsia="zh-CN"/>
        </w:rPr>
        <w:t>各个</w:t>
      </w:r>
      <w:r>
        <w:rPr>
          <w:rFonts w:hint="eastAsia" w:ascii="Arial" w:hAnsi="Arial" w:cs="Arial"/>
          <w:sz w:val="24"/>
          <w:szCs w:val="24"/>
        </w:rPr>
        <w:t>领域的文本中都有</w:t>
      </w:r>
      <w:r>
        <w:rPr>
          <w:rFonts w:hint="eastAsia" w:ascii="Arial" w:hAnsi="Arial" w:cs="Arial"/>
          <w:sz w:val="24"/>
          <w:szCs w:val="24"/>
          <w:lang w:val="en-US" w:eastAsia="zh-CN"/>
        </w:rPr>
        <w:t>着</w:t>
      </w:r>
      <w:r>
        <w:rPr>
          <w:rFonts w:hint="eastAsia" w:ascii="Arial" w:hAnsi="Arial" w:cs="Arial"/>
          <w:sz w:val="24"/>
          <w:szCs w:val="24"/>
        </w:rPr>
        <w:t>更高的识别准确率，从而</w:t>
      </w:r>
      <w:r>
        <w:rPr>
          <w:rFonts w:hint="eastAsia" w:ascii="Arial" w:hAnsi="Arial" w:cs="Arial"/>
          <w:sz w:val="24"/>
          <w:szCs w:val="24"/>
          <w:lang w:val="en-US" w:eastAsia="zh-CN"/>
        </w:rPr>
        <w:t>受到</w:t>
      </w:r>
      <w:r>
        <w:rPr>
          <w:rFonts w:hint="eastAsia" w:ascii="Arial" w:hAnsi="Arial" w:cs="Arial"/>
          <w:sz w:val="24"/>
          <w:szCs w:val="24"/>
        </w:rPr>
        <w:t>更多的学者、从业者们</w:t>
      </w:r>
      <w:r>
        <w:rPr>
          <w:rFonts w:hint="eastAsia" w:ascii="Arial" w:hAnsi="Arial" w:cs="Arial"/>
          <w:sz w:val="24"/>
          <w:szCs w:val="24"/>
          <w:lang w:val="en-US" w:eastAsia="zh-CN"/>
        </w:rPr>
        <w:t>的青睐</w:t>
      </w:r>
      <w:r>
        <w:rPr>
          <w:rFonts w:hint="eastAsia" w:ascii="Arial" w:hAnsi="Arial" w:cs="Arial"/>
          <w:sz w:val="24"/>
          <w:szCs w:val="24"/>
        </w:rPr>
        <w:t>。在命名实体识别任务中表现比较出色的有监督学习方法主要有：隐马尔科夫模型（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CRFs</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w:t>
      </w:r>
      <w:r>
        <w:rPr>
          <w:rFonts w:hint="eastAsia" w:ascii="Arial" w:hAnsi="Arial" w:cs="Arial"/>
          <w:sz w:val="24"/>
          <w:szCs w:val="24"/>
          <w:lang w:val="en-US" w:eastAsia="zh-CN"/>
        </w:rPr>
        <w:t>CRFs</w:t>
      </w:r>
      <w:r>
        <w:rPr>
          <w:rFonts w:hint="eastAsia" w:ascii="Arial" w:hAnsi="Arial" w:cs="Arial"/>
          <w:sz w:val="24"/>
          <w:szCs w:val="24"/>
        </w:rPr>
        <w:t>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w:t>
      </w:r>
      <w:r>
        <w:rPr>
          <w:rFonts w:hint="eastAsia" w:ascii="Arial" w:hAnsi="Arial" w:cs="Arial"/>
          <w:sz w:val="24"/>
          <w:szCs w:val="24"/>
          <w:lang w:val="en-US" w:eastAsia="zh-CN"/>
        </w:rPr>
        <w:t>优点</w:t>
      </w:r>
      <w:r>
        <w:rPr>
          <w:rFonts w:hint="eastAsia" w:ascii="Arial" w:hAnsi="Arial" w:cs="Arial"/>
          <w:sz w:val="24"/>
          <w:szCs w:val="24"/>
        </w:rPr>
        <w:t>，成为中文命名实体识别任务中表现更优秀的统计学习方法。有学者针对</w:t>
      </w:r>
      <w:r>
        <w:rPr>
          <w:rFonts w:hint="eastAsia" w:ascii="Arial" w:hAnsi="Arial" w:cs="Arial"/>
          <w:sz w:val="24"/>
          <w:szCs w:val="24"/>
          <w:lang w:val="en-US" w:eastAsia="zh-CN"/>
        </w:rPr>
        <w:t>CRFs</w:t>
      </w:r>
      <w:r>
        <w:rPr>
          <w:rFonts w:hint="eastAsia" w:ascii="Arial" w:hAnsi="Arial" w:cs="Arial"/>
          <w:sz w:val="24"/>
          <w:szCs w:val="24"/>
        </w:rPr>
        <w:t>的特征选择与交叉组合进行了研究，通过实验得出不同特征以及特征组合在训练时</w:t>
      </w:r>
      <w:r>
        <w:rPr>
          <w:rFonts w:hint="eastAsia" w:ascii="Arial" w:hAnsi="Arial" w:cs="Arial"/>
          <w:sz w:val="24"/>
          <w:szCs w:val="24"/>
          <w:lang w:val="en-US" w:eastAsia="zh-CN"/>
        </w:rPr>
        <w:t>对模型预测效果</w:t>
      </w:r>
      <w:r>
        <w:rPr>
          <w:rFonts w:hint="eastAsia" w:ascii="Arial" w:hAnsi="Arial" w:cs="Arial"/>
          <w:sz w:val="24"/>
          <w:szCs w:val="24"/>
        </w:rPr>
        <w:t>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hint="eastAsia" w:ascii="Arial" w:hAnsi="Arial" w:cs="Arial"/>
          <w:sz w:val="24"/>
          <w:szCs w:val="24"/>
        </w:rPr>
      </w:pPr>
      <w:r>
        <w:rPr>
          <w:rFonts w:hint="eastAsia" w:ascii="Arial" w:hAnsi="Arial" w:cs="Arial"/>
          <w:sz w:val="24"/>
          <w:szCs w:val="24"/>
        </w:rPr>
        <w:t>随着深度学习的影响不断增加，用深度学习方法解决命名实体识别任务也获得的一些显著的成果。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w:t>
      </w:r>
      <w:r>
        <w:rPr>
          <w:rFonts w:hint="eastAsia" w:ascii="Arial" w:hAnsi="Arial" w:cs="Arial"/>
          <w:sz w:val="24"/>
          <w:szCs w:val="24"/>
          <w:lang w:val="en-US" w:eastAsia="zh-CN"/>
        </w:rPr>
        <w:t>结合</w:t>
      </w:r>
      <w:r>
        <w:rPr>
          <w:rFonts w:hint="eastAsia" w:ascii="Arial" w:hAnsi="Arial" w:cs="Arial"/>
          <w:sz w:val="24"/>
          <w:szCs w:val="24"/>
        </w:rPr>
        <w:t>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w:t>
      </w:r>
      <w:r>
        <w:rPr>
          <w:rFonts w:hint="eastAsia" w:ascii="Arial" w:hAnsi="Arial" w:cs="Arial"/>
          <w:sz w:val="24"/>
          <w:szCs w:val="24"/>
          <w:lang w:val="en-US" w:eastAsia="zh-CN"/>
        </w:rPr>
        <w:t>很多</w:t>
      </w:r>
      <w:r>
        <w:rPr>
          <w:rFonts w:hint="eastAsia" w:ascii="Arial" w:hAnsi="Arial" w:cs="Arial"/>
          <w:sz w:val="24"/>
          <w:szCs w:val="24"/>
        </w:rPr>
        <w:t>深度学习方法对命名实体识别任务做了尝试，在不同的数据集上相较于传统方法都有不小的提升。在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w:t>
      </w:r>
      <w:r>
        <w:rPr>
          <w:rFonts w:hint="eastAsia" w:ascii="Arial" w:hAnsi="Arial" w:cs="Arial"/>
          <w:sz w:val="24"/>
          <w:szCs w:val="24"/>
          <w:lang w:val="en-US" w:eastAsia="zh-CN"/>
        </w:rPr>
        <w:t>对输入进行词嵌入操作</w:t>
      </w:r>
      <w:r>
        <w:rPr>
          <w:rFonts w:hint="eastAsia" w:ascii="Arial" w:hAnsi="Arial" w:cs="Arial"/>
          <w:sz w:val="24"/>
          <w:szCs w:val="24"/>
        </w:rPr>
        <w:t>，因为预训练好的词向量可以提取到词级别的特征，有助于提升后续任务的效果。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w:t>
      </w:r>
      <w:r>
        <w:rPr>
          <w:rFonts w:hint="eastAsia" w:ascii="Arial" w:hAnsi="Arial" w:cs="Arial"/>
          <w:sz w:val="24"/>
          <w:szCs w:val="24"/>
          <w:lang w:val="en-US" w:eastAsia="zh-CN"/>
        </w:rPr>
        <w:t>的</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cs="Arial"/>
        </w:rPr>
      </w:pPr>
      <w:bookmarkStart w:id="100" w:name="_Toc17655"/>
      <w:bookmarkStart w:id="101" w:name="_Toc24368"/>
      <w:bookmarkStart w:id="102" w:name="_Toc25615"/>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103" w:name="_Toc4153"/>
      <w:r>
        <w:t xml:space="preserve">.1 </w:t>
      </w:r>
      <w:r>
        <w:rPr>
          <w:rFonts w:hint="eastAsia"/>
        </w:rPr>
        <w:t>常用命名实体识别方法汇总</w:t>
      </w:r>
      <w:bookmarkEnd w:id="100"/>
      <w:bookmarkEnd w:id="101"/>
      <w:bookmarkEnd w:id="102"/>
      <w:bookmarkEnd w:id="10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lang w:val="en-US" w:eastAsia="zh-CN"/>
              </w:rPr>
              <w:t>word2vec+</w:t>
            </w:r>
            <w:r>
              <w:rPr>
                <w:rFonts w:ascii="Arial" w:hAnsi="Arial" w:cs="Arial"/>
                <w:sz w:val="24"/>
                <w:szCs w:val="24"/>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BERT+BiLSTM+CRF</w:t>
            </w:r>
          </w:p>
        </w:tc>
      </w:tr>
    </w:tbl>
    <w:p>
      <w:pPr>
        <w:pStyle w:val="3"/>
        <w:rPr>
          <w:rFonts w:cs="Arial"/>
        </w:rPr>
      </w:pPr>
      <w:bookmarkStart w:id="104" w:name="_Toc17655_WPSOffice_Level3"/>
      <w:bookmarkStart w:id="105" w:name="_Toc7644_WPSOffice_Level3"/>
      <w:r>
        <w:rPr>
          <w:rFonts w:cs="Arial"/>
        </w:rPr>
        <w:t xml:space="preserve">1.2.2 </w:t>
      </w:r>
      <w:r>
        <w:rPr>
          <w:rFonts w:hint="eastAsia" w:cs="Arial"/>
        </w:rPr>
        <w:t>关系抽取研究现状</w:t>
      </w:r>
      <w:bookmarkEnd w:id="104"/>
      <w:bookmarkEnd w:id="105"/>
    </w:p>
    <w:p>
      <w:pPr>
        <w:spacing w:line="360" w:lineRule="auto"/>
        <w:ind w:firstLine="480" w:firstLineChars="200"/>
        <w:rPr>
          <w:rFonts w:ascii="Arial" w:hAnsi="Arial" w:cs="Arial"/>
          <w:sz w:val="24"/>
        </w:rPr>
      </w:pPr>
      <w:r>
        <w:rPr>
          <w:rFonts w:hint="eastAsia" w:ascii="Arial" w:hAnsi="Arial" w:cs="Arial"/>
          <w:sz w:val="24"/>
        </w:rPr>
        <w:t>关系抽取的方法主要有：</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把关系抽取任务当做一个分类问题，从训练数据中提取有效的特征并训练各种分类模型进行关系预测。需要大量的人工标注语料，比较耗时耗力，但预测效果较好。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ascii="Arial" w:hAnsi="Arial" w:cs="Arial"/>
          <w:sz w:val="24"/>
        </w:rPr>
      </w:pPr>
      <w:r>
        <w:rPr>
          <w:rFonts w:hint="eastAsia" w:ascii="Arial" w:hAnsi="Arial" w:cs="Arial"/>
          <w:sz w:val="24"/>
        </w:rPr>
        <w:t>先人工设定若干种子实例，再迭代地从文本中抽取相应的关系模板和更多关系实例。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rPr>
        <w:t>假设有相同语义的命名实体</w:t>
      </w:r>
      <w:r>
        <w:rPr>
          <w:rFonts w:hint="eastAsia" w:ascii="Arial" w:hAnsi="Arial" w:cs="Arial"/>
          <w:sz w:val="24"/>
          <w:lang w:val="en-US" w:eastAsia="zh-CN"/>
        </w:rPr>
        <w:t>且</w:t>
      </w:r>
      <w:r>
        <w:rPr>
          <w:rFonts w:hint="eastAsia" w:ascii="Arial" w:hAnsi="Arial" w:cs="Arial"/>
          <w:sz w:val="24"/>
        </w:rPr>
        <w:t>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与另外两种方法相比，有监督的学习方法在抽取的准确率和召回率上都有着更好的表现。</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等提出基于句法解析增强的方法来实现关系抽取</w:t>
      </w:r>
      <w:r>
        <w:rPr>
          <w:rFonts w:ascii="Arial" w:hAnsi="Arial" w:cs="Arial"/>
          <w:sz w:val="24"/>
        </w:rPr>
        <w:t>[Miller et al., 2000]</w:t>
      </w:r>
      <w:r>
        <w:rPr>
          <w:rFonts w:hint="eastAsia" w:ascii="Arial" w:hAnsi="Arial" w:cs="Arial"/>
          <w:sz w:val="24"/>
        </w:rPr>
        <w:t>后，越来越多的实体间关系抽取方法被提出：基于逻辑回归的方法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随着计算机计算能力的发展，很多学者也开始将深度学习</w:t>
      </w:r>
      <w:r>
        <w:rPr>
          <w:rFonts w:hint="eastAsia" w:ascii="Arial" w:hAnsi="Arial" w:cs="Arial"/>
          <w:sz w:val="24"/>
          <w:lang w:val="en-US" w:eastAsia="zh-CN"/>
        </w:rPr>
        <w:t>方法</w:t>
      </w:r>
      <w:r>
        <w:rPr>
          <w:rFonts w:hint="eastAsia" w:ascii="Arial" w:hAnsi="Arial" w:cs="Arial"/>
          <w:sz w:val="24"/>
        </w:rPr>
        <w:t>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w:t>
      </w:r>
      <w:r>
        <w:rPr>
          <w:rFonts w:hint="eastAsia" w:ascii="Arial" w:hAnsi="Arial" w:cs="Arial"/>
          <w:sz w:val="24"/>
          <w:lang w:val="en-US" w:eastAsia="zh-CN"/>
        </w:rPr>
        <w:t>特征</w:t>
      </w:r>
      <w:r>
        <w:rPr>
          <w:rFonts w:hint="eastAsia" w:ascii="Arial" w:hAnsi="Arial" w:cs="Arial"/>
          <w:sz w:val="24"/>
        </w:rPr>
        <w:t>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hint="eastAsia" w:ascii="Arial" w:hAnsi="Arial" w:cs="Arial"/>
          <w:sz w:val="24"/>
        </w:rPr>
        <w:t>所示。</w:t>
      </w:r>
    </w:p>
    <w:p>
      <w:pPr>
        <w:pStyle w:val="37"/>
        <w:rPr>
          <w:rFonts w:cs="Arial"/>
        </w:rPr>
      </w:pPr>
      <w:bookmarkStart w:id="106" w:name="_Toc9624"/>
      <w:bookmarkStart w:id="107" w:name="_Toc4990"/>
      <w:bookmarkStart w:id="108" w:name="_Toc3404"/>
      <w:r>
        <w:rPr>
          <w:rFonts w:hint="eastAsia"/>
        </w:rPr>
        <w:t>表</w:t>
      </w:r>
      <w:r>
        <w:t xml:space="preserve">1.2 </w:t>
      </w:r>
      <w:r>
        <w:rPr>
          <w:rFonts w:hint="eastAsia"/>
        </w:rPr>
        <w:t>关系抽取方法汇总</w:t>
      </w:r>
      <w:bookmarkEnd w:id="106"/>
      <w:bookmarkEnd w:id="107"/>
      <w:bookmarkEnd w:id="10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hint="eastAsia" w:ascii="Arial" w:hAnsi="Arial" w:cs="Arial"/>
                <w:sz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ResCNN</w:t>
            </w:r>
          </w:p>
        </w:tc>
      </w:tr>
    </w:tbl>
    <w:p>
      <w:pPr>
        <w:pStyle w:val="3"/>
        <w:rPr>
          <w:rFonts w:cs="Arial"/>
        </w:rPr>
      </w:pPr>
      <w:bookmarkStart w:id="109" w:name="_Toc514163445"/>
      <w:bookmarkStart w:id="110" w:name="_Toc9624_WPSOffice_Level2"/>
      <w:bookmarkStart w:id="111" w:name="_Toc29847_WPSOffice_Level2"/>
      <w:r>
        <w:rPr>
          <w:rFonts w:cs="Arial"/>
        </w:rPr>
        <w:t xml:space="preserve">1.3 </w:t>
      </w:r>
      <w:r>
        <w:rPr>
          <w:rFonts w:hint="eastAsia" w:cs="Arial"/>
        </w:rPr>
        <w:t>本文</w:t>
      </w:r>
      <w:bookmarkEnd w:id="109"/>
      <w:r>
        <w:rPr>
          <w:rFonts w:hint="eastAsia" w:cs="Arial"/>
        </w:rPr>
        <w:t>主要的工作</w:t>
      </w:r>
      <w:bookmarkEnd w:id="110"/>
      <w:bookmarkEnd w:id="111"/>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hint="eastAsia" w:ascii="Arial" w:hAnsi="Arial" w:cs="Arial"/>
          <w:sz w:val="24"/>
        </w:rPr>
        <w:t>模型，把模型进行组合封装到</w:t>
      </w:r>
      <w:r>
        <w:rPr>
          <w:rFonts w:ascii="Arial" w:hAnsi="Arial" w:cs="Arial"/>
          <w:sz w:val="24"/>
        </w:rPr>
        <w:t>Docker</w:t>
      </w:r>
      <w:r>
        <w:rPr>
          <w:rFonts w:hint="eastAsia" w:ascii="Arial" w:hAnsi="Arial" w:cs="Arial"/>
          <w:sz w:val="24"/>
          <w:lang w:val="en-US" w:eastAsia="zh-CN"/>
        </w:rPr>
        <w:t>容器</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w:t>
      </w:r>
      <w:r>
        <w:rPr>
          <w:rFonts w:hint="eastAsia" w:ascii="Arial" w:hAnsi="Arial"/>
          <w:sz w:val="24"/>
          <w:lang w:val="en-US" w:eastAsia="zh-CN"/>
        </w:rPr>
        <w:t>包成app，</w:t>
      </w:r>
      <w:r>
        <w:rPr>
          <w:rFonts w:hint="eastAsia" w:ascii="Arial" w:hAnsi="Arial"/>
          <w:sz w:val="24"/>
        </w:rPr>
        <w:t>封装</w:t>
      </w:r>
      <w:r>
        <w:rPr>
          <w:rFonts w:hint="eastAsia" w:ascii="Arial" w:hAnsi="Arial"/>
          <w:sz w:val="24"/>
          <w:lang w:val="en-US" w:eastAsia="zh-CN"/>
        </w:rPr>
        <w:t>到Docker容器中并</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112" w:name="_Toc514163446"/>
      <w:bookmarkStart w:id="113" w:name="_Toc14334_WPSOffice_Level2"/>
      <w:bookmarkStart w:id="114" w:name="_Toc15190_WPSOffice_Level2"/>
      <w:r>
        <w:rPr>
          <w:rFonts w:cs="Arial"/>
        </w:rPr>
        <w:t xml:space="preserve">1.4 </w:t>
      </w:r>
      <w:r>
        <w:rPr>
          <w:rFonts w:hint="eastAsia" w:cs="Arial"/>
        </w:rPr>
        <w:t>本</w:t>
      </w:r>
      <w:bookmarkEnd w:id="112"/>
      <w:r>
        <w:rPr>
          <w:rFonts w:hint="eastAsia" w:cs="Arial"/>
        </w:rPr>
        <w:t>文的组织结构</w:t>
      </w:r>
      <w:bookmarkEnd w:id="113"/>
      <w:bookmarkEnd w:id="114"/>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115" w:name="_Toc443_WPSOffice_Level1"/>
      <w:bookmarkStart w:id="116" w:name="_Toc514163447"/>
      <w:bookmarkStart w:id="117" w:name="_Toc9624_WPSOffice_Level1"/>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115"/>
      <w:bookmarkEnd w:id="116"/>
      <w:bookmarkEnd w:id="117"/>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w:t>
      </w:r>
      <w:r>
        <w:rPr>
          <w:rFonts w:hint="eastAsia" w:ascii="Arial" w:hAnsi="Arial" w:cs="Arial"/>
          <w:sz w:val="24"/>
          <w:lang w:val="en-US" w:eastAsia="zh-CN"/>
        </w:rPr>
        <w:t>模型</w:t>
      </w:r>
      <w:r>
        <w:rPr>
          <w:rFonts w:hint="eastAsia" w:ascii="Arial" w:hAnsi="Arial" w:cs="Arial"/>
          <w:sz w:val="24"/>
        </w:rPr>
        <w:t>和关系抽取</w:t>
      </w:r>
      <w:r>
        <w:rPr>
          <w:rFonts w:hint="eastAsia" w:ascii="Arial" w:hAnsi="Arial" w:cs="Arial"/>
          <w:sz w:val="24"/>
          <w:lang w:val="en-US" w:eastAsia="zh-CN"/>
        </w:rPr>
        <w:t>模型</w:t>
      </w:r>
      <w:r>
        <w:rPr>
          <w:rFonts w:hint="eastAsia" w:ascii="Arial" w:hAnsi="Arial" w:cs="Arial"/>
          <w:sz w:val="24"/>
        </w:rPr>
        <w:t>所涉及的相关技术，包括词向量、</w:t>
      </w:r>
      <w:r>
        <w:rPr>
          <w:rFonts w:hint="eastAsia" w:ascii="Arial" w:hAnsi="Arial" w:cs="Arial"/>
          <w:sz w:val="24"/>
          <w:lang w:val="en-US" w:eastAsia="zh-CN"/>
        </w:rPr>
        <w:t>BERT模型、</w:t>
      </w:r>
      <w:r>
        <w:rPr>
          <w:rFonts w:hint="eastAsia" w:ascii="Arial" w:hAnsi="Arial" w:cs="Arial"/>
          <w:sz w:val="24"/>
        </w:rPr>
        <w:t>双向长短时记忆模型、深度残差网络、远程监督</w:t>
      </w:r>
      <w:r>
        <w:rPr>
          <w:rFonts w:hint="eastAsia" w:ascii="Arial" w:hAnsi="Arial" w:cs="Arial"/>
          <w:sz w:val="24"/>
          <w:lang w:eastAsia="zh-CN"/>
        </w:rPr>
        <w:t>、</w:t>
      </w:r>
      <w:r>
        <w:rPr>
          <w:rFonts w:hint="eastAsia" w:ascii="Arial" w:hAnsi="Arial" w:cs="Arial"/>
          <w:sz w:val="24"/>
          <w:lang w:val="en-US" w:eastAsia="zh-CN"/>
        </w:rPr>
        <w:t>深度学习框架Tensorflow、Docker容器技术、Kubernetes集群、Scrapy爬虫等</w:t>
      </w:r>
      <w:r>
        <w:rPr>
          <w:rFonts w:hint="eastAsia" w:ascii="Arial" w:hAnsi="Arial" w:cs="Arial"/>
          <w:sz w:val="24"/>
        </w:rPr>
        <w:t>。</w:t>
      </w:r>
      <w:r>
        <w:rPr>
          <w:rFonts w:hint="eastAsia" w:ascii="Arial" w:hAnsi="Arial" w:cs="Arial"/>
          <w:sz w:val="24"/>
          <w:lang w:val="en-US" w:eastAsia="zh-CN"/>
        </w:rPr>
        <w:t>下面将</w:t>
      </w:r>
      <w:r>
        <w:rPr>
          <w:rFonts w:hint="eastAsia" w:ascii="Arial" w:hAnsi="Arial" w:cs="Arial"/>
          <w:sz w:val="24"/>
        </w:rPr>
        <w:t>对这些</w:t>
      </w:r>
      <w:r>
        <w:rPr>
          <w:rFonts w:hint="eastAsia" w:ascii="Arial" w:hAnsi="Arial" w:cs="Arial"/>
          <w:sz w:val="24"/>
          <w:lang w:val="en-US" w:eastAsia="zh-CN"/>
        </w:rPr>
        <w:t>技术</w:t>
      </w:r>
      <w:r>
        <w:rPr>
          <w:rFonts w:hint="eastAsia" w:ascii="Arial" w:hAnsi="Arial" w:cs="Arial"/>
          <w:sz w:val="24"/>
        </w:rPr>
        <w:t>的特点和实际</w:t>
      </w:r>
      <w:r>
        <w:rPr>
          <w:rFonts w:hint="eastAsia" w:ascii="Arial" w:hAnsi="Arial" w:cs="Arial"/>
          <w:sz w:val="24"/>
          <w:lang w:val="en-US" w:eastAsia="zh-CN"/>
        </w:rPr>
        <w:t>应用场景分别进行介绍</w:t>
      </w:r>
      <w:r>
        <w:rPr>
          <w:rFonts w:hint="eastAsia" w:ascii="Arial" w:hAnsi="Arial" w:cs="Arial"/>
          <w:sz w:val="24"/>
        </w:rPr>
        <w:t>。</w:t>
      </w:r>
    </w:p>
    <w:p>
      <w:pPr>
        <w:pStyle w:val="3"/>
        <w:rPr>
          <w:rFonts w:cs="Arial"/>
        </w:rPr>
      </w:pPr>
      <w:bookmarkStart w:id="118" w:name="_Toc136106967"/>
      <w:bookmarkStart w:id="119" w:name="_Toc514163448"/>
      <w:bookmarkStart w:id="120" w:name="_Toc16540_WPSOffice_Level2"/>
      <w:bookmarkStart w:id="121" w:name="_Toc5318_WPSOffice_Level2"/>
      <w:r>
        <w:rPr>
          <w:rFonts w:cs="Arial"/>
        </w:rPr>
        <w:t>2.</w:t>
      </w:r>
      <w:bookmarkEnd w:id="118"/>
      <w:r>
        <w:rPr>
          <w:rFonts w:hint="eastAsia" w:cs="Arial"/>
          <w:lang w:val="en-US" w:eastAsia="zh-CN"/>
        </w:rPr>
        <w:t>1</w:t>
      </w:r>
      <w:r>
        <w:rPr>
          <w:rFonts w:cs="Arial"/>
        </w:rPr>
        <w:t xml:space="preserve"> </w:t>
      </w:r>
      <w:bookmarkEnd w:id="119"/>
      <w:r>
        <w:rPr>
          <w:rFonts w:hint="eastAsia" w:cs="Arial"/>
        </w:rPr>
        <w:t>词向量</w:t>
      </w:r>
      <w:bookmarkEnd w:id="120"/>
      <w:bookmarkEnd w:id="121"/>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w:t>
      </w:r>
      <w:r>
        <w:rPr>
          <w:rFonts w:hint="eastAsia" w:ascii="Arial" w:hAnsi="Arial" w:cs="Arial"/>
          <w:sz w:val="24"/>
          <w:lang w:val="en-US" w:eastAsia="zh-CN"/>
        </w:rPr>
        <w:t>理解</w:t>
      </w:r>
      <w:r>
        <w:rPr>
          <w:rFonts w:hint="eastAsia" w:ascii="Arial" w:hAnsi="Arial" w:cs="Arial"/>
          <w:sz w:val="24"/>
        </w:rPr>
        <w:t>自然语言，必须要对自然语言进行</w:t>
      </w:r>
      <w:r>
        <w:rPr>
          <w:rFonts w:hint="eastAsia" w:ascii="Arial" w:hAnsi="Arial" w:cs="Arial"/>
          <w:sz w:val="24"/>
          <w:lang w:val="en-US" w:eastAsia="zh-CN"/>
        </w:rPr>
        <w:t>一些</w:t>
      </w:r>
      <w:r>
        <w:rPr>
          <w:rFonts w:hint="eastAsia" w:ascii="Arial" w:hAnsi="Arial" w:cs="Arial"/>
          <w:sz w:val="24"/>
        </w:rPr>
        <w:t>处理</w:t>
      </w:r>
      <w:r>
        <w:rPr>
          <w:rFonts w:hint="eastAsia" w:ascii="Arial" w:hAnsi="Arial" w:cs="Arial"/>
          <w:sz w:val="24"/>
          <w:lang w:eastAsia="zh-CN"/>
        </w:rPr>
        <w:t>，</w:t>
      </w:r>
      <w:r>
        <w:rPr>
          <w:rFonts w:hint="eastAsia" w:ascii="Arial" w:hAnsi="Arial" w:cs="Arial"/>
          <w:sz w:val="24"/>
        </w:rPr>
        <w:t>因此词向量（</w:t>
      </w:r>
      <w:r>
        <w:rPr>
          <w:rFonts w:ascii="Arial" w:hAnsi="Arial" w:cs="Arial"/>
          <w:sz w:val="24"/>
        </w:rPr>
        <w:t>Word Embedding</w:t>
      </w:r>
      <w:r>
        <w:rPr>
          <w:rFonts w:hint="eastAsia" w:ascii="Arial" w:hAnsi="Arial" w:cs="Arial"/>
          <w:sz w:val="24"/>
        </w:rPr>
        <w:t>）的概念被提出。计算机</w:t>
      </w:r>
      <w:r>
        <w:rPr>
          <w:rFonts w:hint="eastAsia" w:ascii="Arial" w:hAnsi="Arial" w:cs="Arial"/>
          <w:sz w:val="24"/>
          <w:lang w:val="en-US" w:eastAsia="zh-CN"/>
        </w:rPr>
        <w:t>的通用语言是</w:t>
      </w:r>
      <w:r>
        <w:rPr>
          <w:rFonts w:hint="eastAsia" w:ascii="Arial" w:hAnsi="Arial" w:cs="Arial"/>
          <w:sz w:val="24"/>
        </w:rPr>
        <w:t>二进制数，词向量就是一些包含了自然语言中词汇和语义信息的数字。</w:t>
      </w:r>
    </w:p>
    <w:p>
      <w:pPr>
        <w:spacing w:line="360" w:lineRule="auto"/>
        <w:ind w:firstLine="480" w:firstLineChars="200"/>
        <w:rPr>
          <w:rFonts w:ascii="Arial" w:hAnsi="Arial" w:cs="Arial"/>
          <w:sz w:val="24"/>
        </w:rPr>
      </w:pPr>
      <w:r>
        <w:rPr>
          <w:rFonts w:hint="eastAsia" w:ascii="Arial" w:hAnsi="Arial" w:cs="Arial"/>
          <w:sz w:val="24"/>
        </w:rPr>
        <w:t>词表示方法最早是</w:t>
      </w:r>
      <w:r>
        <w:rPr>
          <w:rFonts w:hint="eastAsia" w:ascii="Arial" w:hAnsi="Arial" w:cs="Arial"/>
          <w:sz w:val="24"/>
          <w:lang w:val="en-US" w:eastAsia="zh-CN"/>
        </w:rPr>
        <w:t>使用</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w:t>
      </w:r>
      <w:r>
        <w:rPr>
          <w:rFonts w:hint="eastAsia" w:ascii="Arial" w:hAnsi="Arial" w:cs="Arial"/>
          <w:sz w:val="24"/>
          <w:lang w:val="en-US" w:eastAsia="zh-CN"/>
        </w:rPr>
        <w:t>缺点在于</w:t>
      </w:r>
      <w:r>
        <w:rPr>
          <w:rFonts w:hint="eastAsia" w:ascii="Arial" w:hAnsi="Arial" w:cs="Arial"/>
          <w:sz w:val="24"/>
        </w:rPr>
        <w:t>默认每个单词是独立存在的，</w:t>
      </w:r>
      <w:r>
        <w:rPr>
          <w:rFonts w:hint="eastAsia" w:ascii="Arial" w:hAnsi="Arial" w:cs="Arial"/>
          <w:sz w:val="24"/>
          <w:lang w:val="en-US" w:eastAsia="zh-CN"/>
        </w:rPr>
        <w:t>从而</w:t>
      </w:r>
      <w:r>
        <w:rPr>
          <w:rFonts w:hint="eastAsia" w:ascii="Arial" w:hAnsi="Arial" w:cs="Arial"/>
          <w:sz w:val="24"/>
        </w:rPr>
        <w:t>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w:t>
      </w:r>
      <w:r>
        <w:rPr>
          <w:rFonts w:ascii="Arial" w:hAnsi="Arial" w:cs="Arial"/>
          <w:sz w:val="24"/>
        </w:rPr>
        <w:t>One-Hot</w:t>
      </w:r>
      <w:r>
        <w:rPr>
          <w:rFonts w:hint="eastAsia" w:ascii="Arial" w:hAnsi="Arial" w:cs="Arial"/>
          <w:sz w:val="24"/>
        </w:rPr>
        <w:t>编码，</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）。基于</w:t>
      </w:r>
      <w:r>
        <w:rPr>
          <w:rFonts w:ascii="Arial" w:hAnsi="Arial" w:cs="Arial"/>
          <w:sz w:val="24"/>
        </w:rPr>
        <w:t>[Harris, 1954]</w:t>
      </w:r>
      <w:r>
        <w:rPr>
          <w:rFonts w:hint="eastAsia" w:ascii="Arial" w:hAnsi="Arial" w:cs="Arial"/>
          <w:sz w:val="24"/>
        </w:rPr>
        <w:t>提出的分布假说：上下文相似的词，其语义也相似。词的分布式表示主要分为</w:t>
      </w:r>
      <w:r>
        <w:rPr>
          <w:rFonts w:ascii="Arial" w:hAnsi="Arial" w:cs="Arial"/>
          <w:sz w:val="24"/>
        </w:rPr>
        <w:t>2</w:t>
      </w:r>
      <w:r>
        <w:rPr>
          <w:rFonts w:hint="eastAsia" w:ascii="Arial" w:hAnsi="Arial" w:cs="Arial"/>
          <w:sz w:val="24"/>
        </w:rPr>
        <w:t>类：基于矩阵的分布表示和基于神经网络的分布表示。</w:t>
      </w:r>
    </w:p>
    <w:p>
      <w:pPr>
        <w:pStyle w:val="3"/>
        <w:rPr>
          <w:rFonts w:cs="Arial"/>
        </w:rPr>
      </w:pPr>
      <w:bookmarkStart w:id="122" w:name="_Toc29847_WPSOffice_Level3"/>
      <w:bookmarkStart w:id="123" w:name="_Toc9624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122"/>
      <w:bookmarkEnd w:id="123"/>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矩阵，从矩阵中获取词的分布表示。矩阵的每一行都表示一个词，列表示上下文信息。常见的上下文有：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w:t>
      </w:r>
      <w:r>
        <w:rPr>
          <w:rFonts w:hint="eastAsia" w:ascii="Arial" w:hAnsi="Arial"/>
          <w:sz w:val="24"/>
          <w:lang w:val="en-US" w:eastAsia="zh-CN"/>
        </w:rPr>
        <w:t>单词</w:t>
      </w:r>
      <w:r>
        <w:rPr>
          <w:rFonts w:hint="eastAsia" w:ascii="Arial" w:hAnsi="Arial"/>
          <w:sz w:val="24"/>
        </w:rPr>
        <w:t>，即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24" w:name="_Toc15190_WPSOffice_Level3"/>
      <w:bookmarkStart w:id="125" w:name="_Toc14334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24"/>
      <w:bookmarkEnd w:id="125"/>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基于神经网络的分布表示一般通过神经网络训练语言模型得到的产物，</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中词向量知识语言模型训练得到的副产物，并没有指出哪一套向量作为词向量的效果更好，所以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模型，在</w:t>
      </w:r>
      <w:r>
        <w:rPr>
          <w:rFonts w:ascii="Arial" w:hAnsi="Arial" w:cs="Arial"/>
          <w:sz w:val="24"/>
        </w:rPr>
        <w:t>word2vec</w:t>
      </w:r>
      <w:r>
        <w:rPr>
          <w:rFonts w:hint="eastAsia" w:ascii="Arial" w:hAnsi="Arial" w:cs="Arial"/>
          <w:sz w:val="24"/>
        </w:rPr>
        <w:t>模型中设计了</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两个模型，高效地训练获取词向量，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26" w:name="_Toc32435"/>
      <w:bookmarkStart w:id="127" w:name="_Toc20245"/>
      <w:bookmarkStart w:id="128" w:name="_Toc24084"/>
      <w:r>
        <w:rPr>
          <w:rFonts w:hint="eastAsia"/>
        </w:rPr>
        <w:t>图</w:t>
      </w:r>
      <w:r>
        <w:t>2.1 CBOW</w:t>
      </w:r>
      <w:r>
        <w:rPr>
          <w:rFonts w:hint="eastAsia"/>
        </w:rPr>
        <w:t>和</w:t>
      </w:r>
      <w:r>
        <w:t>Skip-gram</w:t>
      </w:r>
      <w:r>
        <w:rPr>
          <w:rFonts w:hint="eastAsia"/>
        </w:rPr>
        <w:t>示意图</w:t>
      </w:r>
      <w:bookmarkEnd w:id="126"/>
      <w:bookmarkEnd w:id="127"/>
      <w:bookmarkEnd w:id="128"/>
    </w:p>
    <w:p>
      <w:pPr>
        <w:spacing w:line="360" w:lineRule="auto"/>
        <w:ind w:firstLine="480" w:firstLineChars="200"/>
        <w:jc w:val="left"/>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hint="eastAsia" w:ascii="Arial" w:hAnsi="Arial" w:cs="Arial"/>
          <w:sz w:val="24"/>
          <w:lang w:val="en-US" w:eastAsia="zh-CN"/>
        </w:rPr>
        <w:t>O</w:t>
      </w:r>
      <w:r>
        <w:rPr>
          <w:rFonts w:ascii="Arial" w:hAnsi="Arial" w:cs="Arial"/>
          <w:sz w:val="24"/>
        </w:rPr>
        <w:t>ne-</w:t>
      </w:r>
      <w:r>
        <w:rPr>
          <w:rFonts w:hint="eastAsia" w:ascii="Arial" w:hAnsi="Arial" w:cs="Arial"/>
          <w:sz w:val="24"/>
          <w:lang w:val="en-US" w:eastAsia="zh-CN"/>
        </w:rPr>
        <w:t>H</w:t>
      </w:r>
      <w:r>
        <w:rPr>
          <w:rFonts w:ascii="Arial" w:hAnsi="Arial" w:cs="Arial"/>
          <w:sz w:val="24"/>
        </w:rPr>
        <w:t>ot</w:t>
      </w:r>
      <w:r>
        <w:rPr>
          <w:rFonts w:hint="eastAsia" w:ascii="Arial" w:hAnsi="Arial" w:cs="Arial"/>
          <w:sz w:val="24"/>
        </w:rPr>
        <w:t>表示作为词向量，组成上下文的表示</w:t>
      </w:r>
      <w:r>
        <w:rPr>
          <w:rFonts w:hint="eastAsia" w:ascii="Arial" w:hAnsi="Arial" w:cs="Arial"/>
          <w:sz w:val="24"/>
          <w:lang w:val="en-US" w:eastAsia="zh-CN"/>
        </w:rPr>
        <w:t>：</w:t>
      </w:r>
      <w:r>
        <w:rPr>
          <w:position w:val="-12"/>
        </w:rPr>
        <w:object>
          <v:shape id="_x0000_i1028" o:spt="75" type="#_x0000_t75" style="height:19pt;width:318pt;" o:ole="t" filled="f" o:preferrelative="t" stroked="f" coordsize="21600,21600">
            <v:path/>
            <v:fill on="f" focussize="0,0"/>
            <v:stroke on="f"/>
            <v:imagedata r:id="rId35" o:title=""/>
            <o:lock v:ext="edit" aspectratio="t"/>
            <w10:wrap type="none"/>
            <w10:anchorlock/>
          </v:shape>
          <o:OLEObject Type="Embed" ProgID="Equation.KSEE3" ShapeID="_x0000_i1028" DrawAspect="Content" ObjectID="_1468075728" r:id="rId34">
            <o:LockedField>false</o:LockedField>
          </o:OLEObject>
        </w:object>
      </w:r>
      <w:r>
        <w:rPr>
          <w:rFonts w:hint="eastAsia"/>
          <w:lang w:eastAsia="zh-CN"/>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8"/>
          <w:sz w:val="24"/>
        </w:rPr>
        <w:object>
          <v:shape id="_x0000_i1029" o:spt="75" type="#_x0000_t75" style="height:36.75pt;width:163.7pt;" o:ole="t" filled="f" o:preferrelative="t" stroked="f" coordsize="21600,21600">
            <v:path/>
            <v:fill on="f" focussize="0,0"/>
            <v:stroke on="f"/>
            <v:imagedata r:id="rId37" o:title=""/>
            <o:lock v:ext="edit" aspectratio="t"/>
            <w10:wrap type="none"/>
            <w10:anchorlock/>
          </v:shape>
          <o:OLEObject Type="Embed" ProgID="Equation.3" ShapeID="_x0000_i1029" DrawAspect="Content" ObjectID="_1468075729" r:id="rId36">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sz w:val="24"/>
          <w:lang w:val="en-US" w:eastAsia="zh-CN"/>
        </w:rPr>
        <w:t>表</w:t>
      </w:r>
      <w:r>
        <w:rPr>
          <w:rFonts w:hint="eastAsia" w:ascii="Arial" w:hAnsi="Arial" w:cs="Arial"/>
          <w:sz w:val="24"/>
        </w:rPr>
        <w:t>示中心词是词</w:t>
      </w:r>
      <w:r>
        <w:rPr>
          <w:rFonts w:ascii="Arial" w:hAnsi="Arial" w:cs="Arial"/>
          <w:position w:val="-6"/>
          <w:sz w:val="24"/>
          <w:vertAlign w:val="subscript"/>
        </w:rPr>
        <w:object>
          <v:shape id="_x0000_i1030" o:spt="75" type="#_x0000_t75" style="height:12pt;width:17pt;" o:ole="t" filled="f" o:preferrelative="t" stroked="f" coordsize="21600,21600">
            <v:path/>
            <v:fill on="f" focussize="0,0"/>
            <v:stroke on="f"/>
            <v:imagedata r:id="rId39" o:title=""/>
            <o:lock v:ext="edit" aspectratio="t"/>
            <w10:wrap type="none"/>
            <w10:anchorlock/>
          </v:shape>
          <o:OLEObject Type="Embed" ProgID="Equation.KSEE3" ShapeID="_x0000_i1030" DrawAspect="Content" ObjectID="_1468075730" r:id="rId38">
            <o:LockedField>false</o:LockedField>
          </o:OLEObject>
        </w:objec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6"/>
          <w:sz w:val="24"/>
        </w:rPr>
        <w:object>
          <v:shape id="_x0000_i1031" o:spt="75" type="#_x0000_t75" style="height:21.75pt;width:83.35pt;" o:ole="t" filled="f" o:preferrelative="t" stroked="f" coordsize="21600,21600">
            <v:path/>
            <v:fill on="f" focussize="0,0"/>
            <v:stroke on="f"/>
            <v:imagedata r:id="rId41" o:title=""/>
            <o:lock v:ext="edit" aspectratio="t"/>
            <w10:wrap type="none"/>
            <w10:anchorlock/>
          </v:shape>
          <o:OLEObject Type="Embed" ProgID="Equation.3" ShapeID="_x0000_i1031" DrawAspect="Content" ObjectID="_1468075731" r:id="rId40">
            <o:LockedField>false</o:LockedField>
          </o:OLEObject>
        </w:object>
      </w:r>
      <w:r>
        <w:rPr>
          <w:rFonts w:hint="eastAsia" w:ascii="Arial" w:hAnsi="Arial" w:cs="Arial"/>
          <w:sz w:val="24"/>
        </w:rPr>
        <w:t>对目标词进行预测：</w:t>
      </w:r>
      <w:r>
        <w:rPr>
          <w:rFonts w:ascii="Arial" w:hAnsi="Arial" w:cs="Arial"/>
          <w:position w:val="-42"/>
          <w:sz w:val="24"/>
        </w:rPr>
        <w:object>
          <v:shape id="_x0000_i1032" o:spt="75" type="#_x0000_t75" style="height:48pt;width:211.65pt;" o:ole="t" filled="f" o:preferrelative="t" stroked="f" coordsize="21600,21600">
            <v:path/>
            <v:fill on="f" focussize="0,0"/>
            <v:stroke on="f"/>
            <v:imagedata r:id="rId43" o:title=""/>
            <o:lock v:ext="edit" aspectratio="t"/>
            <w10:wrap type="none"/>
            <w10:anchorlock/>
          </v:shape>
          <o:OLEObject Type="Embed" ProgID="Equation.3" ShapeID="_x0000_i1032" DrawAspect="Content" ObjectID="_1468075732" r:id="rId42">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8"/>
          <w:sz w:val="24"/>
        </w:rPr>
        <w:object>
          <v:shape id="_x0000_i1033" o:spt="75" type="#_x0000_t75" style="height:33.3pt;width:156.35pt;" o:ole="t" filled="f" o:preferrelative="t" stroked="f" coordsize="21600,21600">
            <v:path/>
            <v:fill on="f" focussize="0,0"/>
            <v:stroke on="f"/>
            <v:imagedata r:id="rId45" o:title=""/>
            <o:lock v:ext="edit" aspectratio="t"/>
            <w10:wrap type="none"/>
            <w10:anchorlock/>
          </v:shape>
          <o:OLEObject Type="Embed" ProgID="Equation.3" ShapeID="_x0000_i1033" DrawAspect="Content" ObjectID="_1468075733" r:id="rId44">
            <o:LockedField>false</o:LockedField>
          </o:OLEObject>
        </w:object>
      </w:r>
    </w:p>
    <w:p>
      <w:pPr>
        <w:spacing w:line="360" w:lineRule="auto"/>
        <w:ind w:firstLine="480" w:firstLineChars="200"/>
        <w:jc w:val="left"/>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4"/>
          <w:sz w:val="24"/>
        </w:rPr>
        <w:object>
          <v:shape id="_x0000_i1034" o:spt="75" type="#_x0000_t75" style="height:50.3pt;width:183pt;" o:ole="t" filled="f" o:preferrelative="t" stroked="f" coordsize="21600,21600">
            <v:path/>
            <v:fill on="f" focussize="0,0"/>
            <v:stroke on="f"/>
            <v:imagedata r:id="rId47" o:title=""/>
            <o:lock v:ext="edit" aspectratio="t"/>
            <w10:wrap type="none"/>
            <w10:anchorlock/>
          </v:shape>
          <o:OLEObject Type="Embed" ProgID="Equation.3" ShapeID="_x0000_i1034" DrawAspect="Content" ObjectID="_1468075734" r:id="rId46">
            <o:LockedField>false</o:LockedField>
          </o:OLEObject>
        </w:object>
      </w:r>
    </w:p>
    <w:p>
      <w:pPr>
        <w:pStyle w:val="3"/>
        <w:rPr>
          <w:rFonts w:cs="Arial"/>
        </w:rPr>
      </w:pPr>
      <w:bookmarkStart w:id="129" w:name="_Toc21295_WPSOffice_Level3"/>
      <w:bookmarkStart w:id="130" w:name="_Toc31796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29"/>
      <w:bookmarkEnd w:id="130"/>
    </w:p>
    <w:p>
      <w:pPr>
        <w:spacing w:line="360" w:lineRule="auto"/>
        <w:ind w:firstLine="480" w:firstLineChars="200"/>
        <w:rPr>
          <w:rFonts w:ascii="Arial" w:hAnsi="Arial" w:cs="Arial"/>
          <w:sz w:val="24"/>
        </w:rPr>
      </w:pPr>
      <w:r>
        <w:rPr>
          <w:rFonts w:hint="eastAsia" w:ascii="Arial" w:hAnsi="Arial" w:cs="Arial"/>
          <w:sz w:val="24"/>
        </w:rPr>
        <w:t>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hint="eastAsia" w:ascii="Arial" w:hAnsi="Arial" w:cs="Arial"/>
          <w:sz w:val="24"/>
          <w:lang w:val="en-US" w:eastAsia="zh-CN"/>
        </w:rPr>
        <w:t>6000</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31"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31"/>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420"/>
        <w:jc w:val="center"/>
        <w:rPr>
          <w:rFonts w:ascii="Arial" w:hAnsi="Arial" w:cs="Arial"/>
          <w:sz w:val="24"/>
        </w:rPr>
      </w:pPr>
      <w:r>
        <w:rPr>
          <w:rFonts w:ascii="Arial" w:hAnsi="Arial" w:cs="Arial"/>
          <w:sz w:val="24"/>
        </w:rPr>
        <w:object>
          <v:shape id="_x0000_i1035" o:spt="75" type="#_x0000_t75" style="height:327pt;width:187.5pt;" o:ole="t" filled="f" o:preferrelative="t" stroked="f" coordsize="21600,21600">
            <v:path/>
            <v:fill on="f" focussize="0,0"/>
            <v:stroke on="f"/>
            <v:imagedata r:id="rId49" o:title=""/>
            <o:lock v:ext="edit" aspectratio="f"/>
            <w10:wrap type="none"/>
            <w10:anchorlock/>
          </v:shape>
          <o:OLEObject Type="Embed" ProgID="Visio.Drawing.15" ShapeID="_x0000_i1035" DrawAspect="Content" ObjectID="_1468075735" r:id="rId48">
            <o:LockedField>false</o:LockedField>
          </o:OLEObject>
        </w:object>
      </w:r>
    </w:p>
    <w:p>
      <w:pPr>
        <w:pStyle w:val="36"/>
      </w:pPr>
      <w:bookmarkStart w:id="132" w:name="_Toc2606"/>
      <w:bookmarkStart w:id="133" w:name="_Toc27106"/>
      <w:bookmarkStart w:id="134" w:name="_Toc12486"/>
      <w:bookmarkStart w:id="135" w:name="_Toc16540_WPSOffice_Level3"/>
      <w:bookmarkStart w:id="136" w:name="_Toc30488_WPSOffice_Level3"/>
      <w:r>
        <w:rPr>
          <w:rFonts w:hint="eastAsia"/>
        </w:rPr>
        <w:t>图</w:t>
      </w:r>
      <w:r>
        <w:t>2.2 Transformer</w:t>
      </w:r>
      <w:r>
        <w:rPr>
          <w:rFonts w:hint="eastAsia"/>
        </w:rPr>
        <w:t>编码器结构图</w:t>
      </w:r>
      <w:bookmarkEnd w:id="132"/>
      <w:bookmarkEnd w:id="133"/>
      <w:bookmarkEnd w:id="134"/>
      <w:bookmarkEnd w:id="135"/>
      <w:bookmarkEnd w:id="136"/>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37" w:name="_Toc514163450"/>
      <w:bookmarkStart w:id="138" w:name="_Toc10788_WPSOffice_Level2"/>
      <w:bookmarkStart w:id="139" w:name="_Toc12355_WPSOffice_Level2"/>
      <w:r>
        <w:rPr>
          <w:rFonts w:cs="Arial"/>
        </w:rPr>
        <w:t>2.</w:t>
      </w:r>
      <w:r>
        <w:rPr>
          <w:rFonts w:hint="eastAsia" w:cs="Arial"/>
          <w:lang w:val="en-US" w:eastAsia="zh-CN"/>
        </w:rPr>
        <w:t>3</w:t>
      </w:r>
      <w:r>
        <w:rPr>
          <w:rFonts w:cs="Arial"/>
        </w:rPr>
        <w:t xml:space="preserve"> </w:t>
      </w:r>
      <w:bookmarkEnd w:id="137"/>
      <w:r>
        <w:rPr>
          <w:rFonts w:hint="eastAsia" w:cs="Arial"/>
        </w:rPr>
        <w:t>双向长短时记忆模型</w:t>
      </w:r>
      <w:bookmarkEnd w:id="138"/>
      <w:bookmarkEnd w:id="139"/>
    </w:p>
    <w:p>
      <w:pPr>
        <w:pStyle w:val="3"/>
        <w:rPr>
          <w:rFonts w:cs="Arial"/>
        </w:rPr>
      </w:pPr>
      <w:bookmarkStart w:id="140" w:name="_Toc22745_WPSOffice_Level3"/>
      <w:bookmarkStart w:id="141" w:name="_Toc5318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40"/>
      <w:bookmarkEnd w:id="141"/>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3050540" cy="1482090"/>
            <wp:effectExtent l="0" t="0" r="22860" b="16510"/>
            <wp:docPr id="10" name="图片 1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屏幕快照 2019-03-15 上午11.42.17"/>
                    <pic:cNvPicPr>
                      <a:picLocks noChangeAspect="1"/>
                    </pic:cNvPicPr>
                  </pic:nvPicPr>
                  <pic:blipFill>
                    <a:blip r:embed="rId50"/>
                    <a:stretch>
                      <a:fillRect/>
                    </a:stretch>
                  </pic:blipFill>
                  <pic:spPr>
                    <a:xfrm>
                      <a:off x="0" y="0"/>
                      <a:ext cx="3050540" cy="1482090"/>
                    </a:xfrm>
                    <a:prstGeom prst="rect">
                      <a:avLst/>
                    </a:prstGeom>
                    <a:noFill/>
                    <a:ln w="9525">
                      <a:noFill/>
                    </a:ln>
                  </pic:spPr>
                </pic:pic>
              </a:graphicData>
            </a:graphic>
          </wp:inline>
        </w:drawing>
      </w:r>
    </w:p>
    <w:p>
      <w:pPr>
        <w:pStyle w:val="36"/>
        <w:rPr>
          <w:rFonts w:cs="Arial"/>
        </w:rPr>
      </w:pPr>
      <w:bookmarkStart w:id="142" w:name="_Toc7053"/>
      <w:bookmarkStart w:id="143" w:name="_Toc1580"/>
      <w:bookmarkStart w:id="144" w:name="_Toc21325"/>
      <w:r>
        <w:rPr>
          <w:rFonts w:hint="eastAsia"/>
        </w:rPr>
        <w:t>图</w:t>
      </w:r>
      <w:r>
        <w:t xml:space="preserve">2.3 </w:t>
      </w:r>
      <w:r>
        <w:rPr>
          <w:rFonts w:hint="eastAsia"/>
        </w:rPr>
        <w:t>循环神经网络的结构图</w:t>
      </w:r>
      <w:bookmarkEnd w:id="142"/>
      <w:bookmarkEnd w:id="143"/>
      <w:bookmarkEnd w:id="144"/>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45" w:name="_Toc10788_WPSOffice_Level3"/>
      <w:bookmarkStart w:id="146" w:name="_Toc12355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45"/>
      <w:bookmarkEnd w:id="146"/>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210175" cy="3638550"/>
            <wp:effectExtent l="0" t="0" r="22225" b="19050"/>
            <wp:docPr id="11" name="图片 12"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屏幕快照 2019-03-15 下午4.45.24"/>
                    <pic:cNvPicPr>
                      <a:picLocks noChangeAspect="1"/>
                    </pic:cNvPicPr>
                  </pic:nvPicPr>
                  <pic:blipFill>
                    <a:blip r:embed="rId51"/>
                    <a:stretch>
                      <a:fillRect/>
                    </a:stretch>
                  </pic:blipFill>
                  <pic:spPr>
                    <a:xfrm>
                      <a:off x="0" y="0"/>
                      <a:ext cx="5210175" cy="3638550"/>
                    </a:xfrm>
                    <a:prstGeom prst="rect">
                      <a:avLst/>
                    </a:prstGeom>
                    <a:noFill/>
                    <a:ln w="9525">
                      <a:noFill/>
                    </a:ln>
                  </pic:spPr>
                </pic:pic>
              </a:graphicData>
            </a:graphic>
          </wp:inline>
        </w:drawing>
      </w:r>
    </w:p>
    <w:p>
      <w:pPr>
        <w:pStyle w:val="36"/>
        <w:rPr>
          <w:rFonts w:cs="Arial"/>
        </w:rPr>
      </w:pPr>
      <w:bookmarkStart w:id="147" w:name="_Toc12988"/>
      <w:bookmarkStart w:id="148" w:name="_Toc12120"/>
      <w:bookmarkStart w:id="149" w:name="_Toc28887"/>
      <w:r>
        <w:rPr>
          <w:rFonts w:hint="eastAsia"/>
        </w:rPr>
        <w:t>图</w:t>
      </w:r>
      <w:r>
        <w:t>2.4 LSTM</w:t>
      </w:r>
      <w:r>
        <w:rPr>
          <w:rFonts w:hint="eastAsia"/>
        </w:rPr>
        <w:t>结构示意图</w:t>
      </w:r>
      <w:bookmarkEnd w:id="147"/>
      <w:bookmarkEnd w:id="148"/>
      <w:bookmarkEnd w:id="149"/>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036" o:spt="75" type="#_x0000_t75" style="height:20pt;width:123.75pt;" o:ole="t" filled="f" o:preferrelative="t" stroked="f" coordsize="21600,21600">
            <v:path/>
            <v:fill on="f" focussize="0,0"/>
            <v:stroke on="f"/>
            <v:imagedata r:id="rId53" o:title=""/>
            <o:lock v:ext="edit" aspectratio="t"/>
            <w10:wrap type="none"/>
            <w10:anchorlock/>
          </v:shape>
          <o:OLEObject Type="Embed" ProgID="Equation.3" ShapeID="_x0000_i1036" DrawAspect="Content" ObjectID="_1468075736" r:id="rId52">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6"/>
          <w:sz w:val="24"/>
        </w:rPr>
        <w:object>
          <v:shape id="_x0000_i1037" o:spt="75" type="#_x0000_t75" style="height:21.75pt;width:137pt;" o:ole="t" filled="f" o:preferrelative="t" stroked="f" coordsize="21600,21600">
            <v:path/>
            <v:fill on="f" focussize="0,0"/>
            <v:stroke on="f"/>
            <v:imagedata r:id="rId55" o:title=""/>
            <o:lock v:ext="edit" aspectratio="t"/>
            <w10:wrap type="none"/>
            <w10:anchorlock/>
          </v:shape>
          <o:OLEObject Type="Embed" ProgID="Equation.3" ShapeID="_x0000_i1037" DrawAspect="Content" ObjectID="_1468075737" r:id="rId54">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8" o:spt="75" type="#_x0000_t75" style="height:20pt;width:133.35pt;" o:ole="t" filled="f" o:preferrelative="t" stroked="f" coordsize="21600,21600">
            <v:path/>
            <v:fill on="f" focussize="0,0"/>
            <v:stroke on="f"/>
            <v:imagedata r:id="rId57" o:title=""/>
            <o:lock v:ext="edit" aspectratio="t"/>
            <w10:wrap type="none"/>
            <w10:anchorlock/>
          </v:shape>
          <o:OLEObject Type="Embed" ProgID="Equation.3" ShapeID="_x0000_i1038" DrawAspect="Content" ObjectID="_1468075738" r:id="rId56">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39" o:spt="75" type="#_x0000_t75" style="height:29.7pt;width:174.15pt;" o:ole="t" filled="f" o:preferrelative="t" stroked="f" coordsize="21600,21600">
            <v:path/>
            <v:fill on="f" focussize="0,0"/>
            <v:stroke on="f"/>
            <v:imagedata r:id="rId59" o:title=""/>
            <o:lock v:ext="edit" aspectratio="t"/>
            <w10:wrap type="none"/>
            <w10:anchorlock/>
          </v:shape>
          <o:OLEObject Type="Embed" ProgID="Equation.3" ShapeID="_x0000_i1039" DrawAspect="Content" ObjectID="_1468075739" r:id="rId58">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40" o:spt="75" type="#_x0000_t75" style="height:29.7pt;width:130.1pt;" o:ole="t" filled="f" o:preferrelative="t" stroked="f" coordsize="21600,21600">
            <v:path/>
            <v:fill on="f" focussize="0,0"/>
            <v:stroke on="f"/>
            <v:imagedata r:id="rId61" o:title=""/>
            <o:lock v:ext="edit" aspectratio="t"/>
            <w10:wrap type="none"/>
            <w10:anchorlock/>
          </v:shape>
          <o:OLEObject Type="Embed" ProgID="Equation.3" ShapeID="_x0000_i1040" DrawAspect="Content" ObjectID="_1468075740" r:id="rId60">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041" o:spt="75" type="#_x0000_t75" style="height:20pt;width:107.4pt;" o:ole="t" filled="f" o:preferrelative="t" stroked="f" coordsize="21600,21600">
            <v:path/>
            <v:fill on="f" focussize="0,0"/>
            <v:stroke on="f"/>
            <v:imagedata r:id="rId63" o:title=""/>
            <o:lock v:ext="edit" aspectratio="t"/>
            <w10:wrap type="none"/>
            <w10:anchorlock/>
          </v:shape>
          <o:OLEObject Type="Embed" ProgID="Equation.3" ShapeID="_x0000_i1041" DrawAspect="Content" ObjectID="_1468075741" r:id="rId62">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50" w:name="_Toc17551_WPSOffice_Level3"/>
      <w:bookmarkStart w:id="151" w:name="_Toc24764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50"/>
      <w:bookmarkEnd w:id="151"/>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52" w:name="_Toc514163451"/>
      <w:bookmarkStart w:id="153" w:name="_Toc24764_WPSOffice_Level2"/>
      <w:bookmarkStart w:id="154" w:name="_Toc17551_WPSOffice_Level2"/>
      <w:r>
        <w:rPr>
          <w:rFonts w:cs="Arial"/>
        </w:rPr>
        <w:t>2.</w:t>
      </w:r>
      <w:r>
        <w:rPr>
          <w:rFonts w:hint="eastAsia" w:cs="Arial"/>
          <w:lang w:val="en-US" w:eastAsia="zh-CN"/>
        </w:rPr>
        <w:t>4</w:t>
      </w:r>
      <w:r>
        <w:rPr>
          <w:rFonts w:cs="Arial"/>
        </w:rPr>
        <w:t xml:space="preserve"> </w:t>
      </w:r>
      <w:bookmarkEnd w:id="152"/>
      <w:r>
        <w:rPr>
          <w:rFonts w:hint="eastAsia" w:cs="Arial"/>
        </w:rPr>
        <w:t>深度残差网络</w:t>
      </w:r>
      <w:bookmarkEnd w:id="153"/>
      <w:bookmarkEnd w:id="154"/>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2"/>
          <w:sz w:val="24"/>
        </w:rPr>
        <w:object>
          <v:shape id="_x0000_i1042" o:spt="75" type="#_x0000_t75" style="height:18.75pt;width:107pt;" o:ole="t" filled="f" o:preferrelative="t" stroked="f" coordsize="21600,21600">
            <v:path/>
            <v:fill on="f" focussize="0,0"/>
            <v:stroke on="f"/>
            <v:imagedata r:id="rId65" o:title=""/>
            <o:lock v:ext="edit" aspectratio="t"/>
            <w10:wrap type="none"/>
            <w10:anchorlock/>
          </v:shape>
          <o:OLEObject Type="Embed" ProgID="Equation.3" ShapeID="_x0000_i1042" DrawAspect="Content" ObjectID="_1468075742" r:id="rId64">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2"/>
          <w:sz w:val="24"/>
        </w:rPr>
        <w:object>
          <v:shape id="_x0000_i1043" o:spt="75" type="#_x0000_t75" style="height:18.75pt;width:100.7pt;" o:ole="t" filled="f" o:preferrelative="t" stroked="f" coordsize="21600,21600">
            <v:path/>
            <v:fill on="f" focussize="0,0"/>
            <v:stroke on="f"/>
            <v:imagedata r:id="rId67" o:title=""/>
            <o:lock v:ext="edit" aspectratio="t"/>
            <w10:wrap type="none"/>
            <w10:anchorlock/>
          </v:shape>
          <o:OLEObject Type="Embed" ProgID="Equation.3" ShapeID="_x0000_i1043" DrawAspect="Content" ObjectID="_1468075743" r:id="rId66">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44" o:spt="75" type="#_x0000_t75" style="height:270pt;width:294.75pt;" o:ole="t" filled="f" o:preferrelative="t" stroked="f" coordsize="21600,21600">
            <v:path/>
            <v:fill on="f" focussize="0,0"/>
            <v:stroke on="f" joinstyle="miter"/>
            <v:imagedata r:id="rId69" o:title=""/>
            <o:lock v:ext="edit" aspectratio="f"/>
            <w10:wrap type="none"/>
            <w10:anchorlock/>
          </v:shape>
          <o:OLEObject Type="Embed" ProgID="Visio.Drawing.15" ShapeID="_x0000_i1044" DrawAspect="Content" ObjectID="_1468075744" r:id="rId68">
            <o:LockedField>false</o:LockedField>
          </o:OLEObject>
        </w:object>
      </w:r>
    </w:p>
    <w:p>
      <w:pPr>
        <w:pStyle w:val="36"/>
        <w:rPr>
          <w:rFonts w:cs="Arial"/>
        </w:rPr>
      </w:pPr>
      <w:bookmarkStart w:id="155" w:name="_Toc15048"/>
      <w:bookmarkStart w:id="156" w:name="_Toc4656"/>
      <w:bookmarkStart w:id="157" w:name="_Toc23819_WPSOffice_Level3"/>
      <w:bookmarkStart w:id="158" w:name="_Toc1854_WPSOffice_Level3"/>
      <w:bookmarkStart w:id="159" w:name="_Toc22924_WPSOffice_Level3"/>
      <w:bookmarkStart w:id="160" w:name="_Toc16753"/>
      <w:r>
        <w:rPr>
          <w:rFonts w:hint="eastAsia"/>
        </w:rPr>
        <w:t>图</w:t>
      </w:r>
      <w:r>
        <w:t xml:space="preserve">2.5 </w:t>
      </w:r>
      <w:r>
        <w:rPr>
          <w:rFonts w:hint="eastAsia"/>
        </w:rPr>
        <w:t>残差结构单元示意图</w:t>
      </w:r>
      <w:bookmarkEnd w:id="155"/>
      <w:bookmarkEnd w:id="156"/>
      <w:bookmarkEnd w:id="157"/>
      <w:bookmarkEnd w:id="158"/>
      <w:bookmarkEnd w:id="159"/>
      <w:bookmarkEnd w:id="160"/>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61" w:name="_Toc15178_WPSOffice_Level2"/>
      <w:bookmarkStart w:id="162" w:name="_Toc1854_WPSOffice_Level2"/>
      <w:r>
        <w:rPr>
          <w:rFonts w:cs="Arial"/>
        </w:rPr>
        <w:t>2.</w:t>
      </w:r>
      <w:r>
        <w:rPr>
          <w:rFonts w:hint="eastAsia" w:cs="Arial"/>
          <w:lang w:val="en-US" w:eastAsia="zh-CN"/>
        </w:rPr>
        <w:t>5</w:t>
      </w:r>
      <w:r>
        <w:rPr>
          <w:rFonts w:cs="Arial"/>
        </w:rPr>
        <w:t xml:space="preserve"> </w:t>
      </w:r>
      <w:r>
        <w:rPr>
          <w:rFonts w:hint="eastAsia" w:cs="Arial"/>
        </w:rPr>
        <w:t>远程监督</w:t>
      </w:r>
      <w:bookmarkEnd w:id="161"/>
      <w:bookmarkEnd w:id="162"/>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pStyle w:val="3"/>
        <w:rPr>
          <w:rFonts w:cs="Arial"/>
        </w:rPr>
      </w:pPr>
      <w:bookmarkStart w:id="163" w:name="_Toc4844_WPSOffice_Level2"/>
      <w:r>
        <w:rPr>
          <w:rFonts w:cs="Arial"/>
        </w:rPr>
        <w:t>2.</w:t>
      </w:r>
      <w:r>
        <w:rPr>
          <w:rFonts w:hint="eastAsia" w:cs="Arial"/>
          <w:lang w:val="en-US" w:eastAsia="zh-CN"/>
        </w:rPr>
        <w:t>6</w:t>
      </w:r>
      <w:r>
        <w:rPr>
          <w:rFonts w:cs="Arial"/>
        </w:rPr>
        <w:t xml:space="preserve"> </w:t>
      </w:r>
      <w:r>
        <w:rPr>
          <w:rFonts w:hint="eastAsia" w:cs="Arial"/>
        </w:rPr>
        <w:t>其他相关技术</w:t>
      </w:r>
      <w:bookmarkEnd w:id="163"/>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64" w:name="_Toc4844_WPSOffice_Level3"/>
      <w:bookmarkStart w:id="165" w:name="_Toc19637_WPSOffice_Level2"/>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64"/>
      <w:bookmarkEnd w:id="165"/>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66"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66"/>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67" w:name="_Toc15209_WPSOffice_Level3"/>
      <w:r>
        <w:rPr>
          <w:rFonts w:cs="Arial"/>
        </w:rPr>
        <w:t>2.</w:t>
      </w:r>
      <w:r>
        <w:rPr>
          <w:rFonts w:hint="eastAsia" w:cs="Arial"/>
          <w:lang w:val="en-US" w:eastAsia="zh-CN"/>
        </w:rPr>
        <w:t>6</w:t>
      </w:r>
      <w:r>
        <w:rPr>
          <w:rFonts w:cs="Arial"/>
        </w:rPr>
        <w:t>.3 Kubernetes</w:t>
      </w:r>
      <w:r>
        <w:rPr>
          <w:rFonts w:hint="eastAsia" w:cs="Arial"/>
        </w:rPr>
        <w:t>集群</w:t>
      </w:r>
      <w:bookmarkEnd w:id="167"/>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168" w:name="_Toc22335_WPSOffice_Level3"/>
      <w:r>
        <w:rPr>
          <w:rFonts w:cs="Arial"/>
        </w:rPr>
        <w:t>2.</w:t>
      </w:r>
      <w:r>
        <w:rPr>
          <w:rFonts w:hint="eastAsia" w:cs="Arial"/>
          <w:lang w:val="en-US" w:eastAsia="zh-CN"/>
        </w:rPr>
        <w:t>6</w:t>
      </w:r>
      <w:r>
        <w:rPr>
          <w:rFonts w:cs="Arial"/>
        </w:rPr>
        <w:t>.4 Scrapy</w:t>
      </w:r>
      <w:r>
        <w:rPr>
          <w:rFonts w:hint="eastAsia" w:cs="Arial"/>
        </w:rPr>
        <w:t>爬虫</w:t>
      </w:r>
      <w:bookmarkEnd w:id="168"/>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420"/>
        <w:jc w:val="center"/>
        <w:rPr>
          <w:rFonts w:cs="Arial"/>
          <w:color w:val="FF0000"/>
        </w:rPr>
      </w:pPr>
      <w:r>
        <w:rPr>
          <w:rFonts w:ascii="Arial" w:hAnsi="Arial" w:cs="Arial"/>
          <w:sz w:val="24"/>
        </w:rPr>
        <w:object>
          <v:shape id="_x0000_i1045" o:spt="75" type="#_x0000_t75" style="height:299.35pt;width:417.9pt;" o:ole="t" filled="f" o:preferrelative="t" stroked="f" coordsize="21600,21600">
            <v:path/>
            <v:fill on="f" focussize="0,0"/>
            <v:stroke on="f"/>
            <v:imagedata r:id="rId71" o:title=""/>
            <o:lock v:ext="edit" aspectratio="f"/>
            <w10:wrap type="none"/>
            <w10:anchorlock/>
          </v:shape>
          <o:OLEObject Type="Embed" ProgID="Visio.Drawing.15" ShapeID="_x0000_i1045" DrawAspect="Content" ObjectID="_1468075745" r:id="rId70">
            <o:LockedField>false</o:LockedField>
          </o:OLEObject>
        </w:object>
      </w:r>
      <w:bookmarkStart w:id="169" w:name="_Toc16920"/>
      <w:bookmarkStart w:id="170" w:name="_Toc9594"/>
      <w:bookmarkStart w:id="171" w:name="_Toc29483"/>
      <w:r>
        <w:rPr>
          <w:rStyle w:val="50"/>
          <w:rFonts w:hint="eastAsia"/>
        </w:rPr>
        <w:t>图</w:t>
      </w:r>
      <w:r>
        <w:rPr>
          <w:rStyle w:val="50"/>
        </w:rPr>
        <w:t>2.6 Scrapy</w:t>
      </w:r>
      <w:r>
        <w:rPr>
          <w:rStyle w:val="50"/>
          <w:rFonts w:hint="eastAsia"/>
        </w:rPr>
        <w:t>爬虫框架架构图</w:t>
      </w:r>
      <w:bookmarkEnd w:id="169"/>
      <w:bookmarkEnd w:id="170"/>
      <w:bookmarkEnd w:id="171"/>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172" w:name="_Toc15716_WPSOffice_Level2"/>
      <w:bookmarkStart w:id="173" w:name="_Toc25326_WPSOffice_Level2"/>
      <w:r>
        <w:rPr>
          <w:rFonts w:cs="Arial"/>
        </w:rPr>
        <w:t>2.</w:t>
      </w:r>
      <w:r>
        <w:rPr>
          <w:rFonts w:hint="eastAsia" w:cs="Arial"/>
          <w:lang w:val="en-US" w:eastAsia="zh-CN"/>
        </w:rPr>
        <w:t>7</w:t>
      </w:r>
      <w:r>
        <w:rPr>
          <w:rFonts w:cs="Arial"/>
        </w:rPr>
        <w:t xml:space="preserve"> </w:t>
      </w:r>
      <w:r>
        <w:rPr>
          <w:rFonts w:hint="eastAsia" w:cs="Arial"/>
        </w:rPr>
        <w:t>本章小结</w:t>
      </w:r>
      <w:bookmarkEnd w:id="172"/>
      <w:bookmarkEnd w:id="173"/>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174" w:name="_Toc136106973"/>
    </w:p>
    <w:p>
      <w:pPr>
        <w:pStyle w:val="2"/>
        <w:jc w:val="center"/>
        <w:rPr>
          <w:rFonts w:ascii="Arial" w:hAnsi="Arial" w:eastAsia="黑体" w:cs="Arial"/>
        </w:rPr>
      </w:pPr>
      <w:bookmarkStart w:id="175" w:name="_Toc514163452"/>
      <w:bookmarkStart w:id="176" w:name="_Toc7644_WPSOffice_Level1"/>
      <w:bookmarkStart w:id="177" w:name="_Toc15190_WPSOffice_Level1"/>
      <w:r>
        <w:rPr>
          <w:rFonts w:hint="eastAsia" w:ascii="Arial" w:hAnsi="Arial" w:eastAsia="黑体" w:cs="Arial"/>
        </w:rPr>
        <w:t>第三章</w:t>
      </w:r>
      <w:r>
        <w:rPr>
          <w:rFonts w:ascii="Arial" w:hAnsi="Arial" w:eastAsia="黑体" w:cs="Arial"/>
        </w:rPr>
        <w:t xml:space="preserve">  </w:t>
      </w:r>
      <w:bookmarkEnd w:id="174"/>
      <w:bookmarkEnd w:id="175"/>
      <w:bookmarkEnd w:id="176"/>
      <w:r>
        <w:rPr>
          <w:rFonts w:hint="eastAsia" w:ascii="Arial" w:hAnsi="Arial" w:eastAsia="黑体" w:cs="Arial"/>
        </w:rPr>
        <w:t>信息抽取服务分析与设计</w:t>
      </w:r>
      <w:bookmarkEnd w:id="177"/>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178" w:name="_Toc27641_WPSOffice_Level2"/>
      <w:bookmarkStart w:id="179" w:name="_Toc514163454"/>
      <w:bookmarkStart w:id="180" w:name="_Toc15209_WPSOffice_Level2"/>
      <w:r>
        <w:rPr>
          <w:rFonts w:cs="Arial"/>
        </w:rPr>
        <w:t xml:space="preserve">3.1 </w:t>
      </w:r>
      <w:bookmarkEnd w:id="178"/>
      <w:bookmarkEnd w:id="179"/>
      <w:r>
        <w:rPr>
          <w:rFonts w:hint="eastAsia" w:cs="Arial"/>
        </w:rPr>
        <w:t>信息抽取服务需求分析</w:t>
      </w:r>
      <w:bookmarkEnd w:id="180"/>
    </w:p>
    <w:p>
      <w:pPr>
        <w:pStyle w:val="3"/>
        <w:rPr>
          <w:rFonts w:cs="Arial"/>
        </w:rPr>
      </w:pPr>
      <w:bookmarkStart w:id="181" w:name="_Toc514163460"/>
      <w:bookmarkStart w:id="182" w:name="_Toc3884_WPSOffice_Level2"/>
      <w:bookmarkStart w:id="183" w:name="_Toc22394_WPSOffice_Level3"/>
      <w:r>
        <w:rPr>
          <w:rFonts w:cs="Arial"/>
        </w:rPr>
        <w:t xml:space="preserve">3.1.1 </w:t>
      </w:r>
      <w:bookmarkEnd w:id="181"/>
      <w:bookmarkEnd w:id="182"/>
      <w:r>
        <w:rPr>
          <w:rFonts w:hint="eastAsia" w:cs="Arial"/>
        </w:rPr>
        <w:t>功能性需求</w:t>
      </w:r>
      <w:bookmarkEnd w:id="183"/>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420"/>
        <w:jc w:val="center"/>
        <w:rPr>
          <w:rFonts w:ascii="Arial" w:hAnsi="Arial" w:cs="Arial"/>
          <w:sz w:val="24"/>
        </w:rPr>
      </w:pPr>
      <w:r>
        <w:rPr>
          <w:rFonts w:ascii="Arial" w:hAnsi="Arial" w:cs="Arial"/>
          <w:sz w:val="24"/>
        </w:rPr>
        <w:object>
          <v:shape id="_x0000_i1046" o:spt="75" type="#_x0000_t75" style="height:297.45pt;width:337.3pt;" o:ole="t" filled="f" o:preferrelative="t" stroked="f" coordsize="21600,21600">
            <v:path/>
            <v:fill on="f" focussize="0,0"/>
            <v:stroke on="f"/>
            <v:imagedata r:id="rId73" o:title=""/>
            <o:lock v:ext="edit" aspectratio="f"/>
            <w10:wrap type="none"/>
            <w10:anchorlock/>
          </v:shape>
          <o:OLEObject Type="Embed" ProgID="Visio.Drawing.15" ShapeID="_x0000_i1046" DrawAspect="Content" ObjectID="_1468075746" r:id="rId72">
            <o:LockedField>false</o:LockedField>
          </o:OLEObject>
        </w:object>
      </w:r>
    </w:p>
    <w:p>
      <w:pPr>
        <w:pStyle w:val="36"/>
      </w:pPr>
      <w:bookmarkStart w:id="184" w:name="_Toc3714"/>
      <w:bookmarkStart w:id="185" w:name="_Toc29856"/>
      <w:bookmarkStart w:id="186" w:name="_Toc15171"/>
      <w:r>
        <w:rPr>
          <w:rFonts w:hint="eastAsia"/>
        </w:rPr>
        <w:t>图</w:t>
      </w:r>
      <w:r>
        <w:t xml:space="preserve">3.1 </w:t>
      </w:r>
      <w:r>
        <w:rPr>
          <w:rFonts w:hint="eastAsia"/>
        </w:rPr>
        <w:t>系统用例图</w:t>
      </w:r>
      <w:bookmarkEnd w:id="184"/>
      <w:bookmarkEnd w:id="185"/>
      <w:bookmarkEnd w:id="186"/>
    </w:p>
    <w:p>
      <w:p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p>
    <w:p>
      <w:pPr>
        <w:numPr>
          <w:ilvl w:val="0"/>
          <w:numId w:val="7"/>
        </w:numPr>
        <w:spacing w:line="360" w:lineRule="auto"/>
        <w:ind w:firstLine="480" w:firstLineChars="200"/>
        <w:jc w:val="left"/>
        <w:rPr>
          <w:rFonts w:ascii="Arial" w:hAnsi="Arial" w:cs="Arial"/>
          <w:sz w:val="24"/>
        </w:rPr>
      </w:pPr>
      <w:r>
        <w:rPr>
          <w:rFonts w:hint="eastAsia" w:ascii="Arial" w:hAnsi="Arial"/>
          <w:sz w:val="24"/>
        </w:rPr>
        <w:t>数据预处理</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模型训练</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模型测试</w:t>
      </w:r>
    </w:p>
    <w:p>
      <w:pPr>
        <w:numPr>
          <w:ilvl w:val="0"/>
          <w:numId w:val="7"/>
        </w:numPr>
        <w:spacing w:line="360" w:lineRule="auto"/>
        <w:ind w:firstLine="480" w:firstLineChars="200"/>
        <w:jc w:val="left"/>
        <w:rPr>
          <w:rFonts w:ascii="Arial" w:hAnsi="Arial" w:cs="Arial"/>
          <w:sz w:val="24"/>
        </w:rPr>
      </w:pPr>
      <w:r>
        <w:rPr>
          <w:rFonts w:hint="eastAsia" w:ascii="Arial" w:hAnsi="Arial"/>
          <w:sz w:val="24"/>
        </w:rPr>
        <w:t>信息抽取服务</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cs="Arial"/>
          <w:sz w:val="24"/>
        </w:rPr>
        <w:t>系统的业务人员需要用到的功能有：</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1.</w:t>
      </w:r>
      <w:r>
        <w:rPr>
          <w:rFonts w:hint="eastAsia" w:ascii="Arial" w:hAnsi="Arial"/>
          <w:sz w:val="24"/>
        </w:rPr>
        <w:t>模型选择</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2.</w:t>
      </w:r>
      <w:r>
        <w:rPr>
          <w:rFonts w:hint="eastAsia" w:ascii="Arial" w:hAnsi="Arial"/>
          <w:sz w:val="24"/>
        </w:rPr>
        <w:t>信息抽取服务</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187" w:name="_Toc12365"/>
      <w:bookmarkStart w:id="188" w:name="_Toc15190"/>
      <w:bookmarkStart w:id="189" w:name="_Toc5499"/>
      <w:r>
        <w:rPr>
          <w:rFonts w:hint="eastAsia"/>
        </w:rPr>
        <w:t>表</w:t>
      </w:r>
      <w:r>
        <w:t xml:space="preserve">3.1 </w:t>
      </w:r>
      <w:r>
        <w:rPr>
          <w:rFonts w:hint="eastAsia"/>
        </w:rPr>
        <w:t>数据预处理用例描述</w:t>
      </w:r>
      <w:bookmarkEnd w:id="187"/>
      <w:bookmarkEnd w:id="188"/>
      <w:bookmarkEnd w:id="18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8"/>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8"/>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spacing w:line="360" w:lineRule="auto"/>
        <w:ind w:firstLine="480" w:firstLineChars="200"/>
        <w:jc w:val="left"/>
        <w:rPr>
          <w:rFonts w:hint="eastAsia" w:ascii="Arial" w:hAnsi="Arial" w:cs="Arial"/>
          <w:sz w:val="24"/>
        </w:rPr>
      </w:pPr>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bookmarkStart w:id="190" w:name="_Toc21295"/>
    </w:p>
    <w:p>
      <w:pPr>
        <w:pStyle w:val="37"/>
      </w:pPr>
      <w:r>
        <w:rPr>
          <w:rFonts w:hint="eastAsia" w:ascii="Arial" w:hAnsi="Arial" w:cs="Arial"/>
        </w:rPr>
        <w:br w:type="page"/>
      </w:r>
      <w:bookmarkStart w:id="191" w:name="_Toc12394"/>
      <w:bookmarkStart w:id="192" w:name="_Toc23334"/>
      <w:r>
        <w:rPr>
          <w:rFonts w:hint="eastAsia"/>
        </w:rPr>
        <w:t>表</w:t>
      </w:r>
      <w:r>
        <w:t xml:space="preserve">3.2 </w:t>
      </w:r>
      <w:r>
        <w:rPr>
          <w:rFonts w:hint="eastAsia"/>
        </w:rPr>
        <w:t>模型训练用例描述</w:t>
      </w:r>
      <w:bookmarkEnd w:id="190"/>
      <w:bookmarkEnd w:id="191"/>
      <w:bookmarkEnd w:id="19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开发人员设置模型参数，执行模型训练</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9"/>
                <w:numberingChange w:id="8" w:author="AutoBVT" w:date="2019-03-28T16:33:00Z" w:original="%1:3:0:."/>
              </w:numPr>
              <w:spacing w:line="360" w:lineRule="auto"/>
              <w:rPr>
                <w:rFonts w:ascii="Arial" w:hAnsi="Arial" w:cs="Arial"/>
                <w:sz w:val="24"/>
              </w:rPr>
            </w:pPr>
            <w:r>
              <w:rPr>
                <w:rFonts w:hint="eastAsia" w:ascii="Arial" w:hAnsi="Arial"/>
                <w:sz w:val="24"/>
              </w:rPr>
              <w:t>模型训练完成并保存模型</w:t>
            </w:r>
          </w:p>
        </w:tc>
      </w:tr>
    </w:tbl>
    <w:p>
      <w:pPr>
        <w:spacing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193" w:name="_Toc2939"/>
      <w:bookmarkStart w:id="194" w:name="_Toc16540"/>
      <w:bookmarkStart w:id="195" w:name="_Toc18324"/>
      <w:r>
        <w:rPr>
          <w:rFonts w:hint="eastAsia"/>
        </w:rPr>
        <w:t>表</w:t>
      </w:r>
      <w:r>
        <w:t xml:space="preserve">3.3 </w:t>
      </w:r>
      <w:r>
        <w:rPr>
          <w:rFonts w:hint="eastAsia"/>
        </w:rPr>
        <w:t>模型测试用例描述</w:t>
      </w:r>
      <w:bookmarkEnd w:id="193"/>
      <w:bookmarkEnd w:id="194"/>
      <w:bookmarkEnd w:id="19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9"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10"/>
                <w:numberingChange w:id="10"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196" w:name="_Toc22745"/>
      <w:bookmarkStart w:id="197" w:name="_Toc2509"/>
      <w:bookmarkStart w:id="198" w:name="_Toc739"/>
      <w:r>
        <w:rPr>
          <w:rFonts w:hint="eastAsia"/>
        </w:rPr>
        <w:t>表</w:t>
      </w:r>
      <w:r>
        <w:t xml:space="preserve">3.4 </w:t>
      </w:r>
      <w:r>
        <w:rPr>
          <w:rFonts w:hint="eastAsia"/>
        </w:rPr>
        <w:t>模型选择用例描述</w:t>
      </w:r>
      <w:bookmarkEnd w:id="196"/>
      <w:bookmarkEnd w:id="197"/>
      <w:bookmarkEnd w:id="19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1"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1"/>
                <w:numberingChange w:id="12"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199" w:name="_Toc15126"/>
      <w:bookmarkStart w:id="200" w:name="_Toc12355"/>
      <w:bookmarkStart w:id="201" w:name="_Toc25728"/>
      <w:r>
        <w:rPr>
          <w:rFonts w:hint="eastAsia"/>
        </w:rPr>
        <w:t>表</w:t>
      </w:r>
      <w:r>
        <w:t xml:space="preserve">3.5 </w:t>
      </w:r>
      <w:r>
        <w:rPr>
          <w:rFonts w:hint="eastAsia"/>
        </w:rPr>
        <w:t>信息抽取服务用例描述</w:t>
      </w:r>
      <w:bookmarkEnd w:id="199"/>
      <w:bookmarkEnd w:id="200"/>
      <w:bookmarkEnd w:id="20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2"/>
                <w:numberingChange w:id="13"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2"/>
                <w:numberingChange w:id="14"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202" w:name="_Toc7744_WPSOffice_Level3"/>
      <w:bookmarkStart w:id="203" w:name="_Toc258569875"/>
      <w:bookmarkStart w:id="204" w:name="_Toc514163461"/>
      <w:bookmarkStart w:id="205" w:name="_Toc280566814"/>
      <w:bookmarkStart w:id="206" w:name="_Toc23363_WPSOffice_Level3"/>
      <w:r>
        <w:rPr>
          <w:rFonts w:ascii="Arial" w:hAnsi="Arial" w:eastAsia="黑体" w:cs="Arial"/>
        </w:rPr>
        <w:t xml:space="preserve">3.1.2 </w:t>
      </w:r>
      <w:bookmarkEnd w:id="202"/>
      <w:bookmarkEnd w:id="203"/>
      <w:bookmarkEnd w:id="204"/>
      <w:bookmarkEnd w:id="205"/>
      <w:r>
        <w:rPr>
          <w:rFonts w:hint="eastAsia" w:ascii="Arial" w:hAnsi="Arial" w:eastAsia="黑体" w:cs="Arial"/>
        </w:rPr>
        <w:t>非功能性需求</w:t>
      </w:r>
      <w:bookmarkEnd w:id="206"/>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207" w:name="_Toc514163462"/>
      <w:bookmarkStart w:id="208" w:name="_Toc22826_WPSOffice_Level3"/>
      <w:bookmarkStart w:id="209" w:name="_Toc22335_WPSOffice_Level2"/>
      <w:r>
        <w:rPr>
          <w:rFonts w:ascii="Arial" w:hAnsi="Arial" w:eastAsia="黑体" w:cs="Arial"/>
        </w:rPr>
        <w:t xml:space="preserve">3.2 </w:t>
      </w:r>
      <w:bookmarkEnd w:id="207"/>
      <w:bookmarkEnd w:id="208"/>
      <w:r>
        <w:rPr>
          <w:rFonts w:hint="eastAsia" w:ascii="Arial" w:hAnsi="Arial" w:eastAsia="黑体" w:cs="Arial"/>
        </w:rPr>
        <w:t>信息抽取服务</w:t>
      </w:r>
      <w:r>
        <w:rPr>
          <w:rFonts w:hint="eastAsia" w:ascii="Arial" w:hAnsi="Arial" w:eastAsia="黑体" w:cs="Arial"/>
          <w:lang w:val="en-US" w:eastAsia="zh-CN"/>
        </w:rPr>
        <w:t>总体</w:t>
      </w:r>
      <w:r>
        <w:rPr>
          <w:rFonts w:hint="eastAsia" w:ascii="Arial" w:hAnsi="Arial" w:eastAsia="黑体" w:cs="Arial"/>
        </w:rPr>
        <w:t>设计</w:t>
      </w:r>
      <w:bookmarkEnd w:id="209"/>
    </w:p>
    <w:p>
      <w:pPr>
        <w:pStyle w:val="3"/>
      </w:pPr>
      <w:bookmarkStart w:id="210" w:name="_Toc136106974"/>
      <w:bookmarkStart w:id="211" w:name="_Toc5123_WPSOffice_Level2"/>
      <w:bookmarkStart w:id="212" w:name="_Toc514163453"/>
      <w:bookmarkStart w:id="213" w:name="_Toc870_WPSOffice_Level3"/>
      <w:r>
        <w:rPr>
          <w:rFonts w:cs="Arial"/>
        </w:rPr>
        <w:t>3.</w:t>
      </w:r>
      <w:bookmarkEnd w:id="210"/>
      <w:r>
        <w:rPr>
          <w:rFonts w:cs="Arial"/>
        </w:rPr>
        <w:t xml:space="preserve">2.1 </w:t>
      </w:r>
      <w:bookmarkEnd w:id="211"/>
      <w:bookmarkEnd w:id="212"/>
      <w:r>
        <w:rPr>
          <w:rFonts w:hint="eastAsia" w:cs="Arial"/>
        </w:rPr>
        <w:t>项目总体规划</w:t>
      </w:r>
      <w:bookmarkEnd w:id="213"/>
    </w:p>
    <w:p>
      <w:pPr>
        <w:widowControl/>
        <w:spacing w:line="360" w:lineRule="auto"/>
        <w:ind w:firstLine="480" w:firstLineChars="200"/>
        <w:jc w:val="center"/>
        <w:rPr>
          <w:rFonts w:ascii="Arial" w:hAnsi="Arial" w:cs="Arial"/>
          <w:sz w:val="24"/>
        </w:rPr>
      </w:pPr>
      <w:r>
        <w:rPr>
          <w:rFonts w:ascii="Arial" w:hAnsi="Arial" w:cs="Arial"/>
          <w:sz w:val="24"/>
        </w:rPr>
        <w:object>
          <v:shape id="_x0000_i1047" o:spt="75" type="#_x0000_t75" style="height:222.3pt;width:353.1pt;" o:ole="t" filled="f" o:preferrelative="t" stroked="f" coordsize="21600,21600">
            <v:path/>
            <v:fill on="f" focussize="0,0"/>
            <v:stroke on="f"/>
            <v:imagedata r:id="rId75" o:title=""/>
            <o:lock v:ext="edit" aspectratio="f"/>
            <w10:wrap type="none"/>
            <w10:anchorlock/>
          </v:shape>
          <o:OLEObject Type="Embed" ProgID="Visio.Drawing.15" ShapeID="_x0000_i1047" DrawAspect="Content" ObjectID="_1468075747" r:id="rId74">
            <o:LockedField>false</o:LockedField>
          </o:OLEObject>
        </w:object>
      </w:r>
    </w:p>
    <w:p>
      <w:pPr>
        <w:widowControl/>
        <w:spacing w:line="360" w:lineRule="auto"/>
        <w:ind w:firstLine="480" w:firstLineChars="200"/>
        <w:jc w:val="center"/>
        <w:rPr>
          <w:rStyle w:val="50"/>
          <w:rFonts w:hint="eastAsia"/>
          <w:lang w:val="en-US" w:eastAsia="zh-CN"/>
        </w:rPr>
      </w:pPr>
      <w:r>
        <w:rPr>
          <w:rStyle w:val="50"/>
          <w:rFonts w:hint="eastAsia"/>
        </w:rPr>
        <w:t>图</w:t>
      </w:r>
      <w:r>
        <w:rPr>
          <w:rStyle w:val="50"/>
        </w:rPr>
        <w:t xml:space="preserve">3.2 </w:t>
      </w:r>
      <w:r>
        <w:rPr>
          <w:rStyle w:val="50"/>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rPr>
        <w:t>格式供后续的任务进行模型选择和调用。在模型选择方面，根据实际需要，命名实体识别模块提供两种不同的模型供用户进行选择，第一种是基于</w:t>
      </w:r>
      <w:r>
        <w:rPr>
          <w:rFonts w:hint="eastAsia" w:ascii="Arial" w:hAnsi="Arial" w:cs="Arial"/>
          <w:sz w:val="24"/>
          <w:lang w:val="en-US" w:eastAsia="zh-CN"/>
        </w:rPr>
        <w:t>word2vec</w:t>
      </w:r>
      <w:r>
        <w:rPr>
          <w:rFonts w:hint="eastAsia" w:ascii="Arial" w:hAnsi="Arial" w:cs="Arial"/>
          <w:sz w:val="24"/>
        </w:rPr>
        <w:t>词向量的</w:t>
      </w:r>
      <w:r>
        <w:rPr>
          <w:rFonts w:ascii="Arial" w:hAnsi="Arial" w:cs="Arial"/>
          <w:sz w:val="24"/>
        </w:rPr>
        <w:t>BiLSTM+CRF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hint="eastAsia" w:ascii="Arial" w:hAnsi="Arial" w:cs="Arial"/>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eastAsia="黑体" w:cs="Arial"/>
          <w:lang w:val="en-US" w:eastAsia="zh-CN"/>
        </w:rPr>
      </w:pPr>
      <w:r>
        <w:rPr>
          <w:rFonts w:cs="Arial"/>
        </w:rPr>
        <w:t xml:space="preserve">3.2.2 </w:t>
      </w:r>
      <w:r>
        <w:rPr>
          <w:rFonts w:hint="eastAsia" w:cs="Arial"/>
          <w:lang w:val="en-US" w:eastAsia="zh-CN"/>
        </w:rPr>
        <w:t>系统逻辑视图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lang w:val="en-US" w:eastAsia="zh-CN"/>
        </w:rPr>
      </w:pPr>
      <w:r>
        <w:rPr>
          <w:rFonts w:hint="eastAsia" w:ascii="Arial" w:hAnsi="Arial" w:cs="Arial"/>
          <w:sz w:val="24"/>
          <w:lang w:val="en-US" w:eastAsia="zh-CN"/>
        </w:rPr>
        <w:t>上一节主要介绍了整个系统的功能模块结构以及每个模块的大致功能，如图3.3所示为信息抽取服务系统的逻辑视图。从整个系统出发，信息抽取服务系统提供给客户端一个服务调用接口来进行信息抽取请求，通过HTTP请求appserver组件，appserve再通过RPC方式调用data_process，通过data_process组件进行数据预处理，数据预处理后model_train组件、model_test组件、model_builder组件分别可以通过data_process组件获取数据，并分别执行train、test、predict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Arial" w:hAnsi="Arial" w:cs="Arial"/>
          <w:sz w:val="24"/>
          <w:lang w:val="en-US" w:eastAsia="zh-CN"/>
        </w:rPr>
      </w:pPr>
      <w:r>
        <w:rPr>
          <w:rStyle w:val="50"/>
          <w:rFonts w:hint="eastAsia"/>
          <w:lang w:val="en-US" w:eastAsia="zh-CN"/>
        </w:rPr>
        <w:object>
          <v:shape id="_x0000_i1048" o:spt="75" type="#_x0000_t75" style="height:328.2pt;width:415.15pt;" o:ole="t" filled="f" o:preferrelative="t" stroked="f" coordsize="21600,21600">
            <v:path/>
            <v:fill on="f" focussize="0,0"/>
            <v:stroke on="f"/>
            <v:imagedata r:id="rId77" o:title=""/>
            <o:lock v:ext="edit" aspectratio="f"/>
            <w10:wrap type="none"/>
            <w10:anchorlock/>
          </v:shape>
          <o:OLEObject Type="Embed" ProgID="Visio.Drawing.15" ShapeID="_x0000_i1048" DrawAspect="Content" ObjectID="_1468075748" r:id="rId76">
            <o:LockedField>false</o:LockedField>
          </o:OLEObject>
        </w:object>
      </w:r>
      <w:r>
        <w:rPr>
          <w:rStyle w:val="50"/>
          <w:rFonts w:hint="eastAsia"/>
          <w:lang w:val="en-US" w:eastAsia="zh-CN"/>
        </w:rPr>
        <w:t>图3.3 系统逻辑视图</w:t>
      </w:r>
    </w:p>
    <w:p>
      <w:pPr>
        <w:pStyle w:val="3"/>
        <w:rPr>
          <w:rFonts w:hint="eastAsia" w:cs="Arial"/>
          <w:lang w:val="en-US" w:eastAsia="zh-CN"/>
        </w:rPr>
      </w:pPr>
      <w:bookmarkStart w:id="214" w:name="_Toc514163463"/>
      <w:bookmarkStart w:id="215" w:name="_Toc7744_WPSOffice_Level2"/>
      <w:bookmarkStart w:id="216" w:name="_Toc28084_WPSOffice_Level3"/>
      <w:r>
        <w:rPr>
          <w:rFonts w:cs="Arial"/>
        </w:rPr>
        <w:t>3.2.</w:t>
      </w:r>
      <w:r>
        <w:rPr>
          <w:rFonts w:hint="eastAsia" w:cs="Arial"/>
          <w:lang w:val="en-US" w:eastAsia="zh-CN"/>
        </w:rPr>
        <w:t>3</w:t>
      </w:r>
      <w:r>
        <w:rPr>
          <w:rFonts w:cs="Arial"/>
        </w:rPr>
        <w:t xml:space="preserve"> </w:t>
      </w:r>
      <w:r>
        <w:rPr>
          <w:rFonts w:hint="eastAsia" w:cs="Arial"/>
          <w:lang w:val="en-US" w:eastAsia="zh-CN"/>
        </w:rPr>
        <w:t>系统开发视图</w:t>
      </w:r>
    </w:p>
    <w:p>
      <w:pPr>
        <w:jc w:val="center"/>
        <w:rPr>
          <w:rFonts w:hint="default"/>
          <w:lang w:val="en-US" w:eastAsia="zh-CN"/>
        </w:rPr>
      </w:pPr>
      <w:r>
        <w:rPr>
          <w:rFonts w:hint="default"/>
          <w:lang w:val="en-US" w:eastAsia="zh-CN"/>
        </w:rPr>
        <w:drawing>
          <wp:inline distT="0" distB="0" distL="114300" distR="114300">
            <wp:extent cx="3629660" cy="2751455"/>
            <wp:effectExtent l="0" t="0" r="8890" b="10795"/>
            <wp:docPr id="32" name="图片 32" descr="开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开发视图"/>
                    <pic:cNvPicPr>
                      <a:picLocks noChangeAspect="1"/>
                    </pic:cNvPicPr>
                  </pic:nvPicPr>
                  <pic:blipFill>
                    <a:blip r:embed="rId78"/>
                    <a:stretch>
                      <a:fillRect/>
                    </a:stretch>
                  </pic:blipFill>
                  <pic:spPr>
                    <a:xfrm>
                      <a:off x="0" y="0"/>
                      <a:ext cx="3629660" cy="2751455"/>
                    </a:xfrm>
                    <a:prstGeom prst="rect">
                      <a:avLst/>
                    </a:prstGeom>
                  </pic:spPr>
                </pic:pic>
              </a:graphicData>
            </a:graphic>
          </wp:inline>
        </w:drawing>
      </w:r>
    </w:p>
    <w:p>
      <w:pPr>
        <w:pStyle w:val="36"/>
        <w:bidi w:val="0"/>
        <w:rPr>
          <w:rFonts w:hint="default"/>
          <w:lang w:val="en-US" w:eastAsia="zh-CN"/>
        </w:rPr>
      </w:pPr>
      <w:r>
        <w:rPr>
          <w:rFonts w:hint="eastAsia"/>
          <w:lang w:val="en-US" w:eastAsia="zh-CN"/>
        </w:rPr>
        <w:t>图3.4 系统开发视图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szCs w:val="24"/>
          <w:lang w:val="en-US" w:eastAsia="zh-CN"/>
        </w:rPr>
      </w:pPr>
      <w:r>
        <w:rPr>
          <w:rFonts w:hint="eastAsia" w:ascii="Arial" w:hAnsi="Arial" w:cs="Arial"/>
          <w:sz w:val="24"/>
          <w:szCs w:val="24"/>
          <w:lang w:val="en-US" w:eastAsia="zh-CN"/>
        </w:rPr>
        <w:t>如图3.4所示为信息抽取服务系统的开发视图，信息抽取服务系统主要有数据预处理模块、信息抽取模型模块和信息抽取服务模块，系统的所有模块都最终部署在Kubernetes集群上，客户端通过HTTP请求方式调用信息抽取服务。数据预处理模块主要负责对输入数据进行清洗、预处理和词向量的训练与保存；信息抽取模型模块中包含了模型训练、模型测试和模型选择；信息抽取服务模块主要负责将模型包装成app并通过服务器向客户端返回模型预测结果。</w:t>
      </w:r>
    </w:p>
    <w:p>
      <w:pPr>
        <w:pStyle w:val="3"/>
        <w:rPr>
          <w:rFonts w:cs="Arial"/>
        </w:rPr>
      </w:pPr>
      <w:r>
        <w:rPr>
          <w:rFonts w:cs="Arial"/>
        </w:rPr>
        <w:t>3</w:t>
      </w:r>
      <w:r>
        <w:rPr>
          <w:rFonts w:hint="eastAsia" w:cs="Arial"/>
          <w:lang w:val="en-US" w:eastAsia="zh-CN"/>
        </w:rPr>
        <w:t>.3</w:t>
      </w:r>
      <w:r>
        <w:rPr>
          <w:rFonts w:cs="Arial"/>
        </w:rPr>
        <w:t xml:space="preserve"> </w:t>
      </w:r>
      <w:r>
        <w:rPr>
          <w:rFonts w:hint="eastAsia" w:cs="Arial"/>
          <w:lang w:val="en-US" w:eastAsia="zh-CN"/>
        </w:rPr>
        <w:t>信息抽取服务</w:t>
      </w:r>
      <w:r>
        <w:rPr>
          <w:rFonts w:hint="eastAsia" w:cs="Arial"/>
        </w:rPr>
        <w:t>模块设计</w:t>
      </w:r>
    </w:p>
    <w:p>
      <w:pPr>
        <w:pStyle w:val="3"/>
        <w:rPr>
          <w:rFonts w:cs="Arial"/>
        </w:rPr>
      </w:pPr>
      <w:r>
        <w:rPr>
          <w:rFonts w:cs="Arial"/>
        </w:rPr>
        <w:t>3.</w:t>
      </w:r>
      <w:bookmarkEnd w:id="214"/>
      <w:bookmarkEnd w:id="215"/>
      <w:r>
        <w:rPr>
          <w:rFonts w:hint="eastAsia" w:cs="Arial"/>
          <w:lang w:val="en-US" w:eastAsia="zh-CN"/>
        </w:rPr>
        <w:t>3</w:t>
      </w:r>
      <w:r>
        <w:rPr>
          <w:rFonts w:cs="Arial"/>
        </w:rPr>
        <w:t>.</w:t>
      </w:r>
      <w:r>
        <w:rPr>
          <w:rFonts w:hint="eastAsia" w:cs="Arial"/>
          <w:lang w:val="en-US" w:eastAsia="zh-CN"/>
        </w:rPr>
        <w:t>1</w:t>
      </w:r>
      <w:r>
        <w:rPr>
          <w:rFonts w:cs="Arial"/>
        </w:rPr>
        <w:t xml:space="preserve"> </w:t>
      </w:r>
      <w:r>
        <w:rPr>
          <w:rFonts w:hint="eastAsia" w:cs="Arial"/>
        </w:rPr>
        <w:t>数据预处理模块设计</w:t>
      </w:r>
      <w:bookmarkEnd w:id="216"/>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w:t>
      </w:r>
      <w:r>
        <w:rPr>
          <w:rFonts w:hint="eastAsia" w:ascii="Arial" w:hAnsi="Arial" w:cs="Arial"/>
          <w:sz w:val="24"/>
          <w:lang w:val="en-US" w:eastAsia="zh-CN"/>
        </w:rPr>
        <w:t>5</w:t>
      </w:r>
      <w:r>
        <w:rPr>
          <w:rFonts w:hint="eastAsia" w:ascii="Arial" w:hAnsi="Arial" w:cs="Arial"/>
          <w:sz w:val="24"/>
        </w:rPr>
        <w:t>所示。</w:t>
      </w:r>
    </w:p>
    <w:p>
      <w:pPr>
        <w:spacing w:line="360" w:lineRule="auto"/>
        <w:ind w:firstLine="420"/>
        <w:jc w:val="center"/>
        <w:rPr>
          <w:rFonts w:cs="Arial"/>
          <w:color w:val="FF0000"/>
        </w:rPr>
      </w:pPr>
      <w:bookmarkStart w:id="217" w:name="_Toc9583"/>
      <w:bookmarkStart w:id="218" w:name="_Toc29051"/>
      <w:bookmarkStart w:id="219" w:name="_Toc30879"/>
      <w:r>
        <w:rPr>
          <w:rStyle w:val="50"/>
          <w:rFonts w:hint="eastAsia"/>
        </w:rPr>
        <w:object>
          <v:shape id="_x0000_i1049" o:spt="75" type="#_x0000_t75" style="height:223.6pt;width:415pt;" o:ole="t" filled="f" o:preferrelative="t" stroked="f" coordsize="21600,21600">
            <v:path/>
            <v:fill on="f" focussize="0,0"/>
            <v:stroke on="f"/>
            <v:imagedata r:id="rId80" o:title=""/>
            <o:lock v:ext="edit" aspectratio="f"/>
            <w10:wrap type="none"/>
            <w10:anchorlock/>
          </v:shape>
          <o:OLEObject Type="Embed" ProgID="Visio.Drawing.15" ShapeID="_x0000_i1049" DrawAspect="Content" ObjectID="_1468075749" r:id="rId79">
            <o:LockedField>false</o:LockedField>
          </o:OLEObject>
        </w:object>
      </w:r>
      <w:r>
        <w:rPr>
          <w:rStyle w:val="50"/>
          <w:rFonts w:hint="eastAsia"/>
        </w:rPr>
        <w:t>图</w:t>
      </w:r>
      <w:r>
        <w:rPr>
          <w:rStyle w:val="50"/>
        </w:rPr>
        <w:t>3.</w:t>
      </w:r>
      <w:r>
        <w:rPr>
          <w:rStyle w:val="50"/>
          <w:rFonts w:hint="eastAsia"/>
          <w:lang w:val="en-US" w:eastAsia="zh-CN"/>
        </w:rPr>
        <w:t>5</w:t>
      </w:r>
      <w:r>
        <w:rPr>
          <w:rStyle w:val="50"/>
        </w:rPr>
        <w:t xml:space="preserve"> </w:t>
      </w:r>
      <w:r>
        <w:rPr>
          <w:rStyle w:val="50"/>
          <w:rFonts w:hint="eastAsia"/>
        </w:rPr>
        <w:t>数据预处理模块流程图</w:t>
      </w:r>
      <w:bookmarkEnd w:id="217"/>
      <w:bookmarkEnd w:id="218"/>
      <w:bookmarkEnd w:id="219"/>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220" w:name="_Toc514163466"/>
      <w:bookmarkStart w:id="221" w:name="_Toc22826_WPSOffice_Level2"/>
      <w:bookmarkStart w:id="222" w:name="_Toc20245_WPSOffice_Level3"/>
      <w:r>
        <w:rPr>
          <w:rFonts w:cs="Arial"/>
        </w:rPr>
        <w:t>3.</w:t>
      </w:r>
      <w:bookmarkEnd w:id="220"/>
      <w:bookmarkEnd w:id="221"/>
      <w:r>
        <w:rPr>
          <w:rFonts w:hint="eastAsia" w:cs="Arial"/>
          <w:lang w:val="en-US" w:eastAsia="zh-CN"/>
        </w:rPr>
        <w:t>3.2</w:t>
      </w:r>
      <w:r>
        <w:rPr>
          <w:rFonts w:cs="Arial"/>
        </w:rPr>
        <w:t xml:space="preserve"> </w:t>
      </w:r>
      <w:r>
        <w:rPr>
          <w:rFonts w:hint="eastAsia" w:cs="Arial"/>
        </w:rPr>
        <w:t>信息抽取模型模块设计</w:t>
      </w:r>
      <w:bookmarkEnd w:id="222"/>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480" w:firstLineChars="200"/>
        <w:rPr>
          <w:rFonts w:ascii="Arial" w:hAnsi="Arial" w:cs="Arial"/>
          <w:sz w:val="24"/>
        </w:rPr>
      </w:pPr>
      <w:r>
        <w:rPr>
          <w:rFonts w:hint="eastAsia" w:ascii="Arial" w:hAnsi="Arial" w:cs="Arial"/>
          <w:sz w:val="24"/>
        </w:rPr>
        <w:t>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负责对选择好的模型进行初始化，在模型训练完时保存训练好的模型；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ascii="Arial" w:hAnsi="Arial" w:cs="Arial"/>
          <w:sz w:val="24"/>
        </w:rPr>
        <w:t>BiLSTM-CRF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模型。整个信息抽取模型模块的详细设计类图如图</w:t>
      </w:r>
      <w:r>
        <w:rPr>
          <w:rFonts w:ascii="Arial" w:hAnsi="Arial" w:cs="Arial"/>
          <w:sz w:val="24"/>
        </w:rPr>
        <w:t>3.</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081270" cy="3956685"/>
            <wp:effectExtent l="0" t="0" r="5080" b="5715"/>
            <wp:docPr id="16" name="图片 26"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descr="屏幕快照 2019-03-28 上午11.27.10"/>
                    <pic:cNvPicPr>
                      <a:picLocks noChangeAspect="1"/>
                    </pic:cNvPicPr>
                  </pic:nvPicPr>
                  <pic:blipFill>
                    <a:blip r:embed="rId81"/>
                    <a:stretch>
                      <a:fillRect/>
                    </a:stretch>
                  </pic:blipFill>
                  <pic:spPr>
                    <a:xfrm>
                      <a:off x="0" y="0"/>
                      <a:ext cx="5081270" cy="3956685"/>
                    </a:xfrm>
                    <a:prstGeom prst="rect">
                      <a:avLst/>
                    </a:prstGeom>
                    <a:noFill/>
                    <a:ln w="9525">
                      <a:noFill/>
                    </a:ln>
                  </pic:spPr>
                </pic:pic>
              </a:graphicData>
            </a:graphic>
          </wp:inline>
        </w:drawing>
      </w:r>
    </w:p>
    <w:p>
      <w:pPr>
        <w:pStyle w:val="36"/>
        <w:rPr>
          <w:rFonts w:cs="Arial"/>
          <w:color w:val="FF0000"/>
        </w:rPr>
      </w:pPr>
      <w:bookmarkStart w:id="223" w:name="_Toc21718"/>
      <w:bookmarkStart w:id="224" w:name="_Toc31624"/>
      <w:bookmarkStart w:id="225" w:name="_Toc18101"/>
      <w:r>
        <w:rPr>
          <w:rFonts w:hint="eastAsia"/>
        </w:rPr>
        <w:t>图</w:t>
      </w:r>
      <w:r>
        <w:t>3.</w:t>
      </w:r>
      <w:r>
        <w:rPr>
          <w:rFonts w:hint="eastAsia"/>
          <w:lang w:val="en-US" w:eastAsia="zh-CN"/>
        </w:rPr>
        <w:t>6</w:t>
      </w:r>
      <w:r>
        <w:t xml:space="preserve"> </w:t>
      </w:r>
      <w:r>
        <w:rPr>
          <w:rFonts w:hint="eastAsia"/>
        </w:rPr>
        <w:t>信息抽取模型模块类图</w:t>
      </w:r>
      <w:bookmarkEnd w:id="223"/>
      <w:bookmarkEnd w:id="224"/>
      <w:bookmarkEnd w:id="225"/>
    </w:p>
    <w:p>
      <w:pPr>
        <w:pStyle w:val="4"/>
        <w:rPr>
          <w:rFonts w:ascii="Arial" w:hAnsi="Arial" w:eastAsia="黑体" w:cs="Arial"/>
        </w:rPr>
      </w:pPr>
      <w:bookmarkStart w:id="226" w:name="_Toc514163467"/>
      <w:bookmarkStart w:id="227" w:name="_Toc18750_WPSOffice_Level3"/>
      <w:bookmarkStart w:id="228" w:name="_Toc12486_WPSOffice_Level3"/>
      <w:r>
        <w:rPr>
          <w:rFonts w:ascii="Arial" w:hAnsi="Arial" w:eastAsia="黑体" w:cs="Arial"/>
        </w:rPr>
        <w:t>3.</w:t>
      </w:r>
      <w:bookmarkEnd w:id="226"/>
      <w:r>
        <w:rPr>
          <w:rFonts w:hint="eastAsia" w:ascii="Arial" w:hAnsi="Arial" w:eastAsia="黑体" w:cs="Arial"/>
          <w:lang w:val="en-US" w:eastAsia="zh-CN"/>
        </w:rPr>
        <w:t>3.3</w:t>
      </w:r>
      <w:r>
        <w:rPr>
          <w:rFonts w:ascii="Arial" w:hAnsi="Arial" w:eastAsia="黑体" w:cs="Arial"/>
        </w:rPr>
        <w:t xml:space="preserve"> </w:t>
      </w:r>
      <w:bookmarkEnd w:id="227"/>
      <w:r>
        <w:rPr>
          <w:rFonts w:hint="eastAsia" w:ascii="Arial" w:hAnsi="Arial" w:eastAsia="黑体" w:cs="Arial"/>
        </w:rPr>
        <w:t>信息抽取服务模块设计</w:t>
      </w:r>
      <w:bookmarkEnd w:id="228"/>
    </w:p>
    <w:p>
      <w:pPr>
        <w:spacing w:line="360" w:lineRule="auto"/>
        <w:ind w:firstLine="480" w:firstLineChars="200"/>
        <w:rPr>
          <w:rFonts w:hint="eastAsia"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w:t>
      </w:r>
      <w:r>
        <w:rPr>
          <w:rFonts w:hint="eastAsia" w:ascii="Arial" w:hAnsi="Arial" w:cs="Arial"/>
          <w:color w:val="000000"/>
          <w:sz w:val="24"/>
          <w:lang w:val="en-US" w:eastAsia="zh-CN"/>
        </w:rPr>
        <w:t>7</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spacing w:line="360" w:lineRule="auto"/>
        <w:ind w:firstLine="420"/>
        <w:jc w:val="center"/>
        <w:rPr>
          <w:rFonts w:ascii="Arial" w:hAnsi="Arial" w:cs="Arial"/>
          <w:color w:val="FF0000"/>
          <w:sz w:val="24"/>
        </w:rPr>
      </w:pPr>
      <w:r>
        <w:rPr>
          <w:rFonts w:ascii="Arial" w:hAnsi="Arial" w:cs="Arial"/>
          <w:color w:val="FF0000"/>
          <w:sz w:val="24"/>
        </w:rPr>
        <w:drawing>
          <wp:inline distT="0" distB="0" distL="114300" distR="114300">
            <wp:extent cx="3209925" cy="2546985"/>
            <wp:effectExtent l="0" t="0" r="9525" b="5715"/>
            <wp:docPr id="17" name="图片 27" descr="屏幕快照 2019-03-28 下午1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descr="屏幕快照 2019-03-28 下午12.15.42"/>
                    <pic:cNvPicPr>
                      <a:picLocks noChangeAspect="1"/>
                    </pic:cNvPicPr>
                  </pic:nvPicPr>
                  <pic:blipFill>
                    <a:blip r:embed="rId82"/>
                    <a:stretch>
                      <a:fillRect/>
                    </a:stretch>
                  </pic:blipFill>
                  <pic:spPr>
                    <a:xfrm>
                      <a:off x="0" y="0"/>
                      <a:ext cx="3209925" cy="2546985"/>
                    </a:xfrm>
                    <a:prstGeom prst="rect">
                      <a:avLst/>
                    </a:prstGeom>
                    <a:noFill/>
                    <a:ln w="9525">
                      <a:noFill/>
                    </a:ln>
                  </pic:spPr>
                </pic:pic>
              </a:graphicData>
            </a:graphic>
          </wp:inline>
        </w:drawing>
      </w:r>
    </w:p>
    <w:p>
      <w:pPr>
        <w:pStyle w:val="36"/>
        <w:rPr>
          <w:rFonts w:hint="eastAsia" w:ascii="Arial" w:hAnsi="Arial" w:cs="Arial"/>
          <w:sz w:val="24"/>
        </w:rPr>
      </w:pPr>
      <w:bookmarkStart w:id="229" w:name="_Toc2850"/>
      <w:bookmarkStart w:id="230" w:name="_Toc10404"/>
      <w:bookmarkStart w:id="231" w:name="_Toc27518"/>
      <w:r>
        <w:rPr>
          <w:rFonts w:hint="eastAsia"/>
        </w:rPr>
        <w:t>图</w:t>
      </w:r>
      <w:r>
        <w:t>3.</w:t>
      </w:r>
      <w:r>
        <w:rPr>
          <w:rFonts w:hint="eastAsia"/>
          <w:lang w:val="en-US" w:eastAsia="zh-CN"/>
        </w:rPr>
        <w:t>7</w:t>
      </w:r>
      <w:r>
        <w:t xml:space="preserve"> </w:t>
      </w:r>
      <w:r>
        <w:rPr>
          <w:rFonts w:hint="eastAsia"/>
        </w:rPr>
        <w:t>信息抽取模块设计图</w:t>
      </w:r>
      <w:bookmarkEnd w:id="229"/>
      <w:bookmarkEnd w:id="230"/>
      <w:bookmarkEnd w:id="231"/>
    </w:p>
    <w:p>
      <w:pPr>
        <w:pStyle w:val="3"/>
        <w:rPr>
          <w:rFonts w:cs="Arial"/>
        </w:rPr>
      </w:pPr>
      <w:bookmarkStart w:id="232" w:name="_Toc14704_WPSOffice_Level2"/>
      <w:bookmarkStart w:id="233" w:name="_Toc514163470"/>
      <w:bookmarkStart w:id="234" w:name="_Toc22394_WPSOffice_Level2"/>
      <w:r>
        <w:rPr>
          <w:rFonts w:cs="Arial"/>
        </w:rPr>
        <w:t>3.</w:t>
      </w:r>
      <w:r>
        <w:rPr>
          <w:rFonts w:hint="eastAsia" w:cs="Arial"/>
          <w:lang w:val="en-US" w:eastAsia="zh-CN"/>
        </w:rPr>
        <w:t>4</w:t>
      </w:r>
      <w:r>
        <w:rPr>
          <w:rFonts w:cs="Arial"/>
        </w:rPr>
        <w:t xml:space="preserve"> </w:t>
      </w:r>
      <w:bookmarkEnd w:id="232"/>
      <w:bookmarkEnd w:id="233"/>
      <w:r>
        <w:rPr>
          <w:rFonts w:hint="eastAsia" w:cs="Arial"/>
        </w:rPr>
        <w:t>命名实体识别模型结构设计</w:t>
      </w:r>
      <w:bookmarkEnd w:id="234"/>
    </w:p>
    <w:p>
      <w:pPr>
        <w:spacing w:line="360" w:lineRule="auto"/>
        <w:ind w:firstLine="480" w:firstLineChars="200"/>
        <w:rPr>
          <w:rFonts w:ascii="Arial" w:hAnsi="Arial" w:cs="Arial"/>
          <w:sz w:val="24"/>
        </w:rPr>
      </w:pPr>
      <w:r>
        <w:rPr>
          <w:rFonts w:hint="eastAsia" w:ascii="Arial" w:hAnsi="Arial" w:cs="Arial"/>
          <w:sz w:val="24"/>
        </w:rPr>
        <w:t>本文在解决命名实体识别任务时选择了两种不同的预训练模型来提取输入文本的语义特征，在网络层都使用</w:t>
      </w:r>
      <w:r>
        <w:rPr>
          <w:rFonts w:ascii="Arial" w:hAnsi="Arial" w:cs="Arial"/>
          <w:sz w:val="24"/>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ascii="Arial" w:hAnsi="Arial" w:cs="Arial"/>
          <w:sz w:val="24"/>
        </w:rPr>
        <w:t>BiLSTM+CRF</w:t>
      </w:r>
      <w:r>
        <w:rPr>
          <w:rFonts w:hint="eastAsia" w:ascii="Arial" w:hAnsi="Arial" w:cs="Arial"/>
          <w:sz w:val="24"/>
        </w:rPr>
        <w:t>网络结构的设计方案，模型结构示意图如图</w:t>
      </w:r>
      <w:r>
        <w:rPr>
          <w:rFonts w:ascii="Arial" w:hAnsi="Arial" w:cs="Arial"/>
          <w:sz w:val="24"/>
        </w:rPr>
        <w:t>3.</w:t>
      </w:r>
      <w:r>
        <w:rPr>
          <w:rFonts w:hint="eastAsia" w:ascii="Arial" w:hAnsi="Arial" w:cs="Arial"/>
          <w:sz w:val="24"/>
          <w:lang w:val="en-US" w:eastAsia="zh-CN"/>
        </w:rPr>
        <w:t>8</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50" o:spt="75" type="#_x0000_t75" style="height:254.55pt;width:273pt;" o:ole="t" filled="f" o:preferrelative="t" stroked="f" coordsize="21600,21600">
            <v:path/>
            <v:fill on="f" focussize="0,0"/>
            <v:stroke on="f"/>
            <v:imagedata r:id="rId84" o:title=""/>
            <o:lock v:ext="edit" aspectratio="f"/>
            <w10:wrap type="none"/>
            <w10:anchorlock/>
          </v:shape>
          <o:OLEObject Type="Embed" ProgID="Visio.Drawing.15" ShapeID="_x0000_i1050" DrawAspect="Content" ObjectID="_1468075750" r:id="rId83">
            <o:LockedField>false</o:LockedField>
          </o:OLEObject>
        </w:object>
      </w:r>
    </w:p>
    <w:p>
      <w:pPr>
        <w:pStyle w:val="36"/>
        <w:rPr>
          <w:rFonts w:cs="Arial"/>
        </w:rPr>
      </w:pPr>
      <w:bookmarkStart w:id="235" w:name="_Toc14460"/>
      <w:bookmarkStart w:id="236" w:name="_Toc29777"/>
      <w:bookmarkStart w:id="237" w:name="_Toc1580_WPSOffice_Level3"/>
      <w:bookmarkStart w:id="238" w:name="_Toc2615_WPSOffice_Level3"/>
      <w:bookmarkStart w:id="239" w:name="_Toc24272"/>
      <w:r>
        <w:rPr>
          <w:rFonts w:hint="eastAsia"/>
        </w:rPr>
        <w:t>图</w:t>
      </w:r>
      <w:r>
        <w:t>3.</w:t>
      </w:r>
      <w:r>
        <w:rPr>
          <w:rFonts w:hint="eastAsia"/>
          <w:lang w:val="en-US" w:eastAsia="zh-CN"/>
        </w:rPr>
        <w:t>8</w:t>
      </w:r>
      <w:r>
        <w:t xml:space="preserve"> BiLSTM+CRF</w:t>
      </w:r>
      <w:r>
        <w:rPr>
          <w:rFonts w:hint="eastAsia"/>
        </w:rPr>
        <w:t>模型结构示意图</w:t>
      </w:r>
      <w:bookmarkEnd w:id="235"/>
      <w:bookmarkEnd w:id="236"/>
      <w:bookmarkEnd w:id="237"/>
      <w:bookmarkEnd w:id="238"/>
      <w:bookmarkEnd w:id="239"/>
    </w:p>
    <w:p>
      <w:pPr>
        <w:widowControl/>
        <w:spacing w:line="360" w:lineRule="auto"/>
        <w:ind w:firstLine="480" w:firstLineChars="200"/>
        <w:rPr>
          <w:rFonts w:ascii="Arial" w:hAnsi="Arial" w:cs="Arial"/>
          <w:sz w:val="24"/>
        </w:rPr>
      </w:pPr>
      <w:r>
        <w:rPr>
          <w:rFonts w:hint="eastAsia" w:ascii="Arial" w:hAnsi="Arial" w:cs="Arial"/>
          <w:color w:val="000000"/>
          <w:sz w:val="24"/>
        </w:rPr>
        <w:t>先把输入文本按字组成一个输入文本的字典，字典中每个字都有一个唯一的</w:t>
      </w:r>
      <w:r>
        <w:rPr>
          <w:rFonts w:ascii="Arial" w:hAnsi="Arial" w:cs="Arial"/>
          <w:color w:val="000000"/>
          <w:sz w:val="24"/>
        </w:rPr>
        <w:t>ID</w:t>
      </w:r>
      <w:r>
        <w:rPr>
          <w:rFonts w:hint="eastAsia" w:ascii="Arial" w:hAnsi="Arial" w:cs="Arial"/>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hint="eastAsia" w:ascii="Arial" w:hAnsi="Arial" w:cs="Arial"/>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hint="eastAsia" w:ascii="Arial" w:hAnsi="Arial" w:cs="Arial"/>
          <w:color w:val="000000"/>
          <w:sz w:val="24"/>
        </w:rPr>
        <w:t>库中的</w:t>
      </w:r>
      <w:r>
        <w:rPr>
          <w:rFonts w:ascii="Arial" w:hAnsi="Arial" w:cs="Arial"/>
          <w:color w:val="000000"/>
          <w:sz w:val="24"/>
        </w:rPr>
        <w:t>word2vec</w:t>
      </w:r>
      <w:r>
        <w:rPr>
          <w:rFonts w:hint="eastAsia" w:ascii="Arial" w:hAnsi="Arial" w:cs="Arial"/>
          <w:color w:val="000000"/>
          <w:sz w:val="24"/>
          <w:lang w:val="en-US" w:eastAsia="zh-CN"/>
        </w:rPr>
        <w:t>方法</w:t>
      </w:r>
      <w:r>
        <w:rPr>
          <w:rFonts w:hint="eastAsia" w:ascii="Arial" w:hAnsi="Arial" w:cs="Arial"/>
          <w:color w:val="000000"/>
          <w:sz w:val="24"/>
        </w:rPr>
        <w:t>训练得到的</w:t>
      </w:r>
      <w:r>
        <w:rPr>
          <w:rFonts w:ascii="Arial" w:hAnsi="Arial" w:cs="Arial"/>
          <w:color w:val="000000"/>
          <w:sz w:val="24"/>
        </w:rPr>
        <w:t>100</w:t>
      </w:r>
      <w:r>
        <w:rPr>
          <w:rFonts w:hint="eastAsia" w:ascii="Arial" w:hAnsi="Arial" w:cs="Arial"/>
          <w:color w:val="000000"/>
          <w:sz w:val="24"/>
        </w:rPr>
        <w:t>维字向量。另一种是</w:t>
      </w:r>
      <w:r>
        <w:rPr>
          <w:rFonts w:ascii="Arial" w:hAnsi="Arial" w:cs="Arial"/>
          <w:color w:val="000000"/>
          <w:sz w:val="24"/>
        </w:rPr>
        <w:t>Google</w:t>
      </w:r>
      <w:r>
        <w:rPr>
          <w:rFonts w:hint="eastAsia" w:ascii="Arial" w:hAnsi="Arial" w:cs="Arial"/>
          <w:color w:val="000000"/>
          <w:sz w:val="24"/>
        </w:rPr>
        <w:t>提出的</w:t>
      </w:r>
      <w:r>
        <w:rPr>
          <w:rFonts w:ascii="Arial" w:hAnsi="Arial" w:cs="Arial"/>
          <w:color w:val="000000"/>
          <w:sz w:val="24"/>
        </w:rPr>
        <w:t>BERT</w:t>
      </w:r>
      <w:r>
        <w:rPr>
          <w:rFonts w:hint="eastAsia" w:ascii="Arial" w:hAnsi="Arial" w:cs="Arial"/>
          <w:color w:val="000000"/>
          <w:sz w:val="24"/>
        </w:rPr>
        <w:t>中文预训练模型，是一个</w:t>
      </w:r>
      <w:r>
        <w:rPr>
          <w:rFonts w:ascii="Arial" w:hAnsi="Arial" w:cs="Arial"/>
          <w:color w:val="000000"/>
          <w:sz w:val="24"/>
        </w:rPr>
        <w:t>768</w:t>
      </w:r>
      <w:r>
        <w:rPr>
          <w:rFonts w:hint="eastAsia" w:ascii="Arial" w:hAnsi="Arial" w:cs="Arial"/>
          <w:color w:val="000000"/>
          <w:sz w:val="24"/>
        </w:rPr>
        <w:t>维的字向量。把输入文本的字向量和词汇特征作为模型的输入，</w:t>
      </w:r>
      <w:r>
        <w:rPr>
          <w:rFonts w:hint="eastAsia" w:ascii="Arial" w:hAnsi="Arial" w:cs="Arial"/>
          <w:sz w:val="24"/>
        </w:rPr>
        <w:t>在中间网络层上使用</w:t>
      </w:r>
      <w:r>
        <w:rPr>
          <w:rFonts w:ascii="Arial" w:hAnsi="Arial" w:cs="Arial"/>
          <w:sz w:val="24"/>
        </w:rPr>
        <w:t>Bi-LSTM</w:t>
      </w:r>
      <w:r>
        <w:rPr>
          <w:rFonts w:hint="eastAsia" w:ascii="Arial" w:hAnsi="Arial" w:cs="Arial"/>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hint="eastAsia" w:ascii="Arial" w:hAnsi="Arial" w:cs="Arial"/>
          <w:sz w:val="24"/>
        </w:rPr>
        <w:t>层从这些特征中计算出序列中每一个元素的标签。如图</w:t>
      </w:r>
      <w:r>
        <w:rPr>
          <w:rFonts w:ascii="Arial" w:hAnsi="Arial" w:cs="Arial"/>
          <w:sz w:val="24"/>
        </w:rPr>
        <w:t>3.</w:t>
      </w:r>
      <w:r>
        <w:rPr>
          <w:rFonts w:hint="eastAsia" w:ascii="Arial" w:hAnsi="Arial" w:cs="Arial"/>
          <w:sz w:val="24"/>
          <w:lang w:val="en-US" w:eastAsia="zh-CN"/>
        </w:rPr>
        <w:t>9</w:t>
      </w:r>
      <w:r>
        <w:rPr>
          <w:rFonts w:hint="eastAsia" w:ascii="Arial" w:hAnsi="Arial" w:cs="Arial"/>
          <w:sz w:val="24"/>
        </w:rPr>
        <w:t>所示为模型训练的具体步骤。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ascii="Arial" w:hAnsi="Arial" w:cs="Arial"/>
                <w:sz w:val="24"/>
              </w:rPr>
              <w:t>1</w:t>
            </w:r>
            <w:r>
              <w:rPr>
                <w:rFonts w:hint="eastAsia" w:ascii="Arial" w:hAnsi="Arial" w:cs="Arial"/>
                <w:sz w:val="24"/>
              </w:rPr>
              <w:t>：</w:t>
            </w:r>
            <w:r>
              <w:rPr>
                <w:rFonts w:ascii="Arial" w:hAnsi="Arial" w:cs="Arial"/>
                <w:sz w:val="24"/>
              </w:rPr>
              <w:t>for each epoch do</w:t>
            </w:r>
          </w:p>
          <w:p>
            <w:pPr>
              <w:widowControl/>
              <w:spacing w:line="360" w:lineRule="auto"/>
              <w:rPr>
                <w:rFonts w:ascii="Arial" w:hAnsi="Arial" w:cs="Arial"/>
                <w:sz w:val="24"/>
              </w:rPr>
            </w:pPr>
            <w:r>
              <w:rPr>
                <w:rFonts w:ascii="Arial" w:hAnsi="Arial" w:cs="Arial"/>
                <w:sz w:val="24"/>
              </w:rPr>
              <w:t>2</w:t>
            </w:r>
            <w:r>
              <w:rPr>
                <w:rFonts w:hint="eastAsia" w:ascii="Arial" w:hAnsi="Arial" w:cs="Arial"/>
                <w:sz w:val="24"/>
              </w:rPr>
              <w:t>：</w:t>
            </w:r>
            <w:r>
              <w:rPr>
                <w:rFonts w:ascii="Arial" w:hAnsi="Arial" w:cs="Arial"/>
                <w:sz w:val="24"/>
              </w:rPr>
              <w:t xml:space="preserve">  for each batch do</w:t>
            </w:r>
          </w:p>
          <w:p>
            <w:pPr>
              <w:widowControl/>
              <w:spacing w:line="360" w:lineRule="auto"/>
              <w:rPr>
                <w:rFonts w:ascii="Arial" w:hAnsi="Arial" w:cs="Arial"/>
                <w:sz w:val="24"/>
              </w:rPr>
            </w:pPr>
            <w:r>
              <w:rPr>
                <w:rFonts w:ascii="Arial" w:hAnsi="Arial" w:cs="Arial"/>
                <w:sz w:val="24"/>
              </w:rPr>
              <w:t>3</w:t>
            </w:r>
            <w:r>
              <w:rPr>
                <w:rFonts w:hint="eastAsia" w:ascii="Arial" w:hAnsi="Arial" w:cs="Arial"/>
                <w:sz w:val="24"/>
              </w:rPr>
              <w:t>：</w:t>
            </w:r>
            <w:r>
              <w:rPr>
                <w:rFonts w:ascii="Arial" w:hAnsi="Arial" w:cs="Arial"/>
                <w:sz w:val="24"/>
              </w:rPr>
              <w:t xml:space="preserve">    1) Bi-LSTM-CRF model forward pass:</w:t>
            </w:r>
          </w:p>
          <w:p>
            <w:pPr>
              <w:widowControl/>
              <w:spacing w:line="360" w:lineRule="auto"/>
              <w:rPr>
                <w:rFonts w:ascii="Arial" w:hAnsi="Arial" w:cs="Arial"/>
                <w:sz w:val="24"/>
              </w:rPr>
            </w:pPr>
            <w:r>
              <w:rPr>
                <w:rFonts w:ascii="Arial" w:hAnsi="Arial" w:cs="Arial"/>
                <w:sz w:val="24"/>
              </w:rPr>
              <w:t>4</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5</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6</w:t>
            </w:r>
            <w:r>
              <w:rPr>
                <w:rFonts w:hint="eastAsia" w:ascii="Arial" w:hAnsi="Arial" w:cs="Arial"/>
                <w:sz w:val="24"/>
              </w:rPr>
              <w:t>：</w:t>
            </w:r>
            <w:r>
              <w:rPr>
                <w:rFonts w:ascii="Arial" w:hAnsi="Arial" w:cs="Arial"/>
                <w:sz w:val="24"/>
              </w:rPr>
              <w:t xml:space="preserve">    2) CRF layer forward and backward pass</w:t>
            </w:r>
          </w:p>
          <w:p>
            <w:pPr>
              <w:widowControl/>
              <w:spacing w:line="360" w:lineRule="auto"/>
              <w:rPr>
                <w:rFonts w:ascii="Arial" w:hAnsi="Arial" w:cs="Arial"/>
                <w:sz w:val="24"/>
              </w:rPr>
            </w:pPr>
            <w:r>
              <w:rPr>
                <w:rFonts w:ascii="Arial" w:hAnsi="Arial" w:cs="Arial"/>
                <w:sz w:val="24"/>
              </w:rPr>
              <w:t>7</w:t>
            </w:r>
            <w:r>
              <w:rPr>
                <w:rFonts w:hint="eastAsia" w:ascii="Arial" w:hAnsi="Arial" w:cs="Arial"/>
                <w:sz w:val="24"/>
              </w:rPr>
              <w:t>：</w:t>
            </w:r>
            <w:r>
              <w:rPr>
                <w:rFonts w:ascii="Arial" w:hAnsi="Arial" w:cs="Arial"/>
                <w:sz w:val="24"/>
              </w:rPr>
              <w:t xml:space="preserve">    3) Bi-LSTM-CRF model pass:</w:t>
            </w:r>
          </w:p>
          <w:p>
            <w:pPr>
              <w:widowControl/>
              <w:spacing w:line="360" w:lineRule="auto"/>
              <w:rPr>
                <w:rFonts w:ascii="Arial" w:hAnsi="Arial" w:cs="Arial"/>
                <w:sz w:val="24"/>
              </w:rPr>
            </w:pPr>
            <w:r>
              <w:rPr>
                <w:rFonts w:ascii="Arial" w:hAnsi="Arial" w:cs="Arial"/>
                <w:sz w:val="24"/>
              </w:rPr>
              <w:t>8</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9</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10</w:t>
            </w:r>
            <w:r>
              <w:rPr>
                <w:rFonts w:hint="eastAsia" w:ascii="Arial" w:hAnsi="Arial" w:cs="Arial"/>
                <w:sz w:val="24"/>
              </w:rPr>
              <w:t>：</w:t>
            </w:r>
            <w:r>
              <w:rPr>
                <w:rFonts w:ascii="Arial" w:hAnsi="Arial" w:cs="Arial"/>
                <w:sz w:val="24"/>
              </w:rPr>
              <w:t xml:space="preserve">   4) update parameters</w:t>
            </w:r>
          </w:p>
          <w:p>
            <w:pPr>
              <w:widowControl/>
              <w:spacing w:line="360" w:lineRule="auto"/>
              <w:rPr>
                <w:rFonts w:ascii="Arial" w:hAnsi="Arial" w:cs="Arial"/>
                <w:sz w:val="24"/>
              </w:rPr>
            </w:pPr>
            <w:r>
              <w:rPr>
                <w:rFonts w:ascii="Arial" w:hAnsi="Arial" w:cs="Arial"/>
                <w:sz w:val="24"/>
              </w:rPr>
              <w:t>11</w:t>
            </w:r>
            <w:r>
              <w:rPr>
                <w:rFonts w:hint="eastAsia" w:ascii="Arial" w:hAnsi="Arial" w:cs="Arial"/>
                <w:sz w:val="24"/>
              </w:rPr>
              <w:t>：</w:t>
            </w:r>
            <w:r>
              <w:rPr>
                <w:rFonts w:ascii="Arial" w:hAnsi="Arial" w:cs="Arial"/>
                <w:sz w:val="24"/>
              </w:rPr>
              <w:t xml:space="preserve">  end for</w:t>
            </w:r>
          </w:p>
          <w:p>
            <w:pPr>
              <w:widowControl/>
              <w:spacing w:line="360" w:lineRule="auto"/>
              <w:rPr>
                <w:rFonts w:ascii="Arial" w:hAnsi="Arial" w:cs="Arial"/>
                <w:sz w:val="24"/>
              </w:rPr>
            </w:pPr>
            <w:r>
              <w:rPr>
                <w:rFonts w:ascii="Arial" w:hAnsi="Arial" w:cs="Arial"/>
                <w:sz w:val="24"/>
              </w:rPr>
              <w:t>12</w:t>
            </w:r>
            <w:r>
              <w:rPr>
                <w:rFonts w:hint="eastAsia" w:ascii="Arial" w:hAnsi="Arial" w:cs="Arial"/>
                <w:sz w:val="24"/>
              </w:rPr>
              <w:t>：</w:t>
            </w:r>
            <w:r>
              <w:rPr>
                <w:rFonts w:ascii="Arial" w:hAnsi="Arial" w:cs="Arial"/>
                <w:sz w:val="24"/>
              </w:rPr>
              <w:t>end for</w:t>
            </w:r>
          </w:p>
        </w:tc>
      </w:tr>
    </w:tbl>
    <w:p>
      <w:pPr>
        <w:pStyle w:val="36"/>
        <w:rPr>
          <w:rFonts w:cs="Arial"/>
        </w:rPr>
      </w:pPr>
      <w:bookmarkStart w:id="240" w:name="_Toc30266"/>
      <w:bookmarkStart w:id="241" w:name="_Toc12988_WPSOffice_Level3"/>
      <w:bookmarkStart w:id="242" w:name="_Toc19847_WPSOffice_Level3"/>
      <w:bookmarkStart w:id="243" w:name="_Toc22876"/>
      <w:bookmarkStart w:id="244" w:name="_Toc1701"/>
      <w:bookmarkStart w:id="245" w:name="_Toc5123_WPSOffice_Level3"/>
      <w:r>
        <w:rPr>
          <w:rFonts w:hint="eastAsia"/>
        </w:rPr>
        <w:t>图</w:t>
      </w:r>
      <w:r>
        <w:t>3.</w:t>
      </w:r>
      <w:r>
        <w:rPr>
          <w:rFonts w:hint="eastAsia"/>
          <w:lang w:val="en-US" w:eastAsia="zh-CN"/>
        </w:rPr>
        <w:t>9</w:t>
      </w:r>
      <w:r>
        <w:t xml:space="preserve"> Bi-LSTM-CRF</w:t>
      </w:r>
      <w:r>
        <w:rPr>
          <w:rFonts w:hint="eastAsia"/>
        </w:rPr>
        <w:t>模型训练具体步骤</w:t>
      </w:r>
      <w:bookmarkEnd w:id="240"/>
      <w:bookmarkEnd w:id="241"/>
      <w:bookmarkEnd w:id="242"/>
      <w:bookmarkEnd w:id="243"/>
      <w:bookmarkEnd w:id="244"/>
      <w:bookmarkEnd w:id="245"/>
    </w:p>
    <w:p>
      <w:pPr>
        <w:pStyle w:val="3"/>
        <w:rPr>
          <w:rFonts w:cs="Arial"/>
        </w:rPr>
      </w:pPr>
      <w:bookmarkStart w:id="246" w:name="_Toc4656_WPSOffice_Level3"/>
      <w:r>
        <w:rPr>
          <w:rFonts w:cs="Arial"/>
        </w:rPr>
        <w:t>3.</w:t>
      </w:r>
      <w:r>
        <w:rPr>
          <w:rFonts w:hint="eastAsia" w:cs="Arial"/>
          <w:lang w:val="en-US" w:eastAsia="zh-CN"/>
        </w:rPr>
        <w:t>4</w:t>
      </w:r>
      <w:r>
        <w:rPr>
          <w:rFonts w:cs="Arial"/>
        </w:rPr>
        <w:t xml:space="preserve">.1 </w:t>
      </w:r>
      <w:r>
        <w:rPr>
          <w:rFonts w:hint="eastAsia" w:cs="Arial"/>
        </w:rPr>
        <w:t>模型的标注策略</w:t>
      </w:r>
      <w:bookmarkEnd w:id="246"/>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w:t>
      </w:r>
      <w:r>
        <w:rPr>
          <w:rFonts w:hint="eastAsia" w:ascii="Arial" w:hAnsi="Arial" w:cs="Arial"/>
          <w:sz w:val="24"/>
          <w:lang w:val="en-US" w:eastAsia="zh-CN"/>
        </w:rPr>
        <w:t>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tc>
      </w:tr>
    </w:tbl>
    <w:p>
      <w:pPr>
        <w:pStyle w:val="36"/>
        <w:rPr>
          <w:rFonts w:cs="Arial"/>
        </w:rPr>
      </w:pPr>
      <w:bookmarkStart w:id="247" w:name="_Toc27641_WPSOffice_Level3"/>
      <w:bookmarkStart w:id="248" w:name="_Toc20398"/>
      <w:bookmarkStart w:id="249" w:name="_Toc943"/>
      <w:bookmarkStart w:id="250" w:name="_Toc4558"/>
      <w:r>
        <w:rPr>
          <w:rFonts w:hint="eastAsia"/>
        </w:rPr>
        <w:t>图</w:t>
      </w:r>
      <w:r>
        <w:t>3.</w:t>
      </w:r>
      <w:r>
        <w:rPr>
          <w:rFonts w:hint="eastAsia"/>
          <w:lang w:val="en-US" w:eastAsia="zh-CN"/>
        </w:rPr>
        <w:t>10</w:t>
      </w:r>
      <w:r>
        <w:t xml:space="preserve"> BIO</w:t>
      </w:r>
      <w:r>
        <w:rPr>
          <w:rFonts w:hint="eastAsia"/>
        </w:rPr>
        <w:t>标注格式示例</w:t>
      </w:r>
      <w:bookmarkEnd w:id="247"/>
      <w:bookmarkEnd w:id="248"/>
      <w:bookmarkEnd w:id="249"/>
      <w:bookmarkEnd w:id="250"/>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51" w:name="_Toc16920_WPSOffice_Level3"/>
      <w:r>
        <w:rPr>
          <w:rFonts w:cs="Arial"/>
        </w:rPr>
        <w:t>3.</w:t>
      </w:r>
      <w:r>
        <w:rPr>
          <w:rFonts w:hint="eastAsia" w:cs="Arial"/>
          <w:lang w:val="en-US" w:eastAsia="zh-CN"/>
        </w:rPr>
        <w:t>4</w:t>
      </w:r>
      <w:r>
        <w:rPr>
          <w:rFonts w:cs="Arial"/>
        </w:rPr>
        <w:t xml:space="preserve">.2 </w:t>
      </w:r>
      <w:r>
        <w:rPr>
          <w:rFonts w:hint="eastAsia" w:cs="Arial"/>
        </w:rPr>
        <w:t>基于</w:t>
      </w:r>
      <w:r>
        <w:rPr>
          <w:rFonts w:cs="Arial"/>
        </w:rPr>
        <w:t>word2vec</w:t>
      </w:r>
      <w:r>
        <w:rPr>
          <w:rFonts w:hint="eastAsia" w:cs="Arial"/>
        </w:rPr>
        <w:t>的输入层</w:t>
      </w:r>
      <w:bookmarkEnd w:id="251"/>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w:t>
      </w:r>
      <w:r>
        <w:rPr>
          <w:rFonts w:hint="eastAsia" w:ascii="Arial" w:hAnsi="Arial" w:cs="Arial"/>
          <w:sz w:val="24"/>
          <w:lang w:val="en-US" w:eastAsia="zh-CN"/>
        </w:rPr>
        <w:t>11</w:t>
      </w:r>
      <w:r>
        <w:rPr>
          <w:rFonts w:hint="eastAsia" w:ascii="Arial" w:hAnsi="Arial" w:cs="Arial"/>
          <w:sz w:val="24"/>
        </w:rPr>
        <w:t>所示。</w:t>
      </w:r>
    </w:p>
    <w:p>
      <w:pPr>
        <w:spacing w:line="360" w:lineRule="auto"/>
        <w:ind w:firstLine="420"/>
        <w:jc w:val="center"/>
        <w:rPr>
          <w:rFonts w:cs="Arial"/>
        </w:rPr>
      </w:pPr>
      <w:bookmarkStart w:id="252" w:name="_Toc8504"/>
      <w:bookmarkStart w:id="253" w:name="_Toc3596"/>
      <w:bookmarkStart w:id="254" w:name="_Toc9039"/>
      <w:bookmarkStart w:id="255" w:name="_Toc3884_WPSOffice_Level3"/>
      <w:r>
        <w:rPr>
          <w:rStyle w:val="50"/>
          <w:rFonts w:hint="eastAsia"/>
        </w:rPr>
        <w:object>
          <v:shape id="_x0000_i1051" o:spt="75" type="#_x0000_t75" style="height:186.5pt;width:414.8pt;" o:ole="t" filled="f" o:preferrelative="t" stroked="f" coordsize="21600,21600">
            <v:path/>
            <v:fill on="f" focussize="0,0"/>
            <v:stroke on="f"/>
            <v:imagedata r:id="rId86" o:title=""/>
            <o:lock v:ext="edit" aspectratio="f"/>
            <w10:wrap type="none"/>
            <w10:anchorlock/>
          </v:shape>
          <o:OLEObject Type="Embed" ProgID="Visio.Drawing.15" ShapeID="_x0000_i1051" DrawAspect="Content" ObjectID="_1468075751" r:id="rId85">
            <o:LockedField>false</o:LockedField>
          </o:OLEObject>
        </w:object>
      </w:r>
      <w:r>
        <w:rPr>
          <w:rStyle w:val="50"/>
          <w:rFonts w:hint="eastAsia"/>
        </w:rPr>
        <w:t>图</w:t>
      </w:r>
      <w:r>
        <w:rPr>
          <w:rStyle w:val="50"/>
        </w:rPr>
        <w:t>3.</w:t>
      </w:r>
      <w:r>
        <w:rPr>
          <w:rStyle w:val="50"/>
          <w:rFonts w:hint="eastAsia"/>
          <w:lang w:val="en-US" w:eastAsia="zh-CN"/>
        </w:rPr>
        <w:t>11</w:t>
      </w:r>
      <w:r>
        <w:rPr>
          <w:rStyle w:val="50"/>
        </w:rPr>
        <w:t xml:space="preserve"> </w:t>
      </w:r>
      <w:r>
        <w:rPr>
          <w:rStyle w:val="50"/>
          <w:rFonts w:hint="eastAsia"/>
        </w:rPr>
        <w:t>基于</w:t>
      </w:r>
      <w:r>
        <w:rPr>
          <w:rStyle w:val="50"/>
        </w:rPr>
        <w:t>word2vec</w:t>
      </w:r>
      <w:r>
        <w:rPr>
          <w:rStyle w:val="50"/>
          <w:rFonts w:hint="eastAsia"/>
        </w:rPr>
        <w:t>的句子级别命名实体识别模型架构图</w:t>
      </w:r>
      <w:bookmarkEnd w:id="252"/>
      <w:bookmarkEnd w:id="253"/>
      <w:bookmarkEnd w:id="254"/>
      <w:bookmarkEnd w:id="255"/>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w:t>
      </w:r>
      <w:r>
        <w:rPr>
          <w:rFonts w:hint="eastAsia" w:ascii="Arial" w:hAnsi="Arial" w:cs="Arial"/>
          <w:sz w:val="24"/>
          <w:lang w:val="en-US" w:eastAsia="zh-CN"/>
        </w:rPr>
        <w:t>2</w:t>
      </w:r>
      <w:r>
        <w:rPr>
          <w:rFonts w:hint="eastAsia" w:ascii="Arial" w:hAnsi="Arial" w:cs="Arial"/>
          <w:sz w:val="24"/>
        </w:rPr>
        <w:t>所示为词向量使用示意图。</w:t>
      </w:r>
    </w:p>
    <w:p>
      <w:pPr>
        <w:spacing w:line="360" w:lineRule="auto"/>
        <w:ind w:firstLine="420"/>
        <w:jc w:val="center"/>
        <w:rPr>
          <w:rFonts w:ascii="Arial" w:hAnsi="Arial" w:cs="Arial"/>
          <w:color w:val="000000"/>
          <w:sz w:val="24"/>
        </w:rPr>
      </w:pPr>
      <w:r>
        <w:rPr>
          <w:rFonts w:ascii="Arial" w:hAnsi="Arial" w:cs="Arial"/>
          <w:color w:val="000000"/>
          <w:sz w:val="24"/>
        </w:rPr>
        <w:object>
          <v:shape id="_x0000_i1052" o:spt="75" type="#_x0000_t75" style="height:203.4pt;width:370.95pt;" o:ole="t" filled="f" o:preferrelative="t" stroked="f" coordsize="21600,21600">
            <v:path/>
            <v:fill on="f" focussize="0,0"/>
            <v:stroke on="f"/>
            <v:imagedata r:id="rId88" o:title=""/>
            <o:lock v:ext="edit" aspectratio="f"/>
            <w10:wrap type="none"/>
            <w10:anchorlock/>
          </v:shape>
          <o:OLEObject Type="Embed" ProgID="Visio.Drawing.15" ShapeID="_x0000_i1052" DrawAspect="Content" ObjectID="_1468075752" r:id="rId87">
            <o:LockedField>false</o:LockedField>
          </o:OLEObject>
        </w:object>
      </w:r>
    </w:p>
    <w:p>
      <w:pPr>
        <w:pStyle w:val="36"/>
        <w:rPr>
          <w:rFonts w:cs="Arial"/>
          <w:color w:val="000000"/>
        </w:rPr>
      </w:pPr>
      <w:bookmarkStart w:id="256" w:name="_Toc3863"/>
      <w:bookmarkStart w:id="257" w:name="_Toc24728"/>
      <w:bookmarkStart w:id="258" w:name="_Toc22613"/>
      <w:r>
        <w:rPr>
          <w:rFonts w:hint="eastAsia"/>
        </w:rPr>
        <w:t>图</w:t>
      </w:r>
      <w:r>
        <w:t>3.1</w:t>
      </w:r>
      <w:r>
        <w:rPr>
          <w:rFonts w:hint="eastAsia"/>
          <w:lang w:val="en-US" w:eastAsia="zh-CN"/>
        </w:rPr>
        <w:t>2</w:t>
      </w:r>
      <w:r>
        <w:t xml:space="preserve"> </w:t>
      </w:r>
      <w:r>
        <w:rPr>
          <w:rFonts w:hint="eastAsia"/>
        </w:rPr>
        <w:t>词向量使用示意图</w:t>
      </w:r>
      <w:bookmarkEnd w:id="256"/>
      <w:bookmarkEnd w:id="257"/>
      <w:bookmarkEnd w:id="258"/>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59" w:name="_Toc6317"/>
      <w:bookmarkStart w:id="260" w:name="_Toc28285"/>
      <w:bookmarkStart w:id="261" w:name="_Toc17044"/>
      <w:r>
        <w:rPr>
          <w:rFonts w:hint="eastAsia"/>
        </w:rPr>
        <w:t>图</w:t>
      </w:r>
      <w:r>
        <w:t>3.1</w:t>
      </w:r>
      <w:r>
        <w:rPr>
          <w:rFonts w:hint="eastAsia"/>
          <w:lang w:val="en-US" w:eastAsia="zh-CN"/>
        </w:rPr>
        <w:t>3</w:t>
      </w:r>
      <w:r>
        <w:t xml:space="preserve"> </w:t>
      </w:r>
      <w:r>
        <w:rPr>
          <w:rFonts w:hint="eastAsia"/>
        </w:rPr>
        <w:t>词汇信息示例</w:t>
      </w:r>
      <w:bookmarkEnd w:id="259"/>
      <w:bookmarkEnd w:id="260"/>
      <w:bookmarkEnd w:id="261"/>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62" w:name="_Toc3714_WPSOffice_Level3"/>
      <w:r>
        <w:rPr>
          <w:rFonts w:cs="Arial"/>
        </w:rPr>
        <w:t>3.</w:t>
      </w:r>
      <w:r>
        <w:rPr>
          <w:rFonts w:hint="eastAsia" w:cs="Arial"/>
          <w:lang w:val="en-US" w:eastAsia="zh-CN"/>
        </w:rPr>
        <w:t>4</w:t>
      </w:r>
      <w:r>
        <w:rPr>
          <w:rFonts w:cs="Arial"/>
        </w:rPr>
        <w:t>.</w:t>
      </w:r>
      <w:r>
        <w:rPr>
          <w:rFonts w:hint="eastAsia" w:cs="Arial"/>
          <w:lang w:val="en-US" w:eastAsia="zh-CN"/>
        </w:rPr>
        <w:t>3</w:t>
      </w:r>
      <w:r>
        <w:rPr>
          <w:rFonts w:cs="Arial"/>
        </w:rPr>
        <w:t xml:space="preserve"> </w:t>
      </w:r>
      <w:r>
        <w:rPr>
          <w:rFonts w:hint="eastAsia" w:cs="Arial"/>
        </w:rPr>
        <w:t>基于</w:t>
      </w:r>
      <w:r>
        <w:rPr>
          <w:rFonts w:cs="Arial"/>
        </w:rPr>
        <w:t>BERT</w:t>
      </w:r>
      <w:r>
        <w:rPr>
          <w:rFonts w:hint="eastAsia" w:cs="Arial"/>
        </w:rPr>
        <w:t>的输入层</w:t>
      </w:r>
      <w:bookmarkEnd w:id="262"/>
    </w:p>
    <w:p>
      <w:pPr>
        <w:spacing w:line="360" w:lineRule="auto"/>
        <w:ind w:firstLine="480" w:firstLineChars="200"/>
        <w:rPr>
          <w:rFonts w:hint="eastAsia"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w:t>
      </w:r>
      <w:r>
        <w:rPr>
          <w:rFonts w:hint="eastAsia" w:ascii="Arial" w:hAnsi="Arial" w:cs="Arial"/>
          <w:sz w:val="24"/>
          <w:lang w:val="en-US" w:eastAsia="zh-CN"/>
        </w:rPr>
        <w:t>4</w:t>
      </w:r>
      <w:r>
        <w:rPr>
          <w:rFonts w:hint="eastAsia" w:ascii="Arial" w:hAnsi="Arial" w:cs="Arial"/>
          <w:sz w:val="24"/>
        </w:rPr>
        <w:t>所示。</w:t>
      </w:r>
    </w:p>
    <w:p>
      <w:pPr>
        <w:spacing w:line="360" w:lineRule="auto"/>
        <w:ind w:firstLine="480" w:firstLineChars="200"/>
        <w:jc w:val="center"/>
        <w:rPr>
          <w:rStyle w:val="50"/>
        </w:rPr>
      </w:pPr>
      <w:bookmarkStart w:id="263" w:name="_Toc31114"/>
      <w:bookmarkStart w:id="264" w:name="_Toc31852"/>
      <w:bookmarkStart w:id="265" w:name="_Toc5954"/>
      <w:r>
        <w:rPr>
          <w:rFonts w:hint="eastAsia" w:ascii="Arial" w:hAnsi="Arial" w:cs="Arial"/>
          <w:sz w:val="24"/>
        </w:rPr>
        <w:object>
          <v:shape id="_x0000_i1053" o:spt="75" type="#_x0000_t75" style="height:90.8pt;width:414.6pt;" o:ole="t" filled="f" o:preferrelative="t" stroked="f" coordsize="21600,21600">
            <v:path/>
            <v:fill on="f" focussize="0,0"/>
            <v:stroke on="f"/>
            <v:imagedata r:id="rId90" o:title=""/>
            <o:lock v:ext="edit" aspectratio="f"/>
            <w10:wrap type="none"/>
            <w10:anchorlock/>
          </v:shape>
          <o:OLEObject Type="Embed" ProgID="Visio.Drawing.15" ShapeID="_x0000_i1053" DrawAspect="Content" ObjectID="_1468075753" r:id="rId89">
            <o:LockedField>false</o:LockedField>
          </o:OLEObject>
        </w:object>
      </w:r>
      <w:r>
        <w:rPr>
          <w:rStyle w:val="50"/>
          <w:rFonts w:hint="eastAsia"/>
        </w:rPr>
        <w:t>图</w:t>
      </w:r>
      <w:r>
        <w:rPr>
          <w:rStyle w:val="50"/>
        </w:rPr>
        <w:t>3.1</w:t>
      </w:r>
      <w:r>
        <w:rPr>
          <w:rStyle w:val="50"/>
          <w:rFonts w:hint="eastAsia"/>
          <w:lang w:val="en-US" w:eastAsia="zh-CN"/>
        </w:rPr>
        <w:t>4</w:t>
      </w:r>
      <w:r>
        <w:rPr>
          <w:rStyle w:val="50"/>
        </w:rPr>
        <w:t xml:space="preserve"> BERT</w:t>
      </w:r>
      <w:r>
        <w:rPr>
          <w:rStyle w:val="50"/>
          <w:rFonts w:hint="eastAsia"/>
        </w:rPr>
        <w:t>模型输入示例</w:t>
      </w:r>
      <w:bookmarkEnd w:id="263"/>
      <w:bookmarkEnd w:id="264"/>
      <w:bookmarkEnd w:id="265"/>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66" w:name="_Toc17_WPSOffice_Level3"/>
      <w:r>
        <w:rPr>
          <w:rFonts w:cs="Arial"/>
        </w:rPr>
        <w:t>3.</w:t>
      </w:r>
      <w:r>
        <w:rPr>
          <w:rFonts w:hint="eastAsia" w:cs="Arial"/>
          <w:lang w:val="en-US" w:eastAsia="zh-CN"/>
        </w:rPr>
        <w:t>4</w:t>
      </w:r>
      <w:r>
        <w:rPr>
          <w:rFonts w:cs="Arial"/>
        </w:rPr>
        <w:t>.</w:t>
      </w:r>
      <w:r>
        <w:rPr>
          <w:rFonts w:hint="eastAsia" w:cs="Arial"/>
          <w:lang w:val="en-US" w:eastAsia="zh-CN"/>
        </w:rPr>
        <w:t>4</w:t>
      </w:r>
      <w:r>
        <w:rPr>
          <w:rFonts w:cs="Arial"/>
        </w:rPr>
        <w:t xml:space="preserve"> </w:t>
      </w:r>
      <w:r>
        <w:rPr>
          <w:rFonts w:hint="eastAsia" w:cs="Arial"/>
        </w:rPr>
        <w:t>网络层</w:t>
      </w:r>
      <w:bookmarkEnd w:id="266"/>
    </w:p>
    <w:p>
      <w:pPr>
        <w:spacing w:line="360" w:lineRule="auto"/>
        <w:ind w:firstLine="480" w:firstLineChars="200"/>
        <w:rPr>
          <w:rFonts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420"/>
        <w:rPr>
          <w:rFonts w:ascii="Arial" w:hAnsi="Arial" w:cs="Arial"/>
          <w:color w:val="FF0000"/>
          <w:sz w:val="24"/>
        </w:rPr>
      </w:pPr>
      <w:r>
        <w:rPr>
          <w:rFonts w:ascii="Arial" w:hAnsi="Arial" w:cs="Arial"/>
          <w:color w:val="FF0000"/>
          <w:sz w:val="24"/>
        </w:rPr>
        <w:object>
          <v:shape id="_x0000_i1054" o:spt="75" type="#_x0000_t75" style="height:311.25pt;width:375.75pt;" o:ole="t" filled="f" o:preferrelative="t" stroked="f" coordsize="21600,21600">
            <v:path/>
            <v:fill on="f" focussize="0,0"/>
            <v:stroke on="f" joinstyle="miter"/>
            <v:imagedata r:id="rId92" o:title=""/>
            <o:lock v:ext="edit" aspectratio="f"/>
            <w10:wrap type="none"/>
            <w10:anchorlock/>
          </v:shape>
          <o:OLEObject Type="Embed" ProgID="Visio.Drawing.15" ShapeID="_x0000_i1054" DrawAspect="Content" ObjectID="_1468075754" r:id="rId91">
            <o:LockedField>false</o:LockedField>
          </o:OLEObject>
        </w:object>
      </w:r>
    </w:p>
    <w:p>
      <w:pPr>
        <w:pStyle w:val="36"/>
        <w:rPr>
          <w:rFonts w:cs="Arial"/>
        </w:rPr>
      </w:pPr>
      <w:bookmarkStart w:id="267" w:name="_Toc19124"/>
      <w:bookmarkStart w:id="268" w:name="_Toc14704_WPSOffice_Level3"/>
      <w:bookmarkStart w:id="269" w:name="_Toc26697"/>
      <w:bookmarkStart w:id="270" w:name="_Toc10600"/>
      <w:r>
        <w:rPr>
          <w:rFonts w:hint="eastAsia"/>
        </w:rPr>
        <w:t>图</w:t>
      </w:r>
      <w:r>
        <w:t>3.1</w:t>
      </w:r>
      <w:r>
        <w:rPr>
          <w:rFonts w:hint="eastAsia"/>
          <w:lang w:val="en-US" w:eastAsia="zh-CN"/>
        </w:rPr>
        <w:t>5</w:t>
      </w:r>
      <w:r>
        <w:t xml:space="preserve"> </w:t>
      </w:r>
      <w:r>
        <w:rPr>
          <w:rFonts w:hint="eastAsia"/>
        </w:rPr>
        <w:t>基于</w:t>
      </w:r>
      <w:r>
        <w:t>Bi-LSTM</w:t>
      </w:r>
      <w:r>
        <w:rPr>
          <w:rFonts w:hint="eastAsia"/>
        </w:rPr>
        <w:t>的编码层结构图</w:t>
      </w:r>
      <w:bookmarkEnd w:id="267"/>
      <w:bookmarkEnd w:id="268"/>
      <w:bookmarkEnd w:id="269"/>
      <w:bookmarkEnd w:id="270"/>
    </w:p>
    <w:p>
      <w:pPr>
        <w:spacing w:line="360" w:lineRule="auto"/>
        <w:ind w:firstLine="480" w:firstLineChars="200"/>
      </w:pP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5</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ascii="Arial" w:hAnsi="Arial" w:cs="Arial"/>
          <w:sz w:val="24"/>
        </w:rPr>
        <w:t>x</w:t>
      </w:r>
      <w:r>
        <w:rPr>
          <w:rFonts w:ascii="Arial" w:hAnsi="Arial" w:cs="Arial"/>
          <w:sz w:val="24"/>
          <w:vertAlign w:val="subscript"/>
        </w:rPr>
        <w:t>t</w:t>
      </w:r>
      <w:r>
        <w:rPr>
          <w:rFonts w:hint="eastAsia" w:ascii="Arial" w:hAnsi="Arial" w:cs="Arial"/>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271" w:name="_Toc9583_WPSOffice_Level3"/>
      <w:r>
        <w:rPr>
          <w:rFonts w:cs="Arial"/>
        </w:rPr>
        <w:t>3.</w:t>
      </w:r>
      <w:r>
        <w:rPr>
          <w:rFonts w:hint="eastAsia" w:cs="Arial"/>
          <w:lang w:val="en-US" w:eastAsia="zh-CN"/>
        </w:rPr>
        <w:t>4.5</w:t>
      </w:r>
      <w:r>
        <w:rPr>
          <w:rFonts w:cs="Arial"/>
        </w:rPr>
        <w:t xml:space="preserve"> </w:t>
      </w:r>
      <w:r>
        <w:rPr>
          <w:rFonts w:hint="eastAsia" w:cs="Arial"/>
        </w:rPr>
        <w:t>输出层</w:t>
      </w:r>
      <w:bookmarkEnd w:id="271"/>
    </w:p>
    <w:p>
      <w:pPr>
        <w:spacing w:line="360" w:lineRule="auto"/>
        <w:ind w:firstLine="480" w:firstLineChars="200"/>
        <w:rPr>
          <w:rFonts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480" w:firstLineChars="200"/>
        <w:rPr>
          <w:rFonts w:ascii="Arial" w:hAnsi="Arial" w:cs="Arial"/>
          <w:color w:val="FF0000"/>
          <w:sz w:val="24"/>
        </w:rPr>
      </w:pP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55" o:spt="75" type="#_x0000_t75" style="height:20pt;width:110.35pt;" o:ole="t" filled="f" o:preferrelative="t" stroked="f" coordsize="21600,21600">
            <v:path/>
            <v:fill on="f" focussize="0,0"/>
            <v:stroke on="f"/>
            <v:imagedata r:id="rId94" o:title=""/>
            <o:lock v:ext="edit" aspectratio="t"/>
            <w10:wrap type="none"/>
            <w10:anchorlock/>
          </v:shape>
          <o:OLEObject Type="Embed" ProgID="Equation.3" ShapeID="_x0000_i1055" DrawAspect="Content" ObjectID="_1468075755" r:id="rId93">
            <o:LockedField>false</o:LockedField>
          </o:OLEObject>
        </w:object>
      </w:r>
      <w:r>
        <w:rPr>
          <w:rFonts w:hint="eastAsia" w:ascii="Arial" w:hAnsi="Arial" w:cs="Arial"/>
          <w:sz w:val="24"/>
        </w:rPr>
        <w:t>，其中</w:t>
      </w:r>
      <w:r>
        <w:rPr>
          <w:rFonts w:ascii="Arial" w:hAnsi="Arial" w:cs="Arial"/>
          <w:position w:val="-12"/>
          <w:sz w:val="24"/>
        </w:rPr>
        <w:object>
          <v:shape id="_x0000_i1056" o:spt="75" type="#_x0000_t75" style="height:18pt;width:12.75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6" r:id="rId95">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57" o:spt="75" type="#_x0000_t75" style="height:18pt;width:12.75pt;" o:ole="t" filled="f" o:preferrelative="t" stroked="f" coordsize="21600,21600">
            <v:path/>
            <v:fill on="f" focussize="0,0"/>
            <v:stroke on="f" joinstyle="miter"/>
            <v:imagedata r:id="rId96" o:title=""/>
            <o:lock v:ext="edit" aspectratio="t"/>
            <w10:wrap type="none"/>
            <w10:anchorlock/>
          </v:shape>
          <o:OLEObject Type="Embed" ProgID="Equation.3" ShapeID="_x0000_i1057" DrawAspect="Content" ObjectID="_1468075757" r:id="rId97">
            <o:LockedField>false</o:LockedField>
          </o:OLEObject>
        </w:object>
      </w:r>
      <w:r>
        <w:rPr>
          <w:rFonts w:hint="eastAsia" w:ascii="Arial" w:hAnsi="Arial" w:cs="Arial"/>
          <w:sz w:val="24"/>
        </w:rPr>
        <w:t>会经过</w:t>
      </w:r>
      <w:r>
        <w:rPr>
          <w:rFonts w:ascii="Arial" w:hAnsi="Arial" w:cs="Arial"/>
          <w:position w:val="-12"/>
          <w:sz w:val="24"/>
        </w:rPr>
        <w:object>
          <v:shape id="_x0000_i1058" o:spt="75" type="#_x0000_t75" style="height:20pt;width:126pt;" o:ole="t" filled="f" o:preferrelative="t" stroked="f" coordsize="21600,21600">
            <v:path/>
            <v:fill on="f" focussize="0,0"/>
            <v:stroke on="f"/>
            <v:imagedata r:id="rId99" o:title=""/>
            <o:lock v:ext="edit" aspectratio="t"/>
            <w10:wrap type="none"/>
            <w10:anchorlock/>
          </v:shape>
          <o:OLEObject Type="Embed" ProgID="Equation.3" ShapeID="_x0000_i1058" DrawAspect="Content" ObjectID="_1468075758" r:id="rId98">
            <o:LockedField>false</o:LockedField>
          </o:OLEObject>
        </w:object>
      </w:r>
      <w:r>
        <w:rPr>
          <w:rFonts w:hint="eastAsia" w:ascii="Arial" w:hAnsi="Arial" w:cs="Arial"/>
          <w:sz w:val="24"/>
        </w:rPr>
        <w:t>计算得到输入对应的状态分数矩阵，示意图如图</w:t>
      </w:r>
      <w:r>
        <w:rPr>
          <w:rFonts w:ascii="Arial" w:hAnsi="Arial" w:cs="Arial"/>
          <w:sz w:val="24"/>
        </w:rPr>
        <w:t>3.1</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cs="Arial"/>
        </w:rPr>
      </w:pPr>
      <w:r>
        <w:rPr>
          <w:rFonts w:ascii="Arial" w:hAnsi="Arial" w:cs="Arial"/>
          <w:color w:val="FF0000"/>
          <w:sz w:val="24"/>
        </w:rPr>
        <w:object>
          <v:shape id="_x0000_i1059" o:spt="75" type="#_x0000_t75" style="height:122.25pt;width:413.25pt;" o:ole="t" filled="f" o:preferrelative="t" stroked="f" coordsize="21600,21600">
            <v:path/>
            <v:fill on="f" focussize="0,0"/>
            <v:stroke on="f" joinstyle="miter"/>
            <v:imagedata r:id="rId101" o:title=""/>
            <o:lock v:ext="edit" aspectratio="f"/>
            <w10:wrap type="none"/>
            <w10:anchorlock/>
          </v:shape>
          <o:OLEObject Type="Embed" ProgID="Visio.Drawing.15" ShapeID="_x0000_i1059" DrawAspect="Content" ObjectID="_1468075759" r:id="rId100">
            <o:LockedField>false</o:LockedField>
          </o:OLEObject>
        </w:object>
      </w:r>
      <w:bookmarkStart w:id="272" w:name="_Toc19612"/>
      <w:bookmarkStart w:id="273" w:name="_Toc30652"/>
      <w:bookmarkStart w:id="274" w:name="_Toc17162"/>
      <w:r>
        <w:rPr>
          <w:rStyle w:val="50"/>
          <w:rFonts w:hint="eastAsia"/>
        </w:rPr>
        <w:t>图</w:t>
      </w:r>
      <w:r>
        <w:rPr>
          <w:rStyle w:val="50"/>
        </w:rPr>
        <w:t>3.1</w:t>
      </w:r>
      <w:r>
        <w:rPr>
          <w:rStyle w:val="50"/>
          <w:rFonts w:hint="eastAsia"/>
          <w:lang w:val="en-US" w:eastAsia="zh-CN"/>
        </w:rPr>
        <w:t>6</w:t>
      </w:r>
      <w:r>
        <w:rPr>
          <w:rStyle w:val="50"/>
        </w:rPr>
        <w:t xml:space="preserve"> </w:t>
      </w:r>
      <w:r>
        <w:rPr>
          <w:rStyle w:val="50"/>
          <w:rFonts w:hint="eastAsia"/>
        </w:rPr>
        <w:t>全连接层示意图</w:t>
      </w:r>
      <w:bookmarkEnd w:id="272"/>
      <w:bookmarkEnd w:id="273"/>
      <w:bookmarkEnd w:id="274"/>
    </w:p>
    <w:p>
      <w:pPr>
        <w:spacing w:line="360" w:lineRule="auto"/>
        <w:ind w:firstLine="480" w:firstLineChars="200"/>
      </w:pP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w:t>
      </w:r>
      <w:r>
        <w:rPr>
          <w:rFonts w:hint="eastAsia" w:ascii="Arial" w:hAnsi="Arial" w:cs="Arial"/>
          <w:sz w:val="24"/>
          <w:lang w:val="en-US" w:eastAsia="zh-CN"/>
        </w:rPr>
        <w:t>7</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60" o:spt="75" type="#_x0000_t75" style="height:175.9pt;width:313.7pt;" o:ole="t" filled="f" o:preferrelative="t" stroked="f" coordsize="21600,21600">
            <v:path/>
            <v:fill on="f" focussize="0,0"/>
            <v:stroke on="f"/>
            <v:imagedata r:id="rId103" o:title=""/>
            <o:lock v:ext="edit" aspectratio="f"/>
            <w10:wrap type="none"/>
            <w10:anchorlock/>
          </v:shape>
          <o:OLEObject Type="Embed" ProgID="Visio.Drawing.15" ShapeID="_x0000_i1060" DrawAspect="Content" ObjectID="_1468075760" r:id="rId102">
            <o:LockedField>false</o:LockedField>
          </o:OLEObject>
        </w:object>
      </w:r>
      <w:bookmarkStart w:id="275" w:name="_Toc31162"/>
      <w:bookmarkStart w:id="276" w:name="_Toc23481"/>
      <w:bookmarkStart w:id="277" w:name="_Toc30585"/>
    </w:p>
    <w:p>
      <w:pPr>
        <w:spacing w:line="360" w:lineRule="auto"/>
        <w:ind w:firstLine="420"/>
        <w:jc w:val="center"/>
        <w:rPr>
          <w:rStyle w:val="50"/>
        </w:rPr>
      </w:pPr>
      <w:r>
        <w:rPr>
          <w:rStyle w:val="50"/>
          <w:rFonts w:hint="eastAsia"/>
        </w:rPr>
        <w:t>图</w:t>
      </w:r>
      <w:r>
        <w:rPr>
          <w:rStyle w:val="50"/>
        </w:rPr>
        <w:t>3.1</w:t>
      </w:r>
      <w:r>
        <w:rPr>
          <w:rStyle w:val="50"/>
          <w:rFonts w:hint="eastAsia"/>
          <w:lang w:val="en-US" w:eastAsia="zh-CN"/>
        </w:rPr>
        <w:t>7</w:t>
      </w:r>
      <w:r>
        <w:rPr>
          <w:rStyle w:val="50"/>
        </w:rPr>
        <w:t xml:space="preserve"> </w:t>
      </w:r>
      <w:r>
        <w:rPr>
          <w:rStyle w:val="50"/>
          <w:rFonts w:hint="eastAsia"/>
        </w:rPr>
        <w:t>未使用</w:t>
      </w:r>
      <w:r>
        <w:rPr>
          <w:rStyle w:val="50"/>
        </w:rPr>
        <w:t>CRF</w:t>
      </w:r>
      <w:r>
        <w:rPr>
          <w:rStyle w:val="50"/>
          <w:rFonts w:hint="eastAsia"/>
        </w:rPr>
        <w:t>层的模型示例</w:t>
      </w:r>
      <w:bookmarkEnd w:id="275"/>
      <w:bookmarkEnd w:id="276"/>
      <w:bookmarkEnd w:id="277"/>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4"/>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4"/>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sz w:val="24"/>
        </w:rPr>
        <w:t>sc</w:t>
      </w:r>
      <w:r>
        <w:rPr>
          <w:rFonts w:ascii="Arial" w:hAnsi="Arial" w:cs="Arial"/>
          <w:sz w:val="24"/>
          <w:vertAlign w:val="subscript"/>
        </w:rPr>
        <w:t>i,j</w: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278" w:name="_Toc827"/>
      <w:bookmarkStart w:id="279" w:name="_Toc17551"/>
      <w:bookmarkStart w:id="280" w:name="_Toc21489"/>
      <w:r>
        <w:rPr>
          <w:rFonts w:hint="eastAsia"/>
        </w:rPr>
        <w:t>表</w:t>
      </w:r>
      <w:r>
        <w:t xml:space="preserve">3.6 </w:t>
      </w:r>
      <w:r>
        <w:rPr>
          <w:rFonts w:hint="eastAsia"/>
        </w:rPr>
        <w:t>转移分数矩阵示例</w:t>
      </w:r>
      <w:bookmarkEnd w:id="278"/>
      <w:bookmarkEnd w:id="279"/>
      <w:bookmarkEnd w:id="28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61" o:spt="75" type="#_x0000_t75" style="height:19.75pt;width:96.75pt;" o:ole="t" filled="f" o:preferrelative="t" stroked="f" coordsize="21600,21600">
            <v:path/>
            <v:fill on="f" focussize="0,0"/>
            <v:stroke on="f"/>
            <v:imagedata r:id="rId105" o:title=""/>
            <o:lock v:ext="edit" aspectratio="t"/>
            <w10:wrap type="none"/>
            <w10:anchorlock/>
          </v:shape>
          <o:OLEObject Type="Embed" ProgID="Equation.3" ShapeID="_x0000_i1061" DrawAspect="Content" ObjectID="_1468075761" r:id="rId104">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62" o:spt="75" type="#_x0000_t75" style="height:18.75pt;width:15.75pt;" o:ole="t" filled="f" o:preferrelative="t" stroked="f" coordsize="21600,21600">
            <v:path/>
            <v:fill on="f" focussize="0,0"/>
            <v:stroke on="f" joinstyle="miter"/>
            <v:imagedata r:id="rId107" o:title=""/>
            <o:lock v:ext="edit" aspectratio="t"/>
            <w10:wrap type="none"/>
            <w10:anchorlock/>
          </v:shape>
          <o:OLEObject Type="Embed" ProgID="Equation.3" ShapeID="_x0000_i1062" DrawAspect="Content" ObjectID="_1468075762" r:id="rId106">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63" o:spt="75" type="#_x0000_t75" style="height:18pt;width:86.3pt;" o:ole="t" filled="f" o:preferrelative="t" stroked="f" coordsize="21600,21600">
            <v:path/>
            <v:fill on="f" focussize="0,0"/>
            <v:stroke on="f"/>
            <v:imagedata r:id="rId109" o:title=""/>
            <o:lock v:ext="edit" aspectratio="t"/>
            <w10:wrap type="none"/>
            <w10:anchorlock/>
          </v:shape>
          <o:OLEObject Type="Embed" ProgID="Equation.3" ShapeID="_x0000_i1063" DrawAspect="Content" ObjectID="_1468075763" r:id="rId108">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64" o:spt="75" type="#_x0000_t75" style="height:18pt;width:12.75pt;" o:ole="t" filled="f" o:preferrelative="t" stroked="f" coordsize="21600,21600">
            <v:path/>
            <v:fill on="f" focussize="0,0"/>
            <v:stroke on="f" joinstyle="miter"/>
            <v:imagedata r:id="rId111" o:title=""/>
            <o:lock v:ext="edit" aspectratio="t"/>
            <w10:wrap type="none"/>
            <w10:anchorlock/>
          </v:shape>
          <o:OLEObject Type="Embed" ProgID="Equation.3" ShapeID="_x0000_i1064" DrawAspect="Content" ObjectID="_1468075764" r:id="rId110">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65" o:spt="75" type="#_x0000_t75" style="height:27.7pt;width:264.4pt;" o:ole="t" filled="f" o:preferrelative="t" stroked="f" coordsize="21600,21600">
            <v:path/>
            <v:fill on="f" focussize="0,0"/>
            <v:stroke on="f"/>
            <v:imagedata r:id="rId113" o:title=""/>
            <o:lock v:ext="edit" aspectratio="t"/>
            <w10:wrap type="none"/>
            <w10:anchorlock/>
          </v:shape>
          <o:OLEObject Type="Embed" ProgID="Equation.3" ShapeID="_x0000_i1065" DrawAspect="Content" ObjectID="_1468075765" r:id="rId112">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32"/>
          <w:sz w:val="24"/>
        </w:rPr>
        <w:object>
          <v:shape id="_x0000_i1066" o:spt="75" type="#_x0000_t75" style="height:39.75pt;width:124.7pt;" o:ole="t" filled="f" o:preferrelative="t" stroked="f" coordsize="21600,21600">
            <v:path/>
            <v:fill on="f" focussize="0,0"/>
            <v:stroke on="f"/>
            <v:imagedata r:id="rId115" o:title=""/>
            <o:lock v:ext="edit" aspectratio="t"/>
            <w10:wrap type="none"/>
            <w10:anchorlock/>
          </v:shape>
          <o:OLEObject Type="Embed" ProgID="Equation.3" ShapeID="_x0000_i1066" DrawAspect="Content" ObjectID="_1468075766" r:id="rId114">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56"/>
          <w:sz w:val="24"/>
        </w:rPr>
        <w:object>
          <v:shape id="_x0000_i1067" o:spt="75" type="#_x0000_t75" style="height:59pt;width:276.65pt;" o:ole="t" filled="f" o:preferrelative="t" stroked="f" coordsize="21600,21600">
            <v:path/>
            <v:fill on="f" focussize="0,0"/>
            <v:stroke on="f"/>
            <v:imagedata r:id="rId117" o:title=""/>
            <o:lock v:ext="edit" aspectratio="t"/>
            <w10:wrap type="none"/>
            <w10:anchorlock/>
          </v:shape>
          <o:OLEObject Type="Embed" ProgID="Equation.3" ShapeID="_x0000_i1067" DrawAspect="Content" ObjectID="_1468075767" r:id="rId116">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68" o:spt="75" type="#_x0000_t75" style="height:18pt;width:23.25pt;" o:ole="t" filled="f" o:preferrelative="t" stroked="f" coordsize="21600,21600">
            <v:path/>
            <v:fill on="f" focussize="0,0"/>
            <v:stroke on="f" joinstyle="miter"/>
            <v:imagedata r:id="rId119" o:title=""/>
            <o:lock v:ext="edit" aspectratio="t"/>
            <w10:wrap type="none"/>
            <w10:anchorlock/>
          </v:shape>
          <o:OLEObject Type="Embed" ProgID="Equation.3" ShapeID="_x0000_i1068" DrawAspect="Content" ObjectID="_1468075768" r:id="rId118">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69" o:spt="75" type="#_x0000_t75" style="height:25.75pt;width:311.35pt;" o:ole="t" filled="f" o:preferrelative="t" stroked="f" coordsize="21600,21600">
            <v:path/>
            <v:fill on="f" focussize="0,0"/>
            <v:stroke on="f"/>
            <v:imagedata r:id="rId121" o:title=""/>
            <o:lock v:ext="edit" aspectratio="t"/>
            <w10:wrap type="none"/>
            <w10:anchorlock/>
          </v:shape>
          <o:OLEObject Type="Embed" ProgID="Equation.3" ShapeID="_x0000_i1069" DrawAspect="Content" ObjectID="_1468075769" r:id="rId120">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281" w:name="_Toc514163471"/>
      <w:bookmarkStart w:id="282" w:name="_Toc6646_WPSOffice_Level3"/>
      <w:bookmarkStart w:id="283" w:name="_Toc23363_WPSOffice_Level2"/>
      <w:r>
        <w:rPr>
          <w:rFonts w:ascii="Arial" w:hAnsi="Arial" w:eastAsia="黑体" w:cs="Arial"/>
        </w:rPr>
        <w:t>3.</w:t>
      </w:r>
      <w:r>
        <w:rPr>
          <w:rFonts w:hint="eastAsia" w:ascii="Arial" w:hAnsi="Arial" w:eastAsia="黑体" w:cs="Arial"/>
          <w:lang w:val="en-US" w:eastAsia="zh-CN"/>
        </w:rPr>
        <w:t>5</w:t>
      </w:r>
      <w:r>
        <w:rPr>
          <w:rFonts w:ascii="Arial" w:hAnsi="Arial" w:eastAsia="黑体" w:cs="Arial"/>
        </w:rPr>
        <w:t xml:space="preserve"> </w:t>
      </w:r>
      <w:bookmarkEnd w:id="281"/>
      <w:bookmarkEnd w:id="282"/>
      <w:r>
        <w:rPr>
          <w:rFonts w:hint="eastAsia" w:ascii="Arial" w:hAnsi="Arial" w:eastAsia="黑体" w:cs="Arial"/>
        </w:rPr>
        <w:t>关系抽取模型结构设计</w:t>
      </w:r>
      <w:bookmarkEnd w:id="283"/>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w:t>
      </w:r>
      <w:r>
        <w:rPr>
          <w:rFonts w:hint="eastAsia" w:ascii="Arial" w:hAnsi="Arial" w:cs="Arial"/>
          <w:sz w:val="24"/>
          <w:lang w:val="en-US" w:eastAsia="zh-CN"/>
        </w:rPr>
        <w:t>8</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Arial" w:hAnsi="Arial" w:cs="Arial"/>
          <w:sz w:val="24"/>
        </w:rPr>
        <w:drawing>
          <wp:inline distT="0" distB="0" distL="114300" distR="114300">
            <wp:extent cx="5238750" cy="2038350"/>
            <wp:effectExtent l="0" t="0" r="19050" b="19050"/>
            <wp:docPr id="20" name="图片 4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4.1"/>
                    <pic:cNvPicPr>
                      <a:picLocks noChangeAspect="1"/>
                    </pic:cNvPicPr>
                  </pic:nvPicPr>
                  <pic:blipFill>
                    <a:blip r:embed="rId122"/>
                    <a:stretch>
                      <a:fillRect/>
                    </a:stretch>
                  </pic:blipFill>
                  <pic:spPr>
                    <a:xfrm>
                      <a:off x="0" y="0"/>
                      <a:ext cx="5238750" cy="2038350"/>
                    </a:xfrm>
                    <a:prstGeom prst="rect">
                      <a:avLst/>
                    </a:prstGeom>
                    <a:noFill/>
                    <a:ln w="9525">
                      <a:noFill/>
                    </a:ln>
                  </pic:spPr>
                </pic:pic>
              </a:graphicData>
            </a:graphic>
          </wp:inline>
        </w:drawing>
      </w:r>
    </w:p>
    <w:p>
      <w:pPr>
        <w:pStyle w:val="36"/>
        <w:rPr>
          <w:rFonts w:cs="Arial"/>
        </w:rPr>
      </w:pPr>
      <w:bookmarkStart w:id="284" w:name="_Toc27380"/>
      <w:bookmarkStart w:id="285" w:name="_Toc3047_WPSOffice_Level3"/>
      <w:bookmarkStart w:id="286" w:name="_Toc3323"/>
      <w:bookmarkStart w:id="287" w:name="_Toc16554"/>
      <w:bookmarkStart w:id="288" w:name="_Toc2856_WPSOffice_Level3"/>
      <w:r>
        <w:rPr>
          <w:rFonts w:hint="eastAsia"/>
        </w:rPr>
        <w:t>图</w:t>
      </w:r>
      <w:r>
        <w:t>3.1</w:t>
      </w:r>
      <w:r>
        <w:rPr>
          <w:rFonts w:hint="eastAsia"/>
          <w:lang w:val="en-US" w:eastAsia="zh-CN"/>
        </w:rPr>
        <w:t>8</w:t>
      </w:r>
      <w:r>
        <w:t xml:space="preserve"> ResCNN</w:t>
      </w:r>
      <w:r>
        <w:rPr>
          <w:rFonts w:hint="eastAsia"/>
        </w:rPr>
        <w:t>模型结构示意图</w:t>
      </w:r>
      <w:bookmarkEnd w:id="284"/>
      <w:bookmarkEnd w:id="285"/>
      <w:bookmarkEnd w:id="286"/>
      <w:bookmarkEnd w:id="287"/>
      <w:bookmarkEnd w:id="288"/>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289" w:name="_Toc18101_WPSOffice_Level3"/>
      <w:bookmarkStart w:id="290" w:name="_Toc6646_WPSOffice_Level2"/>
      <w:r>
        <w:rPr>
          <w:rFonts w:cs="Arial"/>
        </w:rPr>
        <w:t>3.</w:t>
      </w:r>
      <w:r>
        <w:rPr>
          <w:rFonts w:hint="eastAsia" w:cs="Arial"/>
          <w:lang w:val="en-US" w:eastAsia="zh-CN"/>
        </w:rPr>
        <w:t>5</w:t>
      </w:r>
      <w:r>
        <w:rPr>
          <w:rFonts w:cs="Arial"/>
        </w:rPr>
        <w:t xml:space="preserve">.1 </w:t>
      </w:r>
      <w:r>
        <w:rPr>
          <w:rFonts w:hint="eastAsia" w:cs="Arial"/>
        </w:rPr>
        <w:t>输入层</w:t>
      </w:r>
      <w:bookmarkEnd w:id="289"/>
      <w:bookmarkEnd w:id="290"/>
    </w:p>
    <w:p>
      <w:pPr>
        <w:pStyle w:val="4"/>
        <w:spacing w:before="0" w:after="0" w:line="360" w:lineRule="auto"/>
        <w:ind w:firstLine="480" w:firstLineChars="200"/>
        <w:rPr>
          <w:rFonts w:ascii="Arial" w:hAnsi="Arial" w:cs="Arial"/>
          <w:b w:val="0"/>
          <w:bCs w:val="0"/>
          <w:sz w:val="24"/>
          <w:szCs w:val="24"/>
        </w:rPr>
      </w:pPr>
      <w:bookmarkStart w:id="291"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hint="eastAsia" w:ascii="Arial" w:hAnsi="Arial" w:cs="Arial"/>
          <w:position w:val="-6"/>
          <w:sz w:val="24"/>
        </w:rPr>
        <w:object>
          <v:shape id="_x0000_i1070" o:spt="75" type="#_x0000_t75" style="height:12pt;width:15pt;" o:ole="t" filled="f" o:preferrelative="t" stroked="f" coordsize="21600,21600">
            <v:path/>
            <v:fill on="f" focussize="0,0"/>
            <v:stroke on="f"/>
            <v:imagedata r:id="rId124" o:title=""/>
            <o:lock v:ext="edit" aspectratio="t"/>
            <w10:wrap type="none"/>
            <w10:anchorlock/>
          </v:shape>
          <o:OLEObject Type="Embed" ProgID="Equation.KSEE3" ShapeID="_x0000_i1070" DrawAspect="Content" ObjectID="_1468075770" r:id="rId123">
            <o:LockedField>false</o:LockedField>
          </o:OLEObject>
        </w:objec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2"/>
          <w:sz w:val="24"/>
        </w:rPr>
        <w:object>
          <v:shape id="_x0000_i1071" o:spt="75" type="#_x0000_t75" style="height:20.3pt;width:43.3pt;" o:ole="t" filled="f" o:preferrelative="t" stroked="f" coordsize="21600,21600">
            <v:path/>
            <v:fill on="f" focussize="0,0"/>
            <v:stroke on="f"/>
            <v:imagedata r:id="rId126" o:title=""/>
            <o:lock v:ext="edit" aspectratio="t"/>
            <w10:wrap type="none"/>
            <w10:anchorlock/>
          </v:shape>
          <o:OLEObject Type="Embed" ProgID="Equation.3" ShapeID="_x0000_i1071" DrawAspect="Content" ObjectID="_1468075771" r:id="rId125">
            <o:LockedField>false</o:LockedField>
          </o:OLEObject>
        </w:object>
      </w:r>
      <w:r>
        <w:rPr>
          <w:rFonts w:hint="eastAsia" w:ascii="Arial" w:hAnsi="Arial" w:cs="Arial"/>
          <w:sz w:val="24"/>
        </w:rPr>
        <w:t>是文本中的实体对，将</w:t>
      </w:r>
      <w:r>
        <w:rPr>
          <w:rFonts w:ascii="Arial" w:hAnsi="Arial" w:cs="Arial"/>
          <w:position w:val="-12"/>
          <w:sz w:val="24"/>
        </w:rPr>
        <w:object>
          <v:shape id="_x0000_i1072" o:spt="75" type="#_x0000_t75" style="height:18pt;width:12.75pt;" o:ole="t" filled="f" o:preferrelative="t" stroked="f" coordsize="21600,21600">
            <v:path/>
            <v:fill on="f" focussize="0,0"/>
            <v:stroke on="f" joinstyle="miter"/>
            <v:imagedata r:id="rId128" o:title=""/>
            <o:lock v:ext="edit" aspectratio="t"/>
            <w10:wrap type="none"/>
            <w10:anchorlock/>
          </v:shape>
          <o:OLEObject Type="Embed" ProgID="Equation.3" ShapeID="_x0000_i1072" DrawAspect="Content" ObjectID="_1468075772" r:id="rId127">
            <o:LockedField>false</o:LockedField>
          </o:OLEObject>
        </w:object>
      </w:r>
      <w:r>
        <w:rPr>
          <w:rFonts w:hint="eastAsia" w:ascii="Arial" w:hAnsi="Arial" w:cs="Arial"/>
          <w:sz w:val="24"/>
        </w:rPr>
        <w:t>在预训练好的字向量表中对应的字向量设为</w:t>
      </w:r>
      <w:r>
        <w:rPr>
          <w:rFonts w:ascii="Arial" w:hAnsi="Arial" w:cs="Arial"/>
          <w:position w:val="-12"/>
          <w:sz w:val="24"/>
        </w:rPr>
        <w:object>
          <v:shape id="_x0000_i1073" o:spt="75" type="#_x0000_t75" style="height:20.3pt;width:26pt;" o:ole="t" filled="f" o:preferrelative="t" stroked="f" coordsize="21600,21600">
            <v:path/>
            <v:fill on="f" focussize="0,0"/>
            <v:stroke on="f"/>
            <v:imagedata r:id="rId130" o:title=""/>
            <o:lock v:ext="edit" aspectratio="t"/>
            <w10:wrap type="none"/>
            <w10:anchorlock/>
          </v:shape>
          <o:OLEObject Type="Embed" ProgID="Equation.3" ShapeID="_x0000_i1073" DrawAspect="Content" ObjectID="_1468075773" r:id="rId129">
            <o:LockedField>false</o:LockedField>
          </o:OLEObject>
        </w:object>
      </w:r>
      <w:r>
        <w:rPr>
          <w:rFonts w:hint="eastAsia" w:ascii="Arial" w:hAnsi="Arial" w:cs="Arial"/>
          <w:sz w:val="24"/>
        </w:rPr>
        <w:t>，相对位置向量设为</w:t>
      </w:r>
      <w:r>
        <w:rPr>
          <w:rFonts w:ascii="Arial" w:hAnsi="Arial" w:cs="Arial"/>
          <w:position w:val="-12"/>
          <w:sz w:val="24"/>
        </w:rPr>
        <w:object>
          <v:shape id="_x0000_i1074" o:spt="75" type="#_x0000_t75" style="height:20.3pt;width:24.3pt;" o:ole="t" filled="f" o:preferrelative="t" stroked="f" coordsize="21600,21600">
            <v:path/>
            <v:fill on="f" focussize="0,0"/>
            <v:stroke on="f"/>
            <v:imagedata r:id="rId132" o:title=""/>
            <o:lock v:ext="edit" aspectratio="t"/>
            <w10:wrap type="none"/>
            <w10:anchorlock/>
          </v:shape>
          <o:OLEObject Type="Embed" ProgID="Equation.3" ShapeID="_x0000_i1074" DrawAspect="Content" ObjectID="_1468075774" r:id="rId131">
            <o:LockedField>false</o:LockedField>
          </o:OLEObject>
        </w:object>
      </w:r>
      <w:r>
        <w:rPr>
          <w:rFonts w:hint="eastAsia" w:ascii="Arial" w:hAnsi="Arial" w:cs="Arial"/>
          <w:sz w:val="24"/>
        </w:rPr>
        <w:t>，最终把</w:t>
      </w:r>
      <w:r>
        <w:rPr>
          <w:rFonts w:ascii="Arial" w:hAnsi="Arial" w:cs="Arial"/>
          <w:position w:val="-12"/>
          <w:sz w:val="24"/>
        </w:rPr>
        <w:object>
          <v:shape id="_x0000_i1075" o:spt="75" type="#_x0000_t75" style="height:20.3pt;width:26pt;" o:ole="t" filled="f" o:preferrelative="t" stroked="f" coordsize="21600,21600">
            <v:path/>
            <v:fill on="f" focussize="0,0"/>
            <v:stroke on="f"/>
            <v:imagedata r:id="rId134" o:title=""/>
            <o:lock v:ext="edit" aspectratio="t"/>
            <w10:wrap type="none"/>
            <w10:anchorlock/>
          </v:shape>
          <o:OLEObject Type="Embed" ProgID="Equation.3" ShapeID="_x0000_i1075" DrawAspect="Content" ObjectID="_1468075775" r:id="rId133">
            <o:LockedField>false</o:LockedField>
          </o:OLEObject>
        </w:object>
      </w:r>
      <w:r>
        <w:rPr>
          <w:rFonts w:hint="eastAsia" w:ascii="Arial" w:hAnsi="Arial" w:cs="Arial"/>
          <w:sz w:val="24"/>
        </w:rPr>
        <w:t>和</w:t>
      </w:r>
      <w:r>
        <w:rPr>
          <w:rFonts w:ascii="Arial" w:hAnsi="Arial" w:cs="Arial"/>
          <w:position w:val="-12"/>
          <w:sz w:val="24"/>
        </w:rPr>
        <w:object>
          <v:shape id="_x0000_i1076" o:spt="75" type="#_x0000_t75" style="height:20.3pt;width:24.3pt;" o:ole="t" filled="f" o:preferrelative="t" stroked="f" coordsize="21600,21600">
            <v:path/>
            <v:fill on="f" focussize="0,0"/>
            <v:stroke on="f"/>
            <v:imagedata r:id="rId136" o:title=""/>
            <o:lock v:ext="edit" aspectratio="t"/>
            <w10:wrap type="none"/>
            <w10:anchorlock/>
          </v:shape>
          <o:OLEObject Type="Embed" ProgID="Equation.3" ShapeID="_x0000_i1076" DrawAspect="Content" ObjectID="_1468075776" r:id="rId135">
            <o:LockedField>false</o:LockedField>
          </o:OLEObject>
        </w:object>
      </w:r>
      <w:r>
        <w:rPr>
          <w:rFonts w:hint="eastAsia" w:ascii="Arial" w:hAnsi="Arial" w:cs="Arial"/>
          <w:sz w:val="24"/>
        </w:rPr>
        <w:t>拼接起来变成词</w:t>
      </w:r>
      <w:r>
        <w:rPr>
          <w:rFonts w:ascii="Arial" w:hAnsi="Arial" w:cs="Arial"/>
          <w:position w:val="-12"/>
          <w:sz w:val="24"/>
        </w:rPr>
        <w:object>
          <v:shape id="_x0000_i1077" o:spt="75" type="#_x0000_t75" style="height:18pt;width:12.75pt;" o:ole="t" filled="f" o:preferrelative="t" stroked="f" coordsize="21600,21600">
            <v:path/>
            <v:fill on="f" focussize="0,0"/>
            <v:stroke on="f" joinstyle="miter"/>
            <v:imagedata r:id="rId128" o:title=""/>
            <o:lock v:ext="edit" aspectratio="t"/>
            <w10:wrap type="none"/>
            <w10:anchorlock/>
          </v:shape>
          <o:OLEObject Type="Embed" ProgID="Equation.3" ShapeID="_x0000_i1077" DrawAspect="Content" ObjectID="_1468075777" r:id="rId137">
            <o:LockedField>false</o:LockedField>
          </o:OLEObject>
        </w:object>
      </w:r>
      <w:r>
        <w:rPr>
          <w:rFonts w:hint="eastAsia" w:ascii="Arial" w:hAnsi="Arial" w:cs="Arial"/>
          <w:sz w:val="24"/>
        </w:rPr>
        <w:t>的总特征向量</w:t>
      </w:r>
      <w:r>
        <w:rPr>
          <w:rFonts w:ascii="Arial" w:hAnsi="Arial" w:cs="Arial"/>
          <w:position w:val="-12"/>
          <w:sz w:val="24"/>
        </w:rPr>
        <w:object>
          <v:shape id="_x0000_i1078" o:spt="75" type="#_x0000_t75" style="height:20pt;width:91.7pt;" o:ole="t" filled="f" o:preferrelative="t" stroked="f" coordsize="21600,21600">
            <v:path/>
            <v:fill on="f" focussize="0,0"/>
            <v:stroke on="f"/>
            <v:imagedata r:id="rId139" o:title=""/>
            <o:lock v:ext="edit" aspectratio="t"/>
            <w10:wrap type="none"/>
            <w10:anchorlock/>
          </v:shape>
          <o:OLEObject Type="Embed" ProgID="Equation.3" ShapeID="_x0000_i1078" DrawAspect="Content" ObjectID="_1468075778" r:id="rId138">
            <o:LockedField>false</o:LockedField>
          </o:OLEObject>
        </w:object>
      </w:r>
      <w:r>
        <w:rPr>
          <w:rFonts w:hint="eastAsia" w:ascii="Arial" w:hAnsi="Arial" w:cs="Arial"/>
          <w:sz w:val="24"/>
        </w:rPr>
        <w:t>。</w:t>
      </w:r>
    </w:p>
    <w:bookmarkEnd w:id="291"/>
    <w:p>
      <w:pPr>
        <w:pStyle w:val="36"/>
        <w:ind w:firstLine="480" w:firstLineChars="200"/>
        <w:jc w:val="left"/>
        <w:rPr>
          <w:rFonts w:cs="Arial"/>
          <w:color w:val="000000"/>
        </w:rPr>
      </w:pPr>
      <w:bookmarkStart w:id="292" w:name="_Toc18618"/>
      <w:bookmarkStart w:id="293" w:name="_Toc10215"/>
      <w:bookmarkStart w:id="294" w:name="_Toc22108"/>
      <w:bookmarkStart w:id="295" w:name="_Toc12846"/>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292"/>
      <w:bookmarkEnd w:id="293"/>
      <w:bookmarkEnd w:id="294"/>
      <w:bookmarkEnd w:id="295"/>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79" o:spt="75" type="#_x0000_t75" style="height:18pt;width:12.75pt;" o:ole="t" filled="f" o:preferrelative="t" stroked="f" coordsize="21600,21600">
            <v:path/>
            <v:fill on="f" focussize="0,0"/>
            <v:stroke on="f" joinstyle="miter"/>
            <v:imagedata r:id="rId128" o:title=""/>
            <o:lock v:ext="edit" aspectratio="t"/>
            <w10:wrap type="none"/>
            <w10:anchorlock/>
          </v:shape>
          <o:OLEObject Type="Embed" ProgID="Equation.3" ShapeID="_x0000_i1079" DrawAspect="Content" ObjectID="_1468075779" r:id="rId140">
            <o:LockedField>false</o:LockedField>
          </o:OLEObject>
        </w:object>
      </w:r>
      <w:r>
        <w:rPr>
          <w:rFonts w:hint="eastAsia" w:ascii="Arial" w:hAnsi="Arial" w:cs="Arial"/>
          <w:sz w:val="24"/>
        </w:rPr>
        <w:t>对应的总特征向量</w:t>
      </w:r>
      <w:r>
        <w:rPr>
          <w:rFonts w:ascii="Arial" w:hAnsi="Arial" w:cs="Arial"/>
          <w:position w:val="-12"/>
          <w:sz w:val="24"/>
        </w:rPr>
        <w:object>
          <v:shape id="_x0000_i1080" o:spt="75" type="#_x0000_t75" style="height:18pt;width:12.75pt;" o:ole="t" filled="f" o:preferrelative="t" stroked="f" coordsize="21600,21600">
            <v:path/>
            <v:fill on="f" focussize="0,0"/>
            <v:stroke on="f" joinstyle="miter"/>
            <v:imagedata r:id="rId142" o:title=""/>
            <o:lock v:ext="edit" aspectratio="t"/>
            <w10:wrap type="none"/>
            <w10:anchorlock/>
          </v:shape>
          <o:OLEObject Type="Embed" ProgID="Equation.3" ShapeID="_x0000_i1080" DrawAspect="Content" ObjectID="_1468075780" r:id="rId141">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81" o:spt="75" type="#_x0000_t75" style="height:26.7pt;width:77pt;" o:ole="t" filled="f" o:preferrelative="t" stroked="f" coordsize="21600,21600">
            <v:path/>
            <v:fill on="f" focussize="0,0"/>
            <v:stroke on="f"/>
            <v:imagedata r:id="rId144" o:title=""/>
            <o:lock v:ext="edit" aspectratio="t"/>
            <w10:wrap type="none"/>
            <w10:anchorlock/>
          </v:shape>
          <o:OLEObject Type="Embed" ProgID="Equation.3" ShapeID="_x0000_i1081" DrawAspect="Content" ObjectID="_1468075781" r:id="rId143">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296" w:name="_Toc21934"/>
      <w:bookmarkStart w:id="297" w:name="_Toc14090"/>
      <w:bookmarkStart w:id="298" w:name="_Toc10447"/>
      <w:bookmarkStart w:id="299" w:name="_Toc8877"/>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296"/>
      <w:bookmarkEnd w:id="297"/>
      <w:bookmarkEnd w:id="298"/>
      <w:bookmarkEnd w:id="299"/>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2"/>
          <w:sz w:val="24"/>
        </w:rPr>
        <w:object>
          <v:shape id="_x0000_i1082" o:spt="75" type="#_x0000_t75" style="height:20.3pt;width:24.3pt;" o:ole="t" filled="f" o:preferrelative="t" stroked="f" coordsize="21600,21600">
            <v:path/>
            <v:fill on="f" focussize="0,0"/>
            <v:stroke on="f"/>
            <v:imagedata r:id="rId146" o:title=""/>
            <o:lock v:ext="edit" aspectratio="t"/>
            <w10:wrap type="none"/>
            <w10:anchorlock/>
          </v:shape>
          <o:OLEObject Type="Embed" ProgID="Equation.3" ShapeID="_x0000_i1082" DrawAspect="Content" ObjectID="_1468075782" r:id="rId145">
            <o:LockedField>false</o:LockedField>
          </o:OLEObject>
        </w:object>
      </w:r>
      <w:r>
        <w:rPr>
          <w:rFonts w:hint="eastAsia" w:ascii="Arial" w:hAnsi="Arial" w:cs="Arial"/>
          <w:sz w:val="24"/>
        </w:rPr>
        <w:t>结合了当前字符</w:t>
      </w:r>
      <w:r>
        <w:rPr>
          <w:rFonts w:ascii="Arial" w:hAnsi="Arial" w:cs="Arial"/>
          <w:position w:val="-12"/>
          <w:sz w:val="24"/>
        </w:rPr>
        <w:object>
          <v:shape id="_x0000_i1083" o:spt="75" type="#_x0000_t75" style="height:20pt;width:15.7pt;" o:ole="t" filled="f" o:preferrelative="t" stroked="f" coordsize="21600,21600">
            <v:path/>
            <v:fill on="f" focussize="0,0"/>
            <v:stroke on="f"/>
            <v:imagedata r:id="rId148" o:title=""/>
            <o:lock v:ext="edit" aspectratio="t"/>
            <w10:wrap type="none"/>
            <w10:anchorlock/>
          </v:shape>
          <o:OLEObject Type="Embed" ProgID="Equation.3" ShapeID="_x0000_i1083" DrawAspect="Content" ObjectID="_1468075783" r:id="rId147">
            <o:LockedField>false</o:LockedField>
          </o:OLEObject>
        </w:object>
      </w:r>
      <w:r>
        <w:rPr>
          <w:rFonts w:hint="eastAsia" w:ascii="Arial" w:hAnsi="Arial" w:cs="Arial"/>
          <w:sz w:val="24"/>
        </w:rPr>
        <w:t>分别与两个实体</w:t>
      </w:r>
      <w:r>
        <w:rPr>
          <w:rFonts w:ascii="Arial" w:hAnsi="Arial" w:cs="Arial"/>
          <w:position w:val="-10"/>
          <w:sz w:val="24"/>
        </w:rPr>
        <w:object>
          <v:shape id="_x0000_i1084" o:spt="75" type="#_x0000_t75" style="height:17.25pt;width:12pt;" o:ole="t" filled="f" o:preferrelative="t" stroked="f" coordsize="21600,21600">
            <v:path/>
            <v:fill on="f" focussize="0,0"/>
            <v:stroke on="f" joinstyle="miter"/>
            <v:imagedata r:id="rId150" o:title=""/>
            <o:lock v:ext="edit" aspectratio="t"/>
            <w10:wrap type="none"/>
            <w10:anchorlock/>
          </v:shape>
          <o:OLEObject Type="Embed" ProgID="Equation.3" ShapeID="_x0000_i1084" DrawAspect="Content" ObjectID="_1468075784" r:id="rId149">
            <o:LockedField>false</o:LockedField>
          </o:OLEObject>
        </w:object>
      </w:r>
      <w:r>
        <w:rPr>
          <w:rFonts w:hint="eastAsia" w:ascii="Arial" w:hAnsi="Arial" w:cs="Arial"/>
          <w:sz w:val="24"/>
        </w:rPr>
        <w:t>和</w:t>
      </w:r>
      <w:r>
        <w:rPr>
          <w:rFonts w:ascii="Arial" w:hAnsi="Arial" w:cs="Arial"/>
          <w:position w:val="-10"/>
          <w:sz w:val="24"/>
        </w:rPr>
        <w:object>
          <v:shape id="_x0000_i1085" o:spt="75" type="#_x0000_t75" style="height:17.25pt;width:12.75pt;" o:ole="t" filled="f" o:preferrelative="t" stroked="f" coordsize="21600,21600">
            <v:path/>
            <v:fill on="f" focussize="0,0"/>
            <v:stroke on="f" joinstyle="miter"/>
            <v:imagedata r:id="rId152" o:title=""/>
            <o:lock v:ext="edit" aspectratio="t"/>
            <w10:wrap type="none"/>
            <w10:anchorlock/>
          </v:shape>
          <o:OLEObject Type="Embed" ProgID="Equation.3" ShapeID="_x0000_i1085" DrawAspect="Content" ObjectID="_1468075785" r:id="rId151">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86" o:spt="75" type="#_x0000_t75" style="height:20pt;width:102.35pt;" o:ole="t" filled="f" o:preferrelative="t" stroked="f" coordsize="21600,21600">
            <v:path/>
            <v:fill on="f" focussize="0,0"/>
            <v:stroke on="f"/>
            <v:imagedata r:id="rId154" o:title=""/>
            <o:lock v:ext="edit" aspectratio="t"/>
            <w10:wrap type="none"/>
            <w10:anchorlock/>
          </v:shape>
          <o:OLEObject Type="Embed" ProgID="Equation.3" ShapeID="_x0000_i1086" DrawAspect="Content" ObjectID="_1468075786" r:id="rId153">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2"/>
          <w:sz w:val="24"/>
        </w:rPr>
        <w:object>
          <v:shape id="_x0000_i1087" o:spt="75" type="#_x0000_t75" style="height:20.3pt;width:18pt;" o:ole="t" filled="f" o:preferrelative="t" stroked="f" coordsize="21600,21600">
            <v:path/>
            <v:fill on="f" focussize="0,0"/>
            <v:stroke on="f"/>
            <v:imagedata r:id="rId156" o:title=""/>
            <o:lock v:ext="edit" aspectratio="t"/>
            <w10:wrap type="none"/>
            <w10:anchorlock/>
          </v:shape>
          <o:OLEObject Type="Embed" ProgID="Equation.3" ShapeID="_x0000_i1087" DrawAspect="Content" ObjectID="_1468075787" r:id="rId155">
            <o:LockedField>false</o:LockedField>
          </o:OLEObject>
        </w:object>
      </w:r>
      <w:r>
        <w:rPr>
          <w:rFonts w:hint="eastAsia" w:ascii="Arial" w:hAnsi="Arial" w:cs="Arial"/>
          <w:sz w:val="24"/>
        </w:rPr>
        <w:t>与</w:t>
      </w:r>
      <w:r>
        <w:rPr>
          <w:rFonts w:ascii="Arial" w:hAnsi="Arial" w:cs="Arial"/>
          <w:position w:val="-12"/>
          <w:sz w:val="24"/>
        </w:rPr>
        <w:object>
          <v:shape id="_x0000_i1088" o:spt="75" type="#_x0000_t75" style="height:20.3pt;width:13.95pt;" o:ole="t" filled="f" o:preferrelative="t" stroked="f" coordsize="21600,21600">
            <v:path/>
            <v:fill on="f" focussize="0,0"/>
            <v:stroke on="f"/>
            <v:imagedata r:id="rId158" o:title=""/>
            <o:lock v:ext="edit" aspectratio="t"/>
            <w10:wrap type="none"/>
            <w10:anchorlock/>
          </v:shape>
          <o:OLEObject Type="Embed" ProgID="Equation.3" ShapeID="_x0000_i1088" DrawAspect="Content" ObjectID="_1468075788" r:id="rId157">
            <o:LockedField>false</o:LockedField>
          </o:OLEObject>
        </w:object>
      </w:r>
      <w:r>
        <w:rPr>
          <w:rFonts w:hint="eastAsia" w:ascii="Arial" w:hAnsi="Arial" w:cs="Arial"/>
          <w:sz w:val="24"/>
        </w:rPr>
        <w:t>和</w:t>
      </w:r>
      <w:r>
        <w:rPr>
          <w:rFonts w:ascii="Arial" w:hAnsi="Arial" w:cs="Arial"/>
          <w:position w:val="-12"/>
          <w:sz w:val="24"/>
        </w:rPr>
        <w:object>
          <v:shape id="_x0000_i1089" o:spt="75" type="#_x0000_t75" style="height:20.3pt;width:15.7pt;" o:ole="t" filled="f" o:preferrelative="t" stroked="f" coordsize="21600,21600">
            <v:path/>
            <v:fill on="f" focussize="0,0"/>
            <v:stroke on="f"/>
            <v:imagedata r:id="rId160" o:title=""/>
            <o:lock v:ext="edit" aspectratio="t"/>
            <w10:wrap type="none"/>
            <w10:anchorlock/>
          </v:shape>
          <o:OLEObject Type="Embed" ProgID="Equation.3" ShapeID="_x0000_i1089" DrawAspect="Content" ObjectID="_1468075789" r:id="rId159">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6"/>
          <w:sz w:val="24"/>
        </w:rPr>
        <w:object>
          <v:shape id="_x0000_i1090" o:spt="75" type="#_x0000_t75" style="height:26pt;width:74.7pt;" o:ole="t" filled="f" o:preferrelative="t" stroked="f" coordsize="21600,21600">
            <v:path/>
            <v:fill on="f" focussize="0,0"/>
            <v:stroke on="f"/>
            <v:imagedata r:id="rId162" o:title=""/>
            <o:lock v:ext="edit" aspectratio="t"/>
            <w10:wrap type="none"/>
            <w10:anchorlock/>
          </v:shape>
          <o:OLEObject Type="Embed" ProgID="Equation.3" ShapeID="_x0000_i1090" DrawAspect="Content" ObjectID="_1468075790" r:id="rId161">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91" o:spt="75" type="#_x0000_t75" style="height:20pt;width:121pt;" o:ole="t" filled="f" o:preferrelative="t" stroked="f" coordsize="21600,21600">
            <v:path/>
            <v:fill on="f" focussize="0,0"/>
            <v:stroke on="f"/>
            <v:imagedata r:id="rId164" o:title=""/>
            <o:lock v:ext="edit" aspectratio="t"/>
            <w10:wrap type="none"/>
            <w10:anchorlock/>
          </v:shape>
          <o:OLEObject Type="Embed" ProgID="Equation.3" ShapeID="_x0000_i1091" DrawAspect="Content" ObjectID="_1468075791" r:id="rId163">
            <o:LockedField>false</o:LockedField>
          </o:OLEObject>
        </w:object>
      </w:r>
    </w:p>
    <w:p>
      <w:pPr>
        <w:pStyle w:val="3"/>
        <w:rPr>
          <w:rFonts w:cs="Arial"/>
        </w:rPr>
      </w:pPr>
      <w:bookmarkStart w:id="300" w:name="_Toc514163488"/>
      <w:bookmarkStart w:id="301" w:name="_Toc30499_WPSOffice_Level2"/>
      <w:bookmarkStart w:id="302" w:name="_Toc13788_WPSOffice_Level3"/>
      <w:r>
        <w:rPr>
          <w:rFonts w:cs="Arial"/>
        </w:rPr>
        <w:t>3.</w:t>
      </w:r>
      <w:r>
        <w:rPr>
          <w:rFonts w:hint="eastAsia" w:cs="Arial"/>
          <w:lang w:val="en-US" w:eastAsia="zh-CN"/>
        </w:rPr>
        <w:t>5</w:t>
      </w:r>
      <w:r>
        <w:rPr>
          <w:rFonts w:cs="Arial"/>
        </w:rPr>
        <w:t xml:space="preserve">.2 </w:t>
      </w:r>
      <w:bookmarkEnd w:id="300"/>
      <w:r>
        <w:rPr>
          <w:rFonts w:hint="eastAsia" w:cs="Arial"/>
        </w:rPr>
        <w:t>卷积层</w:t>
      </w:r>
      <w:bookmarkEnd w:id="301"/>
      <w:bookmarkEnd w:id="302"/>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6"/>
          <w:sz w:val="24"/>
        </w:rPr>
        <w:object>
          <v:shape id="_x0000_i1092" o:spt="75" type="#_x0000_t75" style="height:21.75pt;width:29.8pt;" o:ole="t" filled="f" o:preferrelative="t" stroked="f" coordsize="21600,21600">
            <v:path/>
            <v:fill on="f" focussize="0,0"/>
            <v:stroke on="f"/>
            <v:imagedata r:id="rId166" o:title=""/>
            <o:lock v:ext="edit" aspectratio="t"/>
            <w10:wrap type="none"/>
            <w10:anchorlock/>
          </v:shape>
          <o:OLEObject Type="Embed" ProgID="Equation.3" ShapeID="_x0000_i1092" DrawAspect="Content" ObjectID="_1468075792" r:id="rId165">
            <o:LockedField>false</o:LockedField>
          </o:OLEObject>
        </w:object>
      </w:r>
      <w:r>
        <w:rPr>
          <w:rFonts w:hint="eastAsia" w:ascii="Arial" w:hAnsi="Arial" w:cs="Arial"/>
          <w:sz w:val="24"/>
        </w:rPr>
        <w:t>来表示特征向量</w:t>
      </w:r>
      <w:r>
        <w:rPr>
          <w:rFonts w:ascii="Arial" w:hAnsi="Arial" w:cs="Arial"/>
          <w:position w:val="-16"/>
          <w:sz w:val="24"/>
        </w:rPr>
        <w:object>
          <v:shape id="_x0000_i1093" o:spt="75" type="#_x0000_t75" style="height:21.75pt;width:82.7pt;" o:ole="t" filled="f" o:preferrelative="t" stroked="f" coordsize="21600,21600">
            <v:path/>
            <v:fill on="f" focussize="0,0"/>
            <v:stroke on="f"/>
            <v:imagedata r:id="rId168" o:title=""/>
            <o:lock v:ext="edit" aspectratio="t"/>
            <w10:wrap type="none"/>
            <w10:anchorlock/>
          </v:shape>
          <o:OLEObject Type="Embed" ProgID="Equation.3" ShapeID="_x0000_i1093" DrawAspect="Content" ObjectID="_1468075793" r:id="rId167">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94" o:spt="75" type="#_x0000_t75" style="height:18pt;width:12pt;" o:ole="t" filled="f" o:preferrelative="t" stroked="f" coordsize="21600,21600">
            <v:path/>
            <v:fill on="f" focussize="0,0"/>
            <v:stroke on="f" joinstyle="miter"/>
            <v:imagedata r:id="rId170" o:title=""/>
            <o:lock v:ext="edit" aspectratio="t"/>
            <w10:wrap type="none"/>
            <w10:anchorlock/>
          </v:shape>
          <o:OLEObject Type="Embed" ProgID="Equation.3" ShapeID="_x0000_i1094" DrawAspect="Content" ObjectID="_1468075794" r:id="rId169">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95" o:spt="75" type="#_x0000_t75" style="height:20pt;width:39.75pt;" o:ole="t" filled="f" o:preferrelative="t" stroked="f" coordsize="21600,21600">
            <v:path/>
            <v:fill on="f" focussize="0,0"/>
            <v:stroke on="f"/>
            <v:imagedata r:id="rId172" o:title=""/>
            <o:lock v:ext="edit" aspectratio="t"/>
            <w10:wrap type="none"/>
            <w10:anchorlock/>
          </v:shape>
          <o:OLEObject Type="Embed" ProgID="Equation.3" ShapeID="_x0000_i1095" DrawAspect="Content" ObjectID="_1468075795" r:id="rId171">
            <o:LockedField>false</o:LockedField>
          </o:OLEObject>
        </w:object>
      </w:r>
      <w:r>
        <w:rPr>
          <w:rFonts w:hint="eastAsia" w:ascii="Arial" w:hAnsi="Arial" w:cs="Arial"/>
          <w:sz w:val="24"/>
        </w:rPr>
        <w:t>通过公式</w:t>
      </w:r>
      <w:r>
        <w:rPr>
          <w:rFonts w:ascii="Arial" w:hAnsi="Arial" w:cs="Arial"/>
          <w:position w:val="-12"/>
          <w:sz w:val="24"/>
        </w:rPr>
        <w:object>
          <v:shape id="_x0000_i1096" o:spt="75" type="#_x0000_t75" style="height:20pt;width:131.7pt;" o:ole="t" filled="f" o:preferrelative="t" stroked="f" coordsize="21600,21600">
            <v:path/>
            <v:fill on="f" focussize="0,0"/>
            <v:stroke on="f"/>
            <v:imagedata r:id="rId174" o:title=""/>
            <o:lock v:ext="edit" aspectratio="t"/>
            <w10:wrap type="none"/>
            <w10:anchorlock/>
          </v:shape>
          <o:OLEObject Type="Embed" ProgID="Equation.3" ShapeID="_x0000_i1096" DrawAspect="Content" ObjectID="_1468075796" r:id="rId173">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097" o:spt="75" type="#_x0000_t75" style="height:19.7pt;width:51pt;" o:ole="t" filled="f" o:preferrelative="t" stroked="f" coordsize="21600,21600">
            <v:path/>
            <v:fill on="f" focussize="0,0"/>
            <v:stroke on="f"/>
            <v:imagedata r:id="rId176" o:title=""/>
            <o:lock v:ext="edit" aspectratio="t"/>
            <w10:wrap type="none"/>
            <w10:anchorlock/>
          </v:shape>
          <o:OLEObject Type="Embed" ProgID="Equation.3" ShapeID="_x0000_i1097" DrawAspect="Content" ObjectID="_1468075797" r:id="rId175">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2"/>
          <w:sz w:val="24"/>
        </w:rPr>
        <w:object>
          <v:shape id="_x0000_i1098" o:spt="75" type="#_x0000_t75" style="height:18.75pt;width:151.35pt;" o:ole="t" filled="f" o:preferrelative="t" stroked="f" coordsize="21600,21600">
            <v:path/>
            <v:fill on="f" focussize="0,0"/>
            <v:stroke on="f"/>
            <v:imagedata r:id="rId178" o:title=""/>
            <o:lock v:ext="edit" aspectratio="t"/>
            <w10:wrap type="none"/>
            <w10:anchorlock/>
          </v:shape>
          <o:OLEObject Type="Embed" ProgID="Equation.3" ShapeID="_x0000_i1098" DrawAspect="Content" ObjectID="_1468075798" r:id="rId177">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099" o:spt="75" type="#_x0000_t75" style="height:20pt;width:119pt;" o:ole="t" filled="f" o:preferrelative="t" stroked="f" coordsize="21600,21600">
            <v:path/>
            <v:fill on="f" focussize="0,0"/>
            <v:stroke on="f"/>
            <v:imagedata r:id="rId180" o:title=""/>
            <o:lock v:ext="edit" aspectratio="t"/>
            <w10:wrap type="none"/>
            <w10:anchorlock/>
          </v:shape>
          <o:OLEObject Type="Embed" ProgID="Equation.3" ShapeID="_x0000_i1099" DrawAspect="Content" ObjectID="_1468075799" r:id="rId179">
            <o:LockedField>false</o:LockedField>
          </o:OLEObject>
        </w:object>
      </w:r>
      <w:r>
        <w:rPr>
          <w:rFonts w:hint="eastAsia" w:ascii="Arial" w:hAnsi="Arial" w:cs="Arial"/>
          <w:sz w:val="24"/>
        </w:rPr>
        <w:t>作为卷积层的输出。</w:t>
      </w:r>
    </w:p>
    <w:p>
      <w:pPr>
        <w:pStyle w:val="3"/>
        <w:rPr>
          <w:rFonts w:cs="Arial"/>
        </w:rPr>
      </w:pPr>
      <w:bookmarkStart w:id="303" w:name="_Toc514163494"/>
      <w:bookmarkStart w:id="304" w:name="_Toc2850_WPSOffice_Level3"/>
      <w:bookmarkStart w:id="305" w:name="_Toc27939_WPSOffice_Level2"/>
      <w:r>
        <w:rPr>
          <w:rFonts w:cs="Arial"/>
        </w:rPr>
        <w:t>3.</w:t>
      </w:r>
      <w:r>
        <w:rPr>
          <w:rFonts w:hint="eastAsia" w:cs="Arial"/>
          <w:lang w:val="en-US" w:eastAsia="zh-CN"/>
        </w:rPr>
        <w:t>5</w:t>
      </w:r>
      <w:r>
        <w:rPr>
          <w:rFonts w:cs="Arial"/>
        </w:rPr>
        <w:t xml:space="preserve">.3 </w:t>
      </w:r>
      <w:bookmarkEnd w:id="303"/>
      <w:r>
        <w:rPr>
          <w:rFonts w:hint="eastAsia" w:cs="Arial"/>
        </w:rPr>
        <w:t>残差卷积块</w:t>
      </w:r>
      <w:bookmarkEnd w:id="304"/>
      <w:bookmarkEnd w:id="305"/>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100" o:spt="75" type="#_x0000_t75" style="height:28.3pt;width:84.7pt;" o:ole="t" filled="f" o:preferrelative="t" stroked="f" coordsize="21600,21600">
            <v:path/>
            <v:fill on="f" focussize="0,0"/>
            <v:stroke on="f"/>
            <v:imagedata r:id="rId182" o:title=""/>
            <o:lock v:ext="edit" aspectratio="t"/>
            <w10:wrap type="none"/>
            <w10:anchorlock/>
          </v:shape>
          <o:OLEObject Type="Embed" ProgID="Equation.3" ShapeID="_x0000_i1100" DrawAspect="Content" ObjectID="_1468075800" r:id="rId181">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2"/>
          <w:sz w:val="24"/>
        </w:rPr>
        <w:object>
          <v:shape id="_x0000_i1101" o:spt="75" type="#_x0000_t75" style="height:18.75pt;width:80.7pt;" o:ole="t" filled="f" o:preferrelative="t" stroked="f" coordsize="21600,21600">
            <v:path/>
            <v:fill on="f" focussize="0,0"/>
            <v:stroke on="f"/>
            <v:imagedata r:id="rId184" o:title=""/>
            <o:lock v:ext="edit" aspectratio="t"/>
            <w10:wrap type="none"/>
            <w10:anchorlock/>
          </v:shape>
          <o:OLEObject Type="Embed" ProgID="Equation.3" ShapeID="_x0000_i1101" DrawAspect="Content" ObjectID="_1468075801" r:id="rId183">
            <o:LockedField>false</o:LockedField>
          </o:OLEObject>
        </w:object>
      </w:r>
      <w:r>
        <w:rPr>
          <w:rFonts w:hint="eastAsia" w:ascii="Arial" w:hAnsi="Arial" w:cs="Arial"/>
          <w:sz w:val="24"/>
        </w:rPr>
        <w:t>，对应的图形如图</w:t>
      </w:r>
      <w:r>
        <w:rPr>
          <w:rFonts w:ascii="Arial" w:hAnsi="Arial" w:cs="Arial"/>
          <w:sz w:val="24"/>
        </w:rPr>
        <w:t>3.1</w:t>
      </w:r>
      <w:r>
        <w:rPr>
          <w:rFonts w:hint="eastAsia" w:ascii="Arial" w:hAnsi="Arial" w:cs="Arial"/>
          <w:sz w:val="24"/>
          <w:lang w:val="en-US" w:eastAsia="zh-CN"/>
        </w:rPr>
        <w:t>9</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宋体" w:cs="宋体"/>
          <w:sz w:val="24"/>
        </w:rPr>
        <w:drawing>
          <wp:inline distT="0" distB="0" distL="114300" distR="114300">
            <wp:extent cx="3352800" cy="1905000"/>
            <wp:effectExtent l="0" t="0" r="0" b="0"/>
            <wp:docPr id="21"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0" descr="IMG_256"/>
                    <pic:cNvPicPr>
                      <a:picLocks noChangeAspect="1"/>
                    </pic:cNvPicPr>
                  </pic:nvPicPr>
                  <pic:blipFill>
                    <a:blip r:embed="rId185"/>
                    <a:stretch>
                      <a:fillRect/>
                    </a:stretch>
                  </pic:blipFill>
                  <pic:spPr>
                    <a:xfrm>
                      <a:off x="0" y="0"/>
                      <a:ext cx="3352800" cy="1905000"/>
                    </a:xfrm>
                    <a:prstGeom prst="rect">
                      <a:avLst/>
                    </a:prstGeom>
                    <a:noFill/>
                    <a:ln w="9525">
                      <a:noFill/>
                    </a:ln>
                  </pic:spPr>
                </pic:pic>
              </a:graphicData>
            </a:graphic>
          </wp:inline>
        </w:drawing>
      </w:r>
    </w:p>
    <w:p>
      <w:pPr>
        <w:pStyle w:val="36"/>
      </w:pPr>
      <w:bookmarkStart w:id="306" w:name="_Toc25648"/>
      <w:bookmarkStart w:id="307" w:name="_Toc6704"/>
      <w:bookmarkStart w:id="308" w:name="_Toc5030"/>
      <w:bookmarkStart w:id="309" w:name="_Toc11644_WPSOffice_Level3"/>
      <w:r>
        <w:rPr>
          <w:rFonts w:hint="eastAsia"/>
        </w:rPr>
        <w:t>图</w:t>
      </w:r>
      <w:r>
        <w:t>3.1</w:t>
      </w:r>
      <w:r>
        <w:rPr>
          <w:rFonts w:hint="eastAsia"/>
          <w:lang w:val="en-US" w:eastAsia="zh-CN"/>
        </w:rPr>
        <w:t>9</w:t>
      </w:r>
      <w:r>
        <w:t xml:space="preserve"> Sigmoid</w:t>
      </w:r>
      <w:r>
        <w:rPr>
          <w:rFonts w:hint="eastAsia"/>
        </w:rPr>
        <w:t>激活函数</w:t>
      </w:r>
      <w:bookmarkEnd w:id="306"/>
      <w:bookmarkEnd w:id="307"/>
      <w:bookmarkEnd w:id="308"/>
      <w:bookmarkEnd w:id="309"/>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102" o:spt="75" type="#_x0000_t75" style="height:28.3pt;width:84pt;" o:ole="t" filled="f" o:preferrelative="t" stroked="f" coordsize="21600,21600">
            <v:path/>
            <v:fill on="f" focussize="0,0"/>
            <v:stroke on="f"/>
            <v:imagedata r:id="rId187" o:title=""/>
            <o:lock v:ext="edit" aspectratio="t"/>
            <w10:wrap type="none"/>
            <w10:anchorlock/>
          </v:shape>
          <o:OLEObject Type="Embed" ProgID="Equation.3" ShapeID="_x0000_i1102" DrawAspect="Content" ObjectID="_1468075802" r:id="rId186">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w:t>
      </w:r>
      <w:r>
        <w:rPr>
          <w:rFonts w:hint="eastAsia" w:ascii="Arial" w:hAnsi="Arial" w:cs="Arial"/>
          <w:sz w:val="24"/>
          <w:lang w:val="en-US" w:eastAsia="zh-CN"/>
        </w:rPr>
        <w:t>20</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drawing>
          <wp:inline distT="0" distB="0" distL="114300" distR="114300">
            <wp:extent cx="2908300" cy="2224405"/>
            <wp:effectExtent l="0" t="0" r="12700" b="10795"/>
            <wp:docPr id="2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2" descr="IMG_256"/>
                    <pic:cNvPicPr>
                      <a:picLocks noChangeAspect="1"/>
                    </pic:cNvPicPr>
                  </pic:nvPicPr>
                  <pic:blipFill>
                    <a:blip r:embed="rId188"/>
                    <a:stretch>
                      <a:fillRect/>
                    </a:stretch>
                  </pic:blipFill>
                  <pic:spPr>
                    <a:xfrm>
                      <a:off x="0" y="0"/>
                      <a:ext cx="2908300" cy="2224405"/>
                    </a:xfrm>
                    <a:prstGeom prst="rect">
                      <a:avLst/>
                    </a:prstGeom>
                    <a:noFill/>
                    <a:ln w="9525">
                      <a:noFill/>
                    </a:ln>
                  </pic:spPr>
                </pic:pic>
              </a:graphicData>
            </a:graphic>
          </wp:inline>
        </w:drawing>
      </w:r>
    </w:p>
    <w:p>
      <w:pPr>
        <w:pStyle w:val="36"/>
        <w:rPr>
          <w:rFonts w:cs="Arial"/>
        </w:rPr>
      </w:pPr>
      <w:bookmarkStart w:id="310" w:name="_Toc3263"/>
      <w:bookmarkStart w:id="311" w:name="_Toc6776_WPSOffice_Level3"/>
      <w:bookmarkStart w:id="312" w:name="_Toc25020"/>
      <w:bookmarkStart w:id="313" w:name="_Toc3069"/>
      <w:r>
        <w:rPr>
          <w:rFonts w:hint="eastAsia"/>
        </w:rPr>
        <w:t>图</w:t>
      </w:r>
      <w:r>
        <w:t>3.</w:t>
      </w:r>
      <w:r>
        <w:rPr>
          <w:rFonts w:hint="eastAsia"/>
          <w:lang w:val="en-US" w:eastAsia="zh-CN"/>
        </w:rPr>
        <w:t>20</w:t>
      </w:r>
      <w:r>
        <w:t xml:space="preserve"> ReLU</w:t>
      </w:r>
      <w:r>
        <w:rPr>
          <w:rFonts w:hint="eastAsia"/>
        </w:rPr>
        <w:t>激活函数</w:t>
      </w:r>
      <w:bookmarkEnd w:id="310"/>
      <w:bookmarkEnd w:id="311"/>
      <w:bookmarkEnd w:id="312"/>
      <w:bookmarkEnd w:id="313"/>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5"/>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5"/>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5"/>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103" o:spt="75" type="#_x0000_t75" style="height:17.25pt;width:15.75pt;" o:ole="t" filled="f" o:preferrelative="t" stroked="f" coordsize="21600,21600">
            <v:path/>
            <v:fill on="f" focussize="0,0"/>
            <v:stroke on="f" joinstyle="miter"/>
            <v:imagedata r:id="rId190" o:title=""/>
            <o:lock v:ext="edit" aspectratio="t"/>
            <w10:wrap type="none"/>
            <w10:anchorlock/>
          </v:shape>
          <o:OLEObject Type="Embed" ProgID="Equation.3" ShapeID="_x0000_i1103" DrawAspect="Content" ObjectID="_1468075803" r:id="rId189">
            <o:LockedField>false</o:LockedField>
          </o:OLEObject>
        </w:object>
      </w:r>
      <w:r>
        <w:rPr>
          <w:rFonts w:hint="eastAsia" w:ascii="Arial" w:hAnsi="Arial" w:cs="Arial"/>
          <w:sz w:val="24"/>
        </w:rPr>
        <w:t>和</w:t>
      </w:r>
      <w:r>
        <w:rPr>
          <w:rFonts w:ascii="Arial" w:hAnsi="Arial" w:cs="Arial"/>
          <w:position w:val="-10"/>
          <w:sz w:val="24"/>
        </w:rPr>
        <w:object>
          <v:shape id="_x0000_i1104" o:spt="75" type="#_x0000_t75" style="height:17.25pt;width:17.25pt;" o:ole="t" filled="f" o:preferrelative="t" stroked="f" coordsize="21600,21600">
            <v:path/>
            <v:fill on="f" focussize="0,0"/>
            <v:stroke on="f" joinstyle="miter"/>
            <v:imagedata r:id="rId192" o:title=""/>
            <o:lock v:ext="edit" aspectratio="t"/>
            <w10:wrap type="none"/>
            <w10:anchorlock/>
          </v:shape>
          <o:OLEObject Type="Embed" ProgID="Equation.3" ShapeID="_x0000_i1104" DrawAspect="Content" ObjectID="_1468075804" r:id="rId191">
            <o:LockedField>false</o:LockedField>
          </o:OLEObject>
        </w:object>
      </w:r>
      <w:r>
        <w:rPr>
          <w:rFonts w:hint="eastAsia" w:ascii="Arial" w:hAnsi="Arial" w:cs="Arial"/>
          <w:sz w:val="24"/>
        </w:rPr>
        <w:t>，</w:t>
      </w:r>
      <w:r>
        <w:rPr>
          <w:rFonts w:ascii="Arial" w:hAnsi="Arial" w:cs="Arial"/>
          <w:position w:val="-10"/>
          <w:sz w:val="24"/>
        </w:rPr>
        <w:object>
          <v:shape id="_x0000_i1105" o:spt="75" type="#_x0000_t75" style="height:18pt;width:65.25pt;" o:ole="t" filled="f" o:preferrelative="t" stroked="f" coordsize="21600,21600">
            <v:path/>
            <v:fill on="f" focussize="0,0"/>
            <v:stroke on="f" joinstyle="miter"/>
            <v:imagedata r:id="rId194" o:title=""/>
            <o:lock v:ext="edit" aspectratio="t"/>
            <w10:wrap type="none"/>
            <w10:anchorlock/>
          </v:shape>
          <o:OLEObject Type="Embed" ProgID="Equation.3" ShapeID="_x0000_i1105" DrawAspect="Content" ObjectID="_1468075805" r:id="rId193">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106" o:spt="75" type="#_x0000_t75" style="height:29.7pt;width:140.05pt;" o:ole="t" filled="f" o:preferrelative="t" stroked="f" coordsize="21600,21600">
            <v:path/>
            <v:fill on="f" focussize="0,0"/>
            <v:stroke on="f"/>
            <v:imagedata r:id="rId196" o:title=""/>
            <o:lock v:ext="edit" aspectratio="t"/>
            <w10:wrap type="none"/>
            <w10:anchorlock/>
          </v:shape>
          <o:OLEObject Type="Embed" ProgID="Equation.3" ShapeID="_x0000_i1106" DrawAspect="Content" ObjectID="_1468075806" r:id="rId195">
            <o:LockedField>false</o:LockedField>
          </o:OLEObject>
        </w:object>
      </w:r>
      <w:r>
        <w:rPr>
          <w:rFonts w:hint="eastAsia" w:ascii="Arial" w:hAnsi="Arial" w:cs="Arial"/>
          <w:color w:val="000000"/>
          <w:sz w:val="24"/>
        </w:rPr>
        <w:t>。第二个卷积过滤器：</w:t>
      </w:r>
      <w:r>
        <w:rPr>
          <w:rFonts w:ascii="Arial" w:hAnsi="Arial" w:cs="Arial"/>
          <w:color w:val="000000"/>
          <w:position w:val="-12"/>
          <w:sz w:val="24"/>
        </w:rPr>
        <w:object>
          <v:shape id="_x0000_i1107" o:spt="75" type="#_x0000_t75" style="height:30pt;width:141.7pt;" o:ole="t" filled="f" o:preferrelative="t" stroked="f" coordsize="21600,21600">
            <v:path/>
            <v:fill on="f" focussize="0,0"/>
            <v:stroke on="f"/>
            <v:imagedata r:id="rId198" o:title=""/>
            <o:lock v:ext="edit" aspectratio="t"/>
            <w10:wrap type="none"/>
            <w10:anchorlock/>
          </v:shape>
          <o:OLEObject Type="Embed" ProgID="Equation.3" ShapeID="_x0000_i1107" DrawAspect="Content" ObjectID="_1468075807" r:id="rId197">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108" o:spt="75" type="#_x0000_t75" style="height:20.75pt;width:51.8pt;" o:ole="t" filled="f" o:preferrelative="t" stroked="f" coordsize="21600,21600">
            <v:path/>
            <v:fill on="f" focussize="0,0"/>
            <v:stroke on="f"/>
            <v:imagedata r:id="rId200" o:title=""/>
            <o:lock v:ext="edit" aspectratio="t"/>
            <w10:wrap type="none"/>
            <w10:anchorlock/>
          </v:shape>
          <o:OLEObject Type="Embed" ProgID="Equation.3" ShapeID="_x0000_i1108" DrawAspect="Content" ObjectID="_1468075808" r:id="rId199">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314" w:name="_Toc514163497"/>
      <w:bookmarkStart w:id="315" w:name="_Toc636_WPSOffice_Level2"/>
      <w:bookmarkStart w:id="316" w:name="_Toc24272_WPSOffice_Level3"/>
      <w:r>
        <w:rPr>
          <w:rFonts w:cs="Arial"/>
        </w:rPr>
        <w:t>3.</w:t>
      </w:r>
      <w:r>
        <w:rPr>
          <w:rFonts w:hint="eastAsia" w:cs="Arial"/>
          <w:lang w:val="en-US" w:eastAsia="zh-CN"/>
        </w:rPr>
        <w:t>5</w:t>
      </w:r>
      <w:r>
        <w:rPr>
          <w:rFonts w:cs="Arial"/>
        </w:rPr>
        <w:t xml:space="preserve">.4 </w:t>
      </w:r>
      <w:bookmarkEnd w:id="314"/>
      <w:r>
        <w:rPr>
          <w:rFonts w:hint="eastAsia" w:cs="Arial"/>
        </w:rPr>
        <w:t>最大池化层</w:t>
      </w:r>
      <w:bookmarkEnd w:id="315"/>
      <w:bookmarkEnd w:id="316"/>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109" o:spt="75" type="#_x0000_t75" style="height:19.3pt;width:45.7pt;" o:ole="t" filled="f" o:preferrelative="t" stroked="f" coordsize="21600,21600">
            <v:path/>
            <v:fill on="f" focussize="0,0"/>
            <v:stroke on="f"/>
            <v:imagedata r:id="rId202" o:title=""/>
            <o:lock v:ext="edit" aspectratio="t"/>
            <w10:wrap type="none"/>
            <w10:anchorlock/>
          </v:shape>
          <o:OLEObject Type="Embed" ProgID="Equation.3" ShapeID="_x0000_i1109" DrawAspect="Content" ObjectID="_1468075809" r:id="rId201">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317" w:name="_Toc514163498"/>
      <w:bookmarkStart w:id="318" w:name="_Toc30266_WPSOffice_Level3"/>
      <w:bookmarkStart w:id="319" w:name="_Toc15507_WPSOffice_Level2"/>
      <w:r>
        <w:rPr>
          <w:rFonts w:cs="Arial"/>
        </w:rPr>
        <w:t>3.</w:t>
      </w:r>
      <w:r>
        <w:rPr>
          <w:rFonts w:hint="eastAsia" w:cs="Arial"/>
          <w:lang w:val="en-US" w:eastAsia="zh-CN"/>
        </w:rPr>
        <w:t>5</w:t>
      </w:r>
      <w:r>
        <w:rPr>
          <w:rFonts w:cs="Arial"/>
        </w:rPr>
        <w:t xml:space="preserve">.5 </w:t>
      </w:r>
      <w:bookmarkEnd w:id="317"/>
      <w:r>
        <w:rPr>
          <w:rFonts w:hint="eastAsia" w:cs="Arial"/>
        </w:rPr>
        <w:t>输出层</w:t>
      </w:r>
      <w:bookmarkEnd w:id="318"/>
      <w:bookmarkEnd w:id="319"/>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320" w:name="_Toc870_WPSOffice_Level2"/>
      <w:r>
        <w:rPr>
          <w:rFonts w:ascii="Arial" w:hAnsi="Arial" w:eastAsia="黑体" w:cs="Arial"/>
        </w:rPr>
        <w:t>3.</w:t>
      </w:r>
      <w:r>
        <w:rPr>
          <w:rFonts w:hint="eastAsia" w:ascii="Arial" w:hAnsi="Arial" w:eastAsia="黑体" w:cs="Arial"/>
          <w:lang w:val="en-US" w:eastAsia="zh-CN"/>
        </w:rPr>
        <w:t>6</w:t>
      </w:r>
      <w:r>
        <w:rPr>
          <w:rFonts w:ascii="Arial" w:hAnsi="Arial" w:eastAsia="黑体" w:cs="Arial"/>
        </w:rPr>
        <w:t xml:space="preserve"> </w:t>
      </w:r>
      <w:r>
        <w:rPr>
          <w:rFonts w:hint="eastAsia" w:ascii="Arial" w:hAnsi="Arial" w:eastAsia="黑体" w:cs="Arial"/>
        </w:rPr>
        <w:t>本章小结</w:t>
      </w:r>
      <w:bookmarkEnd w:id="320"/>
    </w:p>
    <w:p>
      <w:pPr>
        <w:spacing w:line="360" w:lineRule="auto"/>
        <w:ind w:firstLine="480" w:firstLineChars="200"/>
        <w:rPr>
          <w:rFonts w:hint="eastAsia" w:ascii="Arial" w:hAnsi="Arial" w:eastAsia="宋体" w:cs="Arial"/>
          <w:lang w:eastAsia="zh-CN"/>
        </w:rPr>
        <w:sectPr>
          <w:headerReference r:id="rId19"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bookmarkStart w:id="321" w:name="_Toc136106996"/>
      <w:r>
        <w:rPr>
          <w:rFonts w:hint="eastAsia" w:ascii="Arial" w:hAnsi="Arial" w:cs="Arial"/>
          <w:sz w:val="24"/>
          <w:lang w:eastAsia="zh-CN"/>
        </w:rPr>
        <w:t>。</w:t>
      </w:r>
    </w:p>
    <w:p>
      <w:pPr>
        <w:rPr>
          <w:rFonts w:ascii="Arial" w:hAnsi="Arial" w:eastAsia="黑体" w:cs="Arial"/>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bookmarkStart w:id="322" w:name="_Toc514163480"/>
    </w:p>
    <w:p>
      <w:pPr>
        <w:rPr>
          <w:rFonts w:hint="eastAsia" w:ascii="Arial" w:hAnsi="Arial" w:eastAsia="黑体" w:cs="Arial"/>
          <w:lang w:val="en-US" w:eastAsia="zh-CN"/>
        </w:rPr>
      </w:pPr>
      <w:r>
        <w:rPr>
          <w:rFonts w:hint="eastAsia" w:ascii="Arial" w:hAnsi="Arial" w:eastAsia="黑体" w:cs="Arial"/>
          <w:lang w:val="en-US" w:eastAsia="zh-CN"/>
        </w:rPr>
        <w:br w:type="page"/>
      </w:r>
    </w:p>
    <w:p>
      <w:pPr>
        <w:pStyle w:val="2"/>
        <w:jc w:val="center"/>
        <w:rPr>
          <w:rFonts w:ascii="Arial" w:hAnsi="Arial" w:eastAsia="黑体" w:cs="Arial"/>
        </w:rPr>
      </w:pPr>
      <w:bookmarkStart w:id="323" w:name="_Toc29847_WPSOffice_Level1"/>
      <w:bookmarkStart w:id="324" w:name="_Toc21295_WPSOffice_Level1"/>
      <w:r>
        <w:rPr>
          <w:rFonts w:hint="eastAsia" w:ascii="Arial" w:hAnsi="Arial" w:eastAsia="黑体" w:cs="Arial"/>
        </w:rPr>
        <w:t>第四章</w:t>
      </w:r>
      <w:r>
        <w:rPr>
          <w:rFonts w:ascii="Arial" w:hAnsi="Arial" w:eastAsia="黑体" w:cs="Arial"/>
        </w:rPr>
        <w:t xml:space="preserve">  </w:t>
      </w:r>
      <w:bookmarkEnd w:id="321"/>
      <w:bookmarkEnd w:id="322"/>
      <w:bookmarkEnd w:id="323"/>
      <w:r>
        <w:rPr>
          <w:rFonts w:hint="eastAsia" w:ascii="Arial" w:hAnsi="Arial" w:eastAsia="黑体" w:cs="Arial"/>
        </w:rPr>
        <w:t>信息抽取服务的实现</w:t>
      </w:r>
      <w:bookmarkEnd w:id="324"/>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325" w:name="_Toc136106997"/>
      <w:bookmarkStart w:id="326" w:name="_Toc7396_WPSOffice_Level2"/>
      <w:bookmarkStart w:id="327" w:name="_Toc514163481"/>
      <w:bookmarkStart w:id="328" w:name="_Toc28084_WPSOffice_Level2"/>
      <w:r>
        <w:rPr>
          <w:rFonts w:cs="Arial"/>
        </w:rPr>
        <w:t>4.1</w:t>
      </w:r>
      <w:bookmarkEnd w:id="325"/>
      <w:r>
        <w:rPr>
          <w:rFonts w:cs="Arial"/>
        </w:rPr>
        <w:t xml:space="preserve"> </w:t>
      </w:r>
      <w:bookmarkEnd w:id="326"/>
      <w:bookmarkEnd w:id="327"/>
      <w:r>
        <w:rPr>
          <w:rFonts w:hint="eastAsia" w:cs="Arial"/>
        </w:rPr>
        <w:t>数据预处理模块的实现</w:t>
      </w:r>
      <w:bookmarkEnd w:id="328"/>
    </w:p>
    <w:p>
      <w:pPr>
        <w:pStyle w:val="3"/>
        <w:rPr>
          <w:rFonts w:cs="Arial"/>
        </w:rPr>
      </w:pPr>
      <w:bookmarkStart w:id="329" w:name="_Toc16217_WPSOffice_Level2"/>
      <w:bookmarkStart w:id="330" w:name="_Toc4558_WPSOffice_Level3"/>
      <w:r>
        <w:rPr>
          <w:rFonts w:cs="Arial"/>
        </w:rPr>
        <w:t xml:space="preserve">4.1.1 </w:t>
      </w:r>
      <w:bookmarkEnd w:id="329"/>
      <w:r>
        <w:rPr>
          <w:rFonts w:hint="eastAsia" w:cs="Arial"/>
        </w:rPr>
        <w:t>数据采集</w:t>
      </w:r>
      <w:bookmarkEnd w:id="330"/>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8"/>
              <w:widowControl/>
              <w:spacing w:line="360" w:lineRule="auto"/>
              <w:rPr>
                <w:rFonts w:ascii="Arial" w:hAnsi="Arial" w:cs="Arial"/>
              </w:rPr>
            </w:pPr>
            <w:r>
              <w:rPr>
                <w:rFonts w:ascii="Arial" w:hAnsi="Arial" w:cs="Arial"/>
              </w:rPr>
              <w:t xml:space="preserve">{"entities": </w:t>
            </w:r>
            <w:r>
              <w:rPr>
                <w:rStyle w:val="40"/>
                <w:rFonts w:ascii="Arial" w:hAnsi="Arial" w:eastAsia="宋体" w:cs="Arial"/>
              </w:rPr>
              <w:t>[</w:t>
            </w:r>
            <w:r>
              <w:rPr>
                <w:rFonts w:ascii="Arial" w:hAnsi="Arial" w:cs="Arial"/>
              </w:rPr>
              <w:t>{"word": "</w:t>
            </w:r>
            <w:r>
              <w:rPr>
                <w:rStyle w:val="40"/>
                <w:rFonts w:hint="eastAsia" w:ascii="Arial" w:hAnsi="Arial" w:eastAsia="宋体" w:cs="Arial"/>
              </w:rPr>
              <w:t>中国</w:t>
            </w:r>
            <w:r>
              <w:rPr>
                <w:rFonts w:ascii="Arial" w:hAnsi="Arial" w:cs="Arial"/>
              </w:rPr>
              <w:t>"</w:t>
            </w:r>
            <w:r>
              <w:rPr>
                <w:rStyle w:val="40"/>
                <w:rFonts w:ascii="Arial" w:hAnsi="Arial" w:eastAsia="宋体" w:cs="Arial"/>
              </w:rPr>
              <w:t>,</w:t>
            </w:r>
            <w:r>
              <w:rPr>
                <w:rFonts w:ascii="Arial" w:hAnsi="Arial" w:cs="Arial"/>
              </w:rPr>
              <w:t xml:space="preserve"> "start": 3</w:t>
            </w:r>
            <w:r>
              <w:rPr>
                <w:rStyle w:val="40"/>
                <w:rFonts w:ascii="Arial" w:hAnsi="Arial" w:eastAsia="宋体" w:cs="Arial"/>
              </w:rPr>
              <w:t>,</w:t>
            </w:r>
            <w:r>
              <w:rPr>
                <w:rFonts w:ascii="Arial" w:hAnsi="Arial" w:cs="Arial"/>
              </w:rPr>
              <w:t xml:space="preserve"> "end": 5</w:t>
            </w:r>
            <w:r>
              <w:rPr>
                <w:rStyle w:val="40"/>
                <w:rFonts w:ascii="Arial" w:hAnsi="Arial" w:eastAsia="宋体" w:cs="Arial"/>
              </w:rPr>
              <w:t>,</w:t>
            </w:r>
            <w:r>
              <w:rPr>
                <w:rFonts w:ascii="Arial" w:hAnsi="Arial" w:cs="Arial"/>
              </w:rPr>
              <w:t xml:space="preserve"> "type": "L"}</w:t>
            </w:r>
            <w:r>
              <w:rPr>
                <w:rStyle w:val="40"/>
                <w:rFonts w:ascii="Arial" w:hAnsi="Arial" w:eastAsia="宋体" w:cs="Arial"/>
              </w:rPr>
              <w:t>],</w:t>
            </w:r>
            <w:r>
              <w:rPr>
                <w:rFonts w:ascii="Arial" w:hAnsi="Arial" w:cs="Arial"/>
              </w:rPr>
              <w:t xml:space="preserve"> "text": "</w:t>
            </w:r>
            <w:r>
              <w:rPr>
                <w:rStyle w:val="40"/>
                <w:rFonts w:hint="eastAsia" w:ascii="Arial" w:hAnsi="Arial" w:eastAsia="宋体" w:cs="Arial"/>
              </w:rPr>
              <w:t>然而，中国公务机运营商自有机队规模不断扩大的同时，利用率却严重不足</w:t>
            </w:r>
            <w:r>
              <w:rPr>
                <w:rFonts w:ascii="Arial" w:hAnsi="Arial" w:cs="Arial"/>
              </w:rPr>
              <w:t>"}</w:t>
            </w:r>
          </w:p>
          <w:p>
            <w:pPr>
              <w:pStyle w:val="38"/>
              <w:spacing w:line="360" w:lineRule="auto"/>
              <w:rPr>
                <w:rFonts w:ascii="Arial" w:hAnsi="Arial" w:cs="Arial"/>
              </w:rPr>
            </w:pPr>
            <w:r>
              <w:rPr>
                <w:rFonts w:ascii="Arial" w:hAnsi="Arial" w:cs="Arial"/>
              </w:rPr>
              <w:t>{"entities": [{"word": "</w:t>
            </w:r>
            <w:r>
              <w:rPr>
                <w:rFonts w:hint="eastAsia" w:ascii="Arial" w:hAnsi="Arial" w:cs="Arial"/>
              </w:rPr>
              <w:t>中诚信国际</w:t>
            </w:r>
            <w:r>
              <w:rPr>
                <w:rFonts w:ascii="Arial" w:hAnsi="Arial" w:cs="Arial"/>
              </w:rPr>
              <w:t>", "start": 1, "end": 6, "type": "C"}, {"word": "</w:t>
            </w:r>
            <w:r>
              <w:rPr>
                <w:rFonts w:hint="eastAsia" w:ascii="Arial" w:hAnsi="Arial" w:cs="Arial"/>
              </w:rPr>
              <w:t>重庆能源</w:t>
            </w:r>
            <w:r>
              <w:rPr>
                <w:rFonts w:ascii="Arial" w:hAnsi="Arial" w:cs="Arial"/>
              </w:rPr>
              <w:t>", "start": 11, "end": 15, "type": "C"}], "text": "</w:t>
            </w:r>
            <w:r>
              <w:rPr>
                <w:rFonts w:hint="eastAsia" w:ascii="Arial" w:hAnsi="Arial" w:cs="Arial"/>
              </w:rPr>
              <w:t>据中诚信国际发布的关于重庆能源</w:t>
            </w:r>
            <w:r>
              <w:rPr>
                <w:rFonts w:ascii="Arial" w:hAnsi="Arial" w:cs="Arial"/>
              </w:rPr>
              <w:t>2016</w:t>
            </w:r>
            <w:r>
              <w:rPr>
                <w:rFonts w:hint="eastAsia" w:ascii="Arial" w:hAnsi="Arial" w:cs="Arial"/>
              </w:rPr>
              <w:t>年度跟踪评级报告显示，该公司</w:t>
            </w:r>
            <w:r>
              <w:rPr>
                <w:rFonts w:ascii="Arial" w:hAnsi="Arial" w:cs="Arial"/>
              </w:rPr>
              <w:t>2013</w:t>
            </w:r>
            <w:r>
              <w:rPr>
                <w:rFonts w:hint="eastAsia" w:ascii="Arial" w:hAnsi="Arial" w:cs="Arial"/>
              </w:rPr>
              <w:t>年、</w:t>
            </w:r>
            <w:r>
              <w:rPr>
                <w:rFonts w:ascii="Arial" w:hAnsi="Arial" w:cs="Arial"/>
              </w:rPr>
              <w:t>2014</w:t>
            </w:r>
            <w:r>
              <w:rPr>
                <w:rFonts w:hint="eastAsia" w:ascii="Arial" w:hAnsi="Arial" w:cs="Arial"/>
              </w:rPr>
              <w:t>年、</w:t>
            </w:r>
            <w:r>
              <w:rPr>
                <w:rFonts w:ascii="Arial" w:hAnsi="Arial" w:cs="Arial"/>
              </w:rPr>
              <w:t>2015</w:t>
            </w:r>
            <w:r>
              <w:rPr>
                <w:rFonts w:hint="eastAsia" w:ascii="Arial" w:hAnsi="Arial" w:cs="Arial"/>
              </w:rPr>
              <w:t>年和</w:t>
            </w:r>
            <w:r>
              <w:rPr>
                <w:rFonts w:ascii="Arial" w:hAnsi="Arial" w:cs="Arial"/>
              </w:rPr>
              <w:t>2016</w:t>
            </w:r>
            <w:r>
              <w:rPr>
                <w:rFonts w:hint="eastAsia" w:ascii="Arial" w:hAnsi="Arial" w:cs="Arial"/>
              </w:rPr>
              <w:t>年一季度的营收分别为</w:t>
            </w:r>
            <w:r>
              <w:rPr>
                <w:rFonts w:ascii="Arial" w:hAnsi="Arial" w:cs="Arial"/>
              </w:rPr>
              <w:t>344.90</w:t>
            </w:r>
            <w:r>
              <w:rPr>
                <w:rFonts w:hint="eastAsia" w:ascii="Arial" w:hAnsi="Arial" w:cs="Arial"/>
              </w:rPr>
              <w:t>亿元、</w:t>
            </w:r>
            <w:r>
              <w:rPr>
                <w:rFonts w:ascii="Arial" w:hAnsi="Arial" w:cs="Arial"/>
              </w:rPr>
              <w:t>341.12</w:t>
            </w:r>
            <w:r>
              <w:rPr>
                <w:rFonts w:hint="eastAsia" w:ascii="Arial" w:hAnsi="Arial" w:cs="Arial"/>
              </w:rPr>
              <w:t>亿元、</w:t>
            </w:r>
            <w:r>
              <w:rPr>
                <w:rFonts w:ascii="Arial" w:hAnsi="Arial" w:cs="Arial"/>
              </w:rPr>
              <w:t>360.08</w:t>
            </w:r>
            <w:r>
              <w:rPr>
                <w:rFonts w:hint="eastAsia" w:ascii="Arial" w:hAnsi="Arial" w:cs="Arial"/>
              </w:rPr>
              <w:t>亿元、</w:t>
            </w:r>
            <w:r>
              <w:rPr>
                <w:rFonts w:ascii="Arial" w:hAnsi="Arial" w:cs="Arial"/>
              </w:rPr>
              <w:t>75.74</w:t>
            </w:r>
            <w:r>
              <w:rPr>
                <w:rFonts w:hint="eastAsia" w:ascii="Arial" w:hAnsi="Arial" w:cs="Arial"/>
              </w:rPr>
              <w:t>亿元、净利润分别为</w:t>
            </w:r>
            <w:r>
              <w:rPr>
                <w:rFonts w:ascii="Arial" w:hAnsi="Arial" w:cs="Arial"/>
              </w:rPr>
              <w:t>0.67</w:t>
            </w:r>
            <w:r>
              <w:rPr>
                <w:rFonts w:hint="eastAsia" w:ascii="Arial" w:hAnsi="Arial" w:cs="Arial"/>
              </w:rPr>
              <w:t>亿元、</w:t>
            </w:r>
            <w:r>
              <w:rPr>
                <w:rFonts w:ascii="Arial" w:hAnsi="Arial" w:cs="Arial"/>
              </w:rPr>
              <w:t>0.06</w:t>
            </w:r>
            <w:r>
              <w:rPr>
                <w:rFonts w:hint="eastAsia" w:ascii="Arial" w:hAnsi="Arial" w:cs="Arial"/>
              </w:rPr>
              <w:t>亿元、</w:t>
            </w:r>
            <w:r>
              <w:rPr>
                <w:rFonts w:ascii="Arial" w:hAnsi="Arial" w:cs="Arial"/>
              </w:rPr>
              <w:t>-1.77</w:t>
            </w:r>
            <w:r>
              <w:rPr>
                <w:rFonts w:hint="eastAsia" w:ascii="Arial" w:hAnsi="Arial" w:cs="Arial"/>
              </w:rPr>
              <w:t>亿元和</w:t>
            </w:r>
            <w:r>
              <w:rPr>
                <w:rFonts w:ascii="Arial" w:hAnsi="Arial" w:cs="Arial"/>
              </w:rPr>
              <w:t>"}</w:t>
            </w:r>
          </w:p>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331" w:name="_Toc9618"/>
      <w:bookmarkStart w:id="332" w:name="_Toc31288"/>
      <w:bookmarkStart w:id="333" w:name="_Toc6675"/>
      <w:r>
        <w:rPr>
          <w:rFonts w:hint="eastAsia"/>
        </w:rPr>
        <w:t>图</w:t>
      </w:r>
      <w:r>
        <w:t xml:space="preserve">4.1 </w:t>
      </w:r>
      <w:r>
        <w:rPr>
          <w:rFonts w:hint="eastAsia"/>
        </w:rPr>
        <w:t>命名实体识别标注数据示例</w:t>
      </w:r>
      <w:bookmarkEnd w:id="331"/>
      <w:bookmarkEnd w:id="332"/>
      <w:bookmarkEnd w:id="33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line="360" w:lineRule="auto"/>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Style w:val="42"/>
                <w:rFonts w:cs="宋体"/>
              </w:rPr>
              <w:t xml:space="preserve"> </w:t>
            </w:r>
            <w:r>
              <w:rPr>
                <w:rFonts w:hint="eastAsia"/>
              </w:rPr>
              <w:t>吴国政</w:t>
            </w:r>
            <w:r>
              <w:rPr>
                <w:rStyle w:val="42"/>
                <w:rFonts w:cs="宋体"/>
              </w:rPr>
              <w:t xml:space="preserve"> </w:t>
            </w:r>
            <w:r>
              <w:rPr>
                <w:rFonts w:hint="eastAsia"/>
              </w:rPr>
              <w:t>实际控制人</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before="0" w:beforeAutospacing="0" w:after="0" w:afterAutospacing="0" w:line="360" w:lineRule="auto"/>
            </w:pPr>
            <w:r>
              <w:rPr>
                <w:rFonts w:hint="eastAsia"/>
              </w:rPr>
              <w:t>吴国政</w:t>
            </w:r>
            <w:r>
              <w:rPr>
                <w:rStyle w:val="42"/>
                <w:rFonts w:cs="宋体"/>
              </w:rPr>
              <w:t xml:space="preserve"> </w:t>
            </w:r>
            <w:r>
              <w:rPr>
                <w:rFonts w:hint="eastAsia"/>
              </w:rPr>
              <w:t>柯桥领英</w:t>
            </w:r>
            <w:r>
              <w:rPr>
                <w:rStyle w:val="42"/>
                <w:rFonts w:cs="宋体"/>
              </w:rPr>
              <w:t xml:space="preserve"> </w:t>
            </w:r>
            <w:r>
              <w:rPr>
                <w:rFonts w:hint="eastAsia"/>
              </w:rPr>
              <w:t>股权转让</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line="360" w:lineRule="auto"/>
              <w:rPr>
                <w:rFonts w:hint="default" w:ascii="宋体" w:hAnsi="宋体" w:eastAsia="宋体" w:cs="宋体"/>
                <w:kern w:val="0"/>
                <w:sz w:val="24"/>
                <w:lang w:val="en-US" w:eastAsia="zh-CN"/>
              </w:rPr>
            </w:pPr>
            <w:r>
              <w:rPr>
                <w:rFonts w:hint="eastAsia" w:ascii="宋体" w:hAnsi="宋体" w:cs="宋体"/>
                <w:kern w:val="0"/>
                <w:sz w:val="24"/>
              </w:rPr>
              <w:t>艾迪西</w:t>
            </w:r>
            <w:r>
              <w:rPr>
                <w:rStyle w:val="42"/>
                <w:rFonts w:ascii="宋体" w:hAnsi="宋体" w:cs="宋体"/>
                <w:sz w:val="24"/>
              </w:rPr>
              <w:t xml:space="preserve"> </w:t>
            </w:r>
            <w:r>
              <w:rPr>
                <w:rFonts w:hint="eastAsia" w:ascii="宋体" w:hAnsi="宋体" w:cs="宋体"/>
                <w:kern w:val="0"/>
                <w:sz w:val="24"/>
              </w:rPr>
              <w:t>申通快递</w:t>
            </w:r>
            <w:r>
              <w:rPr>
                <w:rStyle w:val="42"/>
                <w:rFonts w:ascii="宋体" w:hAnsi="宋体" w:cs="宋体"/>
                <w:sz w:val="24"/>
              </w:rPr>
              <w:t xml:space="preserve"> </w:t>
            </w:r>
            <w:r>
              <w:rPr>
                <w:rFonts w:hint="eastAsia" w:ascii="宋体" w:hAnsi="宋体" w:cs="宋体"/>
                <w:kern w:val="0"/>
                <w:sz w:val="24"/>
              </w:rPr>
              <w:t>收购</w:t>
            </w:r>
            <w:r>
              <w:rPr>
                <w:rStyle w:val="42"/>
                <w:rFonts w:ascii="宋体" w:hAnsi="宋体" w:cs="宋体"/>
                <w:sz w:val="24"/>
              </w:rPr>
              <w:t xml:space="preserve"> </w:t>
            </w:r>
            <w:r>
              <w:rPr>
                <w:rFonts w:hint="eastAsia" w:ascii="宋体" w:hAnsi="宋体" w:cs="宋体"/>
                <w:kern w:val="0"/>
                <w:sz w:val="24"/>
              </w:rPr>
              <w:t>艾迪西收购申通快递</w:t>
            </w:r>
            <w:r>
              <w:rPr>
                <w:rFonts w:ascii="宋体" w:hAnsi="宋体" w:cs="宋体"/>
                <w:kern w:val="0"/>
                <w:sz w:val="24"/>
              </w:rPr>
              <w:t>100%</w:t>
            </w:r>
            <w:r>
              <w:rPr>
                <w:rFonts w:hint="eastAsia" w:ascii="宋体" w:hAnsi="宋体" w:cs="宋体"/>
                <w:kern w:val="0"/>
                <w:sz w:val="24"/>
              </w:rPr>
              <w:t>股权过户完成；</w:t>
            </w:r>
            <w:r>
              <w:rPr>
                <w:rFonts w:ascii="宋体" w:hAnsi="宋体" w:cs="宋体"/>
                <w:kern w:val="0"/>
                <w:sz w:val="24"/>
              </w:rPr>
              <w:t>2</w:t>
            </w:r>
            <w:r>
              <w:rPr>
                <w:rFonts w:hint="eastAsia" w:ascii="宋体" w:hAnsi="宋体" w:cs="宋体"/>
                <w:kern w:val="0"/>
                <w:sz w:val="24"/>
              </w:rPr>
              <w:t>、科林环保拟以自筹资金</w:t>
            </w:r>
            <w:r>
              <w:rPr>
                <w:rFonts w:ascii="宋体" w:hAnsi="宋体" w:cs="宋体"/>
                <w:kern w:val="0"/>
                <w:sz w:val="24"/>
              </w:rPr>
              <w:t>5000</w:t>
            </w:r>
            <w:r>
              <w:rPr>
                <w:rFonts w:hint="eastAsia" w:ascii="宋体" w:hAnsi="宋体" w:cs="宋体"/>
                <w:kern w:val="0"/>
                <w:sz w:val="24"/>
              </w:rPr>
              <w:t>万元设立全资子公司；</w:t>
            </w:r>
            <w:r>
              <w:rPr>
                <w:rFonts w:ascii="宋体" w:hAnsi="宋体" w:cs="宋体"/>
                <w:kern w:val="0"/>
                <w:sz w:val="24"/>
              </w:rPr>
              <w:t>3</w:t>
            </w:r>
            <w:r>
              <w:rPr>
                <w:rFonts w:hint="eastAsia" w:ascii="宋体" w:hAnsi="宋体" w:cs="宋体"/>
                <w:kern w:val="0"/>
                <w:sz w:val="24"/>
              </w:rPr>
              <w:t>、勤上光电全资子公司拟筹划股权收购事宜，</w:t>
            </w:r>
            <w:r>
              <w:rPr>
                <w:rFonts w:ascii="宋体" w:hAnsi="宋体" w:cs="宋体"/>
                <w:kern w:val="0"/>
                <w:sz w:val="24"/>
              </w:rPr>
              <w:t>13</w:t>
            </w:r>
            <w:r>
              <w:rPr>
                <w:rFonts w:hint="eastAsia" w:ascii="宋体" w:hAnsi="宋体" w:cs="宋体"/>
                <w:kern w:val="0"/>
                <w:sz w:val="24"/>
              </w:rPr>
              <w:t>日起停牌……科林环保午间公告称，公司为满足业务发展的需要，拟向控股股东重庆东诚瑞业投资有限公司（以下简称“东诚瑞业”）借款，借款总额不超过</w:t>
            </w:r>
            <w:r>
              <w:rPr>
                <w:rFonts w:ascii="宋体" w:hAnsi="宋体" w:cs="宋体"/>
                <w:kern w:val="0"/>
                <w:sz w:val="24"/>
              </w:rPr>
              <w:t>2500</w:t>
            </w:r>
            <w:r>
              <w:rPr>
                <w:rFonts w:hint="eastAsia" w:ascii="宋体" w:hAnsi="宋体" w:cs="宋体"/>
                <w:kern w:val="0"/>
                <w:sz w:val="24"/>
              </w:rPr>
              <w:t>万元，借款利率为</w:t>
            </w:r>
            <w:r>
              <w:rPr>
                <w:rFonts w:ascii="宋体" w:hAnsi="宋体" w:cs="宋体"/>
                <w:kern w:val="0"/>
                <w:sz w:val="24"/>
              </w:rPr>
              <w:t>4.75%</w:t>
            </w:r>
            <w:r>
              <w:rPr>
                <w:rFonts w:hint="eastAsia" w:ascii="宋体" w:hAnsi="宋体" w:cs="宋体"/>
                <w:kern w:val="0"/>
                <w:sz w:val="24"/>
              </w:rPr>
              <w:t>，借款期限为</w:t>
            </w:r>
            <w:r>
              <w:rPr>
                <w:rFonts w:ascii="宋体" w:hAnsi="宋体" w:cs="宋体"/>
                <w:kern w:val="0"/>
                <w:sz w:val="24"/>
              </w:rPr>
              <w:t>12</w:t>
            </w:r>
            <w:r>
              <w:rPr>
                <w:rFonts w:hint="eastAsia" w:ascii="宋体" w:hAnsi="宋体" w:cs="宋体"/>
                <w:kern w:val="0"/>
                <w:sz w:val="24"/>
              </w:rPr>
              <w:t>个月，在借款到期时一次性还本付息，若提前归还借款时，应按实际使用时间付息。</w:t>
            </w:r>
          </w:p>
        </w:tc>
      </w:tr>
    </w:tbl>
    <w:p>
      <w:pPr>
        <w:pStyle w:val="36"/>
      </w:pPr>
      <w:bookmarkStart w:id="334" w:name="_Toc25971"/>
      <w:bookmarkStart w:id="335" w:name="_Toc594"/>
      <w:bookmarkStart w:id="336" w:name="_Toc12557"/>
      <w:r>
        <w:rPr>
          <w:rFonts w:hint="eastAsia"/>
        </w:rPr>
        <w:t>图</w:t>
      </w:r>
      <w:r>
        <w:t xml:space="preserve">4.2 </w:t>
      </w:r>
      <w:r>
        <w:rPr>
          <w:rFonts w:hint="eastAsia"/>
        </w:rPr>
        <w:t>关系抽取标注数据示例</w:t>
      </w:r>
      <w:bookmarkEnd w:id="334"/>
      <w:bookmarkEnd w:id="335"/>
      <w:bookmarkEnd w:id="336"/>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337" w:name="_Toc12012"/>
      <w:bookmarkStart w:id="338" w:name="_Toc8642"/>
      <w:bookmarkStart w:id="339" w:name="_Toc1854"/>
      <w:r>
        <w:rPr>
          <w:rFonts w:hint="eastAsia"/>
        </w:rPr>
        <w:t>表</w:t>
      </w:r>
      <w:r>
        <w:t xml:space="preserve">4.1 </w:t>
      </w:r>
      <w:r>
        <w:rPr>
          <w:rFonts w:hint="eastAsia"/>
        </w:rPr>
        <w:t>关系标签列表</w:t>
      </w:r>
      <w:bookmarkEnd w:id="337"/>
      <w:bookmarkEnd w:id="338"/>
      <w:bookmarkEnd w:id="33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cs="Arial"/>
              </w:rPr>
              <w:t>unknown 0</w:t>
            </w:r>
          </w:p>
          <w:p>
            <w:pPr>
              <w:pStyle w:val="17"/>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7"/>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7"/>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7"/>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7"/>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7"/>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7"/>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7"/>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7"/>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7"/>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7"/>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7"/>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7"/>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7"/>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7"/>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7"/>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7"/>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7"/>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7"/>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7"/>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7"/>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7"/>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7"/>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7"/>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7"/>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7"/>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7"/>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7"/>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7"/>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7"/>
              <w:spacing w:before="0" w:beforeAutospacing="0" w:after="0" w:afterAutospacing="0"/>
              <w:rPr>
                <w:rFonts w:ascii="Arial" w:hAnsi="Arial" w:cs="Arial"/>
              </w:rPr>
            </w:pPr>
            <w:r>
              <w:rPr>
                <w:rFonts w:ascii="Arial" w:hAnsi="Arial" w:cs="Arial"/>
              </w:rPr>
              <w:t>CEO 30</w:t>
            </w:r>
          </w:p>
          <w:p>
            <w:pPr>
              <w:pStyle w:val="17"/>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7"/>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7"/>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340" w:name="_Toc20460_WPSOffice_Level3"/>
      <w:bookmarkStart w:id="341" w:name="_Toc3596_WPSOffice_Level3"/>
      <w:r>
        <w:rPr>
          <w:rFonts w:cs="Arial"/>
        </w:rPr>
        <w:t xml:space="preserve">4.1.2 </w:t>
      </w:r>
      <w:bookmarkEnd w:id="340"/>
      <w:r>
        <w:rPr>
          <w:rFonts w:hint="eastAsia" w:cs="Arial"/>
        </w:rPr>
        <w:t>数据预处理</w:t>
      </w:r>
      <w:bookmarkEnd w:id="341"/>
    </w:p>
    <w:p>
      <w:pPr>
        <w:spacing w:line="360" w:lineRule="auto"/>
        <w:ind w:firstLine="480" w:firstLineChars="200"/>
        <w:rPr>
          <w:rFonts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342" w:name="_Toc20893"/>
      <w:bookmarkStart w:id="343" w:name="_Toc12479"/>
      <w:bookmarkStart w:id="344" w:name="_Toc19517"/>
      <w:r>
        <w:rPr>
          <w:rFonts w:hint="eastAsia"/>
        </w:rPr>
        <w:t>图</w:t>
      </w:r>
      <w:r>
        <w:t xml:space="preserve">4.3 </w:t>
      </w:r>
      <w:r>
        <w:rPr>
          <w:rFonts w:hint="eastAsia"/>
        </w:rPr>
        <w:t>中文繁简体转换命令</w:t>
      </w:r>
      <w:bookmarkEnd w:id="342"/>
      <w:bookmarkEnd w:id="343"/>
      <w:bookmarkEnd w:id="344"/>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7"/>
              <w:spacing w:before="0" w:beforeAutospacing="0" w:after="0" w:afterAutospacing="0"/>
              <w:rPr>
                <w:rFonts w:ascii="Arial" w:hAnsi="Arial" w:cs="Arial"/>
              </w:rPr>
            </w:pPr>
            <w:r>
              <w:rPr>
                <w:rFonts w:ascii="Arial" w:hAnsi="Arial" w:eastAsia="Times New Roman" w:cs="Arial"/>
              </w:rPr>
              <w:t>    def __init__(self, data,  batch_size):</w:t>
            </w:r>
          </w:p>
          <w:p>
            <w:pPr>
              <w:pStyle w:val="17"/>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7"/>
              <w:spacing w:before="0" w:beforeAutospacing="0" w:after="0" w:afterAutospacing="0"/>
              <w:rPr>
                <w:rFonts w:ascii="Arial" w:hAnsi="Arial" w:cs="Arial"/>
              </w:rPr>
            </w:pPr>
            <w:r>
              <w:rPr>
                <w:rFonts w:ascii="Arial" w:hAnsi="Arial" w:eastAsia="Times New Roman" w:cs="Arial"/>
              </w:rPr>
              <w:t>        self.len_data = len(self.batch_data)</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sort_and_pad(self, data, batch_size):</w:t>
            </w:r>
          </w:p>
          <w:p>
            <w:pPr>
              <w:pStyle w:val="17"/>
              <w:spacing w:before="0" w:beforeAutospacing="0" w:after="0" w:afterAutospacing="0"/>
              <w:rPr>
                <w:rFonts w:ascii="Arial" w:hAnsi="Arial" w:cs="Arial"/>
              </w:rPr>
            </w:pPr>
            <w:r>
              <w:rPr>
                <w:rFonts w:ascii="Arial" w:hAnsi="Arial" w:eastAsia="Times New Roman" w:cs="Arial"/>
              </w:rPr>
              <w:t>        num_batch = int(math.ceil(len(data) / batch_size))</w:t>
            </w:r>
          </w:p>
          <w:p>
            <w:pPr>
              <w:pStyle w:val="17"/>
              <w:spacing w:before="0" w:beforeAutospacing="0" w:after="0" w:afterAutospacing="0"/>
              <w:rPr>
                <w:rFonts w:ascii="Arial" w:hAnsi="Arial" w:cs="Arial"/>
              </w:rPr>
            </w:pPr>
            <w:r>
              <w:rPr>
                <w:rFonts w:ascii="Arial" w:hAnsi="Arial" w:eastAsia="Times New Roman" w:cs="Arial"/>
              </w:rPr>
              <w:t>        sorted_data = sorted(data, key=lambda x: len(x[0]))</w:t>
            </w:r>
          </w:p>
          <w:p>
            <w:pPr>
              <w:pStyle w:val="17"/>
              <w:spacing w:before="0" w:beforeAutospacing="0" w:after="0" w:afterAutospacing="0"/>
              <w:rPr>
                <w:rFonts w:ascii="Arial" w:hAnsi="Arial" w:cs="Arial"/>
              </w:rPr>
            </w:pPr>
            <w:r>
              <w:rPr>
                <w:rFonts w:ascii="Arial" w:hAnsi="Arial" w:eastAsia="Times New Roman" w:cs="Arial"/>
              </w:rPr>
              <w:t>        batch_data = []</w:t>
            </w:r>
          </w:p>
          <w:p>
            <w:pPr>
              <w:pStyle w:val="17"/>
              <w:spacing w:before="0" w:beforeAutospacing="0" w:after="0" w:afterAutospacing="0"/>
              <w:rPr>
                <w:rFonts w:ascii="Arial" w:hAnsi="Arial" w:cs="Arial"/>
              </w:rPr>
            </w:pPr>
            <w:r>
              <w:rPr>
                <w:rFonts w:ascii="Arial" w:hAnsi="Arial" w:eastAsia="Times New Roman" w:cs="Arial"/>
              </w:rPr>
              <w:t>        for i in range(num_batch):</w:t>
            </w:r>
          </w:p>
          <w:p>
            <w:pPr>
              <w:pStyle w:val="17"/>
              <w:spacing w:before="0" w:beforeAutospacing="0" w:after="0" w:afterAutospacing="0"/>
              <w:rPr>
                <w:rFonts w:ascii="Arial" w:hAnsi="Arial" w:cs="Arial"/>
              </w:rPr>
            </w:pPr>
            <w:r>
              <w:rPr>
                <w:rFonts w:ascii="Arial" w:hAnsi="Arial" w:eastAsia="Times New Roman" w:cs="Arial"/>
              </w:rPr>
              <w:t>            a = int(i*batch_size)</w:t>
            </w:r>
          </w:p>
          <w:p>
            <w:pPr>
              <w:pStyle w:val="17"/>
              <w:spacing w:before="0" w:beforeAutospacing="0" w:after="0" w:afterAutospacing="0"/>
              <w:rPr>
                <w:rFonts w:ascii="Arial" w:hAnsi="Arial" w:cs="Arial"/>
              </w:rPr>
            </w:pPr>
            <w:r>
              <w:rPr>
                <w:rFonts w:ascii="Arial" w:hAnsi="Arial" w:eastAsia="Times New Roman" w:cs="Arial"/>
              </w:rPr>
              <w:t>            b = int((i+1)*batch_size)</w:t>
            </w:r>
          </w:p>
          <w:p>
            <w:pPr>
              <w:pStyle w:val="17"/>
              <w:spacing w:before="0" w:beforeAutospacing="0" w:after="0" w:afterAutospacing="0"/>
              <w:rPr>
                <w:rFonts w:ascii="Arial" w:hAnsi="Arial" w:cs="Arial"/>
              </w:rPr>
            </w:pPr>
            <w:r>
              <w:rPr>
                <w:rFonts w:ascii="Arial" w:hAnsi="Arial" w:eastAsia="Times New Roman" w:cs="Arial"/>
              </w:rPr>
              <w:t>            batch_data.append(self.pad_data(sorted_data[a:b]))</w:t>
            </w:r>
          </w:p>
          <w:p>
            <w:pPr>
              <w:pStyle w:val="17"/>
              <w:spacing w:before="0" w:beforeAutospacing="0" w:after="0" w:afterAutospacing="0"/>
              <w:rPr>
                <w:rFonts w:ascii="Arial" w:hAnsi="Arial" w:eastAsia="Times New Roman" w:cs="Arial"/>
              </w:rPr>
            </w:pPr>
            <w:r>
              <w:rPr>
                <w:rFonts w:ascii="Arial" w:hAnsi="Arial" w:eastAsia="Times New Roman" w:cs="Arial"/>
              </w:rPr>
              <w:t>        return batch_data</w:t>
            </w:r>
          </w:p>
          <w:p>
            <w:pPr>
              <w:pStyle w:val="17"/>
              <w:spacing w:before="0" w:beforeAutospacing="0" w:after="0" w:afterAutospacing="0"/>
              <w:rPr>
                <w:rFonts w:ascii="Arial" w:hAnsi="Arial" w:eastAsia="Times New Roman" w:cs="Arial"/>
              </w:rPr>
            </w:pPr>
          </w:p>
          <w:p>
            <w:pPr>
              <w:pStyle w:val="17"/>
              <w:spacing w:before="0" w:beforeAutospacing="0" w:after="0" w:afterAutospacing="0"/>
              <w:rPr>
                <w:rFonts w:ascii="Arial" w:hAnsi="Arial" w:cs="Arial"/>
              </w:rPr>
            </w:pPr>
            <w:r>
              <w:rPr>
                <w:rFonts w:ascii="Arial" w:hAnsi="Arial" w:eastAsia="Times New Roman" w:cs="Arial"/>
              </w:rPr>
              <w:t>    def pad_data(data):</w:t>
            </w:r>
          </w:p>
          <w:p>
            <w:pPr>
              <w:pStyle w:val="17"/>
              <w:spacing w:before="0" w:beforeAutospacing="0" w:after="0" w:afterAutospacing="0"/>
              <w:rPr>
                <w:rFonts w:ascii="Arial" w:hAnsi="Arial" w:cs="Arial"/>
              </w:rPr>
            </w:pPr>
            <w:r>
              <w:rPr>
                <w:rFonts w:ascii="Arial" w:hAnsi="Arial" w:eastAsia="Times New Roman" w:cs="Arial"/>
              </w:rPr>
              <w:t>        strings = []</w:t>
            </w:r>
          </w:p>
          <w:p>
            <w:pPr>
              <w:pStyle w:val="17"/>
              <w:spacing w:before="0" w:beforeAutospacing="0" w:after="0" w:afterAutospacing="0"/>
              <w:rPr>
                <w:rFonts w:ascii="Arial" w:hAnsi="Arial" w:cs="Arial"/>
              </w:rPr>
            </w:pPr>
            <w:r>
              <w:rPr>
                <w:rFonts w:ascii="Arial" w:hAnsi="Arial" w:eastAsia="Times New Roman" w:cs="Arial"/>
              </w:rPr>
              <w:t>        chars = []</w:t>
            </w:r>
          </w:p>
          <w:p>
            <w:pPr>
              <w:pStyle w:val="17"/>
              <w:spacing w:before="0" w:beforeAutospacing="0" w:after="0" w:afterAutospacing="0"/>
              <w:rPr>
                <w:rFonts w:ascii="Arial" w:hAnsi="Arial" w:cs="Arial"/>
              </w:rPr>
            </w:pPr>
            <w:r>
              <w:rPr>
                <w:rFonts w:ascii="Arial" w:hAnsi="Arial" w:eastAsia="Times New Roman" w:cs="Arial"/>
              </w:rPr>
              <w:t>        segs = []</w:t>
            </w:r>
          </w:p>
          <w:p>
            <w:pPr>
              <w:pStyle w:val="17"/>
              <w:spacing w:before="0" w:beforeAutospacing="0" w:after="0" w:afterAutospacing="0"/>
              <w:rPr>
                <w:rFonts w:ascii="Arial" w:hAnsi="Arial" w:cs="Arial"/>
              </w:rPr>
            </w:pPr>
            <w:r>
              <w:rPr>
                <w:rFonts w:ascii="Arial" w:hAnsi="Arial" w:eastAsia="Times New Roman" w:cs="Arial"/>
              </w:rPr>
              <w:t>        targets = []</w:t>
            </w:r>
          </w:p>
          <w:p>
            <w:pPr>
              <w:pStyle w:val="17"/>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7"/>
              <w:spacing w:before="0" w:beforeAutospacing="0" w:after="0" w:afterAutospacing="0"/>
              <w:rPr>
                <w:rFonts w:ascii="Arial" w:hAnsi="Arial" w:cs="Arial"/>
              </w:rPr>
            </w:pPr>
            <w:r>
              <w:rPr>
                <w:rFonts w:ascii="Arial" w:hAnsi="Arial" w:eastAsia="Times New Roman" w:cs="Arial"/>
              </w:rPr>
              <w:t>        for line in data:</w:t>
            </w:r>
          </w:p>
          <w:p>
            <w:pPr>
              <w:pStyle w:val="17"/>
              <w:spacing w:before="0" w:beforeAutospacing="0" w:after="0" w:afterAutospacing="0"/>
              <w:rPr>
                <w:rFonts w:ascii="Arial" w:hAnsi="Arial" w:cs="Arial"/>
              </w:rPr>
            </w:pPr>
            <w:r>
              <w:rPr>
                <w:rFonts w:ascii="Arial" w:hAnsi="Arial" w:eastAsia="Times New Roman" w:cs="Arial"/>
              </w:rPr>
              <w:t>            string, char, seg, target = line</w:t>
            </w:r>
          </w:p>
          <w:p>
            <w:pPr>
              <w:pStyle w:val="17"/>
              <w:spacing w:before="0" w:beforeAutospacing="0" w:after="0" w:afterAutospacing="0"/>
              <w:rPr>
                <w:rFonts w:ascii="Arial" w:hAnsi="Arial" w:cs="Arial"/>
              </w:rPr>
            </w:pPr>
            <w:r>
              <w:rPr>
                <w:rFonts w:ascii="Arial" w:hAnsi="Arial" w:eastAsia="Times New Roman" w:cs="Arial"/>
              </w:rPr>
              <w:t>            padding = [0] * (max_length - len(string))</w:t>
            </w:r>
          </w:p>
          <w:p>
            <w:pPr>
              <w:pStyle w:val="17"/>
              <w:spacing w:before="0" w:beforeAutospacing="0" w:after="0" w:afterAutospacing="0"/>
              <w:rPr>
                <w:rFonts w:ascii="Arial" w:hAnsi="Arial" w:cs="Arial"/>
              </w:rPr>
            </w:pPr>
            <w:r>
              <w:rPr>
                <w:rFonts w:ascii="Arial" w:hAnsi="Arial" w:eastAsia="Times New Roman" w:cs="Arial"/>
              </w:rPr>
              <w:t>            strings.append(string + padding)</w:t>
            </w:r>
          </w:p>
          <w:p>
            <w:pPr>
              <w:pStyle w:val="17"/>
              <w:spacing w:before="0" w:beforeAutospacing="0" w:after="0" w:afterAutospacing="0"/>
              <w:rPr>
                <w:rFonts w:ascii="Arial" w:hAnsi="Arial" w:cs="Arial"/>
              </w:rPr>
            </w:pPr>
            <w:r>
              <w:rPr>
                <w:rFonts w:ascii="Arial" w:hAnsi="Arial" w:eastAsia="Times New Roman" w:cs="Arial"/>
              </w:rPr>
              <w:t>            chars.append(char + padding)</w:t>
            </w:r>
          </w:p>
          <w:p>
            <w:pPr>
              <w:pStyle w:val="17"/>
              <w:spacing w:before="0" w:beforeAutospacing="0" w:after="0" w:afterAutospacing="0"/>
              <w:rPr>
                <w:rFonts w:ascii="Arial" w:hAnsi="Arial" w:cs="Arial"/>
              </w:rPr>
            </w:pPr>
            <w:r>
              <w:rPr>
                <w:rFonts w:ascii="Arial" w:hAnsi="Arial" w:eastAsia="Times New Roman" w:cs="Arial"/>
              </w:rPr>
              <w:t>            segs.append(seg + padding)</w:t>
            </w:r>
          </w:p>
          <w:p>
            <w:pPr>
              <w:pStyle w:val="17"/>
              <w:spacing w:before="0" w:beforeAutospacing="0" w:after="0" w:afterAutospacing="0"/>
              <w:rPr>
                <w:rFonts w:ascii="Arial" w:hAnsi="Arial" w:cs="Arial"/>
              </w:rPr>
            </w:pPr>
            <w:r>
              <w:rPr>
                <w:rFonts w:ascii="Arial" w:hAnsi="Arial" w:eastAsia="Times New Roman" w:cs="Arial"/>
              </w:rPr>
              <w:t>            targets.append(target + padding)</w:t>
            </w:r>
          </w:p>
          <w:p>
            <w:pPr>
              <w:pStyle w:val="17"/>
              <w:spacing w:before="0" w:beforeAutospacing="0" w:after="0" w:afterAutospacing="0"/>
              <w:rPr>
                <w:rFonts w:ascii="Arial" w:hAnsi="Arial" w:cs="Arial"/>
              </w:rPr>
            </w:pPr>
            <w:r>
              <w:rPr>
                <w:rFonts w:ascii="Arial" w:hAnsi="Arial" w:eastAsia="Times New Roman" w:cs="Arial"/>
              </w:rPr>
              <w:t>        return [strings, chars, segs, targets]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iter_batch(self, shuffle=False):</w:t>
            </w:r>
          </w:p>
          <w:p>
            <w:pPr>
              <w:pStyle w:val="17"/>
              <w:spacing w:before="0" w:beforeAutospacing="0" w:after="0" w:afterAutospacing="0"/>
              <w:rPr>
                <w:rFonts w:ascii="Arial" w:hAnsi="Arial" w:cs="Arial"/>
              </w:rPr>
            </w:pPr>
            <w:r>
              <w:rPr>
                <w:rFonts w:ascii="Arial" w:hAnsi="Arial" w:eastAsia="Times New Roman" w:cs="Arial"/>
              </w:rPr>
              <w:t>        if shuffle:</w:t>
            </w:r>
          </w:p>
          <w:p>
            <w:pPr>
              <w:pStyle w:val="17"/>
              <w:spacing w:before="0" w:beforeAutospacing="0" w:after="0" w:afterAutospacing="0"/>
              <w:rPr>
                <w:rFonts w:ascii="Arial" w:hAnsi="Arial" w:cs="Arial"/>
              </w:rPr>
            </w:pPr>
            <w:r>
              <w:rPr>
                <w:rFonts w:ascii="Arial" w:hAnsi="Arial" w:eastAsia="Times New Roman" w:cs="Arial"/>
              </w:rPr>
              <w:t>            random.shuffle(self.batch_data)</w:t>
            </w:r>
          </w:p>
          <w:p>
            <w:pPr>
              <w:pStyle w:val="17"/>
              <w:spacing w:before="0" w:beforeAutospacing="0" w:after="0" w:afterAutospacing="0"/>
              <w:rPr>
                <w:rFonts w:ascii="Arial" w:hAnsi="Arial" w:cs="Arial"/>
              </w:rPr>
            </w:pPr>
            <w:r>
              <w:rPr>
                <w:rFonts w:ascii="Arial" w:hAnsi="Arial" w:eastAsia="Times New Roman" w:cs="Arial"/>
              </w:rPr>
              <w:t>        for idx in range(self.len_data):</w:t>
            </w:r>
          </w:p>
          <w:p>
            <w:pPr>
              <w:pStyle w:val="17"/>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345" w:name="_Toc21681"/>
      <w:bookmarkStart w:id="346" w:name="_Toc809"/>
      <w:bookmarkStart w:id="347" w:name="_Toc8006"/>
      <w:r>
        <w:rPr>
          <w:rFonts w:hint="eastAsia"/>
        </w:rPr>
        <w:t>图</w:t>
      </w:r>
      <w:r>
        <w:t>4.4 BatchManager</w:t>
      </w:r>
      <w:r>
        <w:rPr>
          <w:rFonts w:hint="eastAsia"/>
        </w:rPr>
        <w:t>类实现</w:t>
      </w:r>
      <w:bookmarkEnd w:id="345"/>
      <w:bookmarkEnd w:id="346"/>
      <w:bookmarkEnd w:id="347"/>
    </w:p>
    <w:p>
      <w:pPr>
        <w:pStyle w:val="3"/>
        <w:rPr>
          <w:rFonts w:cs="Arial"/>
        </w:rPr>
      </w:pPr>
      <w:bookmarkStart w:id="348" w:name="_Toc3863_WPSOffice_Level3"/>
      <w:r>
        <w:rPr>
          <w:rFonts w:cs="Arial"/>
        </w:rPr>
        <w:t xml:space="preserve">4.1.3 </w:t>
      </w:r>
      <w:r>
        <w:rPr>
          <w:rFonts w:hint="eastAsia" w:cs="Arial"/>
        </w:rPr>
        <w:t>词向量的训练</w:t>
      </w:r>
      <w:bookmarkEnd w:id="348"/>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为一个词最低出现次数，如果小于这个数，则被舍弃。</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349" w:name="_Toc16589"/>
      <w:bookmarkStart w:id="350" w:name="_Toc15432"/>
      <w:bookmarkStart w:id="351" w:name="_Toc7533"/>
      <w:r>
        <w:rPr>
          <w:rFonts w:hint="eastAsia"/>
        </w:rPr>
        <w:t>图</w:t>
      </w:r>
      <w:r>
        <w:t>4.5 word2vec</w:t>
      </w:r>
      <w:r>
        <w:rPr>
          <w:rFonts w:hint="eastAsia"/>
        </w:rPr>
        <w:t>词向量实现</w:t>
      </w:r>
      <w:bookmarkEnd w:id="349"/>
      <w:bookmarkEnd w:id="350"/>
      <w:bookmarkEnd w:id="351"/>
    </w:p>
    <w:p>
      <w:pPr>
        <w:pStyle w:val="3"/>
        <w:rPr>
          <w:rFonts w:cs="Arial"/>
        </w:rPr>
      </w:pPr>
      <w:bookmarkStart w:id="352" w:name="_Toc16453_WPSOffice_Level3"/>
      <w:bookmarkStart w:id="353" w:name="_Toc20245_WPSOffice_Level2"/>
      <w:r>
        <w:rPr>
          <w:rFonts w:cs="Arial"/>
        </w:rPr>
        <w:t xml:space="preserve">4.2 </w:t>
      </w:r>
      <w:bookmarkEnd w:id="352"/>
      <w:r>
        <w:rPr>
          <w:rFonts w:hint="eastAsia" w:cs="Arial"/>
        </w:rPr>
        <w:t>基于</w:t>
      </w:r>
      <w:r>
        <w:rPr>
          <w:rFonts w:cs="Arial"/>
        </w:rPr>
        <w:t>word2vec</w:t>
      </w:r>
      <w:r>
        <w:rPr>
          <w:rFonts w:hint="eastAsia" w:cs="Arial"/>
        </w:rPr>
        <w:t>的命名实体识别模型的实现</w:t>
      </w:r>
      <w:bookmarkEnd w:id="35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54" w:name="_Toc17821_WPSOffice_Level3"/>
      <w:bookmarkStart w:id="355" w:name="_Toc4844"/>
      <w:bookmarkStart w:id="356" w:name="_Toc27211"/>
      <w:bookmarkStart w:id="357" w:name="_Toc17044_WPSOffice_Level3"/>
      <w:bookmarkStart w:id="358" w:name="_Toc17845"/>
      <w:r>
        <w:rPr>
          <w:rFonts w:hint="eastAsia"/>
        </w:rPr>
        <w:t>表</w:t>
      </w:r>
      <w:r>
        <w:t xml:space="preserve">4.2 </w:t>
      </w:r>
      <w:r>
        <w:rPr>
          <w:rFonts w:hint="eastAsia"/>
        </w:rPr>
        <w:t>基于</w:t>
      </w:r>
      <w:r>
        <w:t>word2vec</w:t>
      </w:r>
      <w:r>
        <w:rPr>
          <w:rFonts w:hint="eastAsia"/>
        </w:rPr>
        <w:t>的命名实体识别模型超参数列表</w:t>
      </w:r>
      <w:bookmarkEnd w:id="354"/>
      <w:bookmarkEnd w:id="355"/>
      <w:bookmarkEnd w:id="356"/>
      <w:bookmarkEnd w:id="357"/>
      <w:bookmarkEnd w:id="35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if not os.path.isfile(FLAGS.map_file):</w:t>
            </w:r>
          </w:p>
          <w:p>
            <w:pPr>
              <w:pStyle w:val="17"/>
              <w:spacing w:before="0" w:beforeAutospacing="0" w:after="0" w:afterAutospacing="0"/>
              <w:rPr>
                <w:rFonts w:ascii="Arial" w:hAnsi="Arial" w:cs="Arial"/>
              </w:rPr>
            </w:pPr>
            <w:r>
              <w:rPr>
                <w:rFonts w:ascii="Arial" w:hAnsi="Arial" w:eastAsia="Times New Roman" w:cs="Arial"/>
              </w:rPr>
              <w:t>    # create dictionary for word</w:t>
            </w:r>
          </w:p>
          <w:p>
            <w:pPr>
              <w:pStyle w:val="17"/>
              <w:spacing w:before="0" w:beforeAutospacing="0" w:after="0" w:afterAutospacing="0"/>
              <w:rPr>
                <w:rFonts w:ascii="Arial" w:hAnsi="Arial" w:cs="Arial"/>
              </w:rPr>
            </w:pPr>
            <w:r>
              <w:rPr>
                <w:rFonts w:ascii="Arial" w:hAnsi="Arial" w:eastAsia="Times New Roman" w:cs="Arial"/>
              </w:rPr>
              <w:t>    if FLAGS.pre_emb:</w:t>
            </w:r>
          </w:p>
          <w:p>
            <w:pPr>
              <w:pStyle w:val="17"/>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7"/>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7"/>
              <w:spacing w:before="0" w:beforeAutospacing="0" w:after="0" w:afterAutospacing="0"/>
              <w:rPr>
                <w:rFonts w:ascii="Arial" w:hAnsi="Arial" w:cs="Arial"/>
              </w:rPr>
            </w:pPr>
            <w:r>
              <w:rPr>
                <w:rFonts w:ascii="Arial" w:hAnsi="Arial" w:eastAsia="Times New Roman" w:cs="Arial"/>
              </w:rPr>
              <w:t>            dico_chars_train.copy(),</w:t>
            </w:r>
          </w:p>
          <w:p>
            <w:pPr>
              <w:pStyle w:val="17"/>
              <w:spacing w:before="0" w:beforeAutospacing="0" w:after="0" w:afterAutospacing="0"/>
              <w:rPr>
                <w:rFonts w:ascii="Arial" w:hAnsi="Arial" w:cs="Arial"/>
              </w:rPr>
            </w:pPr>
            <w:r>
              <w:rPr>
                <w:rFonts w:ascii="Arial" w:hAnsi="Arial" w:eastAsia="Times New Roman" w:cs="Arial"/>
              </w:rPr>
              <w:t>            FLAGS.emb_file,</w:t>
            </w:r>
          </w:p>
          <w:p>
            <w:pPr>
              <w:pStyle w:val="17"/>
              <w:spacing w:before="0" w:beforeAutospacing="0" w:after="0" w:afterAutospacing="0"/>
              <w:rPr>
                <w:rFonts w:ascii="Arial" w:hAnsi="Arial" w:cs="Arial"/>
              </w:rPr>
            </w:pPr>
            <w:r>
              <w:rPr>
                <w:rFonts w:ascii="Arial" w:hAnsi="Arial" w:eastAsia="Times New Roman" w:cs="Arial"/>
              </w:rPr>
              <w:t>            list(itertools.chain.from_iterable(</w:t>
            </w:r>
          </w:p>
          <w:p>
            <w:pPr>
              <w:pStyle w:val="17"/>
              <w:spacing w:before="0" w:beforeAutospacing="0" w:after="0" w:afterAutospacing="0"/>
              <w:rPr>
                <w:rFonts w:ascii="Arial" w:hAnsi="Arial" w:cs="Arial"/>
              </w:rPr>
            </w:pPr>
            <w:r>
              <w:rPr>
                <w:rFonts w:ascii="Arial" w:hAnsi="Arial" w:eastAsia="Times New Roman" w:cs="Arial"/>
              </w:rPr>
              <w:t>                [[w[0] for w in s] for s in test_sentences])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else:</w:t>
            </w:r>
          </w:p>
          <w:p>
            <w:pPr>
              <w:pStyle w:val="17"/>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Create a dictionary and a mapping for tags</w:t>
            </w:r>
          </w:p>
          <w:p>
            <w:pPr>
              <w:pStyle w:val="17"/>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7"/>
              <w:spacing w:before="0" w:beforeAutospacing="0" w:after="0" w:afterAutospacing="0"/>
              <w:rPr>
                <w:rFonts w:ascii="Arial" w:hAnsi="Arial" w:cs="Arial"/>
              </w:rPr>
            </w:pPr>
            <w:r>
              <w:rPr>
                <w:rFonts w:ascii="Arial" w:hAnsi="Arial" w:eastAsia="Times New Roman" w:cs="Arial"/>
              </w:rPr>
              <w:t>    with open(FLAGS.map_file, "wb") as f:</w:t>
            </w:r>
          </w:p>
          <w:p>
            <w:pPr>
              <w:pStyle w:val="17"/>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7"/>
              <w:spacing w:before="0" w:beforeAutospacing="0" w:after="0" w:afterAutospacing="0"/>
              <w:rPr>
                <w:rFonts w:ascii="Arial" w:hAnsi="Arial" w:cs="Arial"/>
              </w:rPr>
            </w:pPr>
            <w:r>
              <w:rPr>
                <w:rFonts w:ascii="Arial" w:hAnsi="Arial" w:eastAsia="Times New Roman" w:cs="Arial"/>
              </w:rPr>
              <w:t>else:</w:t>
            </w:r>
          </w:p>
          <w:p>
            <w:pPr>
              <w:pStyle w:val="17"/>
              <w:spacing w:before="0" w:beforeAutospacing="0" w:after="0" w:afterAutospacing="0"/>
              <w:rPr>
                <w:rFonts w:ascii="Arial" w:hAnsi="Arial" w:cs="Arial"/>
              </w:rPr>
            </w:pPr>
            <w:r>
              <w:rPr>
                <w:rFonts w:ascii="Arial" w:hAnsi="Arial" w:eastAsia="Times New Roman" w:cs="Arial"/>
              </w:rPr>
              <w:t>    with open(FLAGS.map_file, "rb") as f:</w:t>
            </w:r>
          </w:p>
          <w:p>
            <w:pPr>
              <w:pStyle w:val="17"/>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59" w:name="_Toc31852_WPSOffice_Level3"/>
      <w:bookmarkStart w:id="360" w:name="_Toc22316"/>
      <w:bookmarkStart w:id="361" w:name="_Toc4927"/>
      <w:bookmarkStart w:id="362" w:name="_Toc3490_WPSOffice_Level3"/>
      <w:bookmarkStart w:id="363" w:name="_Toc16216"/>
      <w:r>
        <w:rPr>
          <w:rFonts w:hint="eastAsia"/>
        </w:rPr>
        <w:t>图</w:t>
      </w:r>
      <w:r>
        <w:t xml:space="preserve">4.6 </w:t>
      </w:r>
      <w:r>
        <w:rPr>
          <w:rFonts w:hint="eastAsia"/>
        </w:rPr>
        <w:t>词表和标签列表的存储实现</w:t>
      </w:r>
      <w:bookmarkEnd w:id="359"/>
      <w:bookmarkEnd w:id="360"/>
      <w:bookmarkEnd w:id="361"/>
      <w:bookmarkEnd w:id="362"/>
      <w:bookmarkEnd w:id="363"/>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tf_config = tf.ConfigProto()</w:t>
            </w:r>
          </w:p>
          <w:p>
            <w:pPr>
              <w:pStyle w:val="17"/>
              <w:spacing w:before="0" w:beforeAutospacing="0" w:after="0" w:afterAutospacing="0"/>
              <w:rPr>
                <w:rFonts w:ascii="Arial" w:hAnsi="Arial" w:cs="Arial"/>
              </w:rPr>
            </w:pPr>
            <w:r>
              <w:rPr>
                <w:rFonts w:ascii="Arial" w:hAnsi="Arial" w:eastAsia="Times New Roman" w:cs="Arial"/>
              </w:rPr>
              <w:t>tf_config.gpu_options.allow_growth = True</w:t>
            </w:r>
          </w:p>
          <w:p>
            <w:pPr>
              <w:pStyle w:val="17"/>
              <w:spacing w:before="0" w:beforeAutospacing="0" w:after="0" w:afterAutospacing="0"/>
              <w:rPr>
                <w:rFonts w:ascii="Arial" w:hAnsi="Arial" w:cs="Arial"/>
              </w:rPr>
            </w:pPr>
            <w:r>
              <w:rPr>
                <w:rFonts w:ascii="Arial" w:hAnsi="Arial" w:eastAsia="Times New Roman" w:cs="Arial"/>
              </w:rPr>
              <w:t>steps_per_epoch = train_manager.len_data</w:t>
            </w:r>
          </w:p>
          <w:p>
            <w:pPr>
              <w:pStyle w:val="17"/>
              <w:spacing w:before="0" w:beforeAutospacing="0" w:after="0" w:afterAutospacing="0"/>
              <w:rPr>
                <w:rFonts w:ascii="Arial" w:hAnsi="Arial" w:cs="Arial"/>
              </w:rPr>
            </w:pPr>
            <w:r>
              <w:rPr>
                <w:rFonts w:ascii="Arial" w:hAnsi="Arial" w:eastAsia="Times New Roman" w:cs="Arial"/>
              </w:rPr>
              <w:t>with tf.Session(config=tf_config) as sess:</w:t>
            </w:r>
          </w:p>
          <w:p>
            <w:pPr>
              <w:pStyle w:val="17"/>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7"/>
              <w:spacing w:before="0" w:beforeAutospacing="0" w:after="0" w:afterAutospacing="0"/>
              <w:rPr>
                <w:rFonts w:ascii="Arial" w:hAnsi="Arial" w:cs="Arial"/>
              </w:rPr>
            </w:pPr>
            <w:r>
              <w:rPr>
                <w:rFonts w:ascii="Arial" w:hAnsi="Arial" w:eastAsia="Times New Roman" w:cs="Arial"/>
              </w:rPr>
              <w:t>    logger.info("start training")</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for i in range(100):</w:t>
            </w:r>
          </w:p>
          <w:p>
            <w:pPr>
              <w:pStyle w:val="17"/>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7"/>
              <w:spacing w:before="0" w:beforeAutospacing="0" w:after="0" w:afterAutospacing="0"/>
              <w:rPr>
                <w:rFonts w:ascii="Arial" w:hAnsi="Arial" w:cs="Arial"/>
              </w:rPr>
            </w:pPr>
            <w:r>
              <w:rPr>
                <w:rFonts w:ascii="Arial" w:hAnsi="Arial" w:eastAsia="Times New Roman" w:cs="Arial"/>
              </w:rPr>
              <w:t>            step, batch_loss = model.run_step(sess, True, batch)</w:t>
            </w:r>
          </w:p>
          <w:p>
            <w:pPr>
              <w:pStyle w:val="17"/>
              <w:spacing w:before="0" w:beforeAutospacing="0" w:after="0" w:afterAutospacing="0"/>
              <w:rPr>
                <w:rFonts w:ascii="Arial" w:hAnsi="Arial" w:cs="Arial"/>
              </w:rPr>
            </w:pPr>
            <w:r>
              <w:rPr>
                <w:rFonts w:ascii="Arial" w:hAnsi="Arial" w:eastAsia="Times New Roman" w:cs="Arial"/>
              </w:rPr>
              <w:t>            loss.append(batch_loss)</w:t>
            </w:r>
          </w:p>
          <w:p>
            <w:pPr>
              <w:pStyle w:val="17"/>
              <w:spacing w:before="0" w:beforeAutospacing="0" w:after="0" w:afterAutospacing="0"/>
              <w:rPr>
                <w:rFonts w:ascii="Arial" w:hAnsi="Arial" w:cs="Arial"/>
              </w:rPr>
            </w:pPr>
            <w:r>
              <w:rPr>
                <w:rFonts w:ascii="Arial" w:hAnsi="Arial" w:eastAsia="Times New Roman" w:cs="Arial"/>
              </w:rPr>
              <w:t>            if step % FLAGS.steps_check == 0:</w:t>
            </w:r>
          </w:p>
          <w:p>
            <w:pPr>
              <w:pStyle w:val="17"/>
              <w:spacing w:before="0" w:beforeAutospacing="0" w:after="0" w:afterAutospacing="0"/>
              <w:rPr>
                <w:rFonts w:ascii="Arial" w:hAnsi="Arial" w:cs="Arial"/>
              </w:rPr>
            </w:pPr>
            <w:r>
              <w:rPr>
                <w:rFonts w:ascii="Arial" w:hAnsi="Arial" w:eastAsia="Times New Roman" w:cs="Arial"/>
              </w:rPr>
              <w:t>                iteration = step // steps_per_epoch + 1</w:t>
            </w:r>
          </w:p>
          <w:p>
            <w:pPr>
              <w:pStyle w:val="17"/>
              <w:spacing w:before="0" w:beforeAutospacing="0" w:after="0" w:afterAutospacing="0"/>
              <w:rPr>
                <w:rFonts w:ascii="Arial" w:hAnsi="Arial" w:cs="Arial"/>
              </w:rPr>
            </w:pPr>
            <w:r>
              <w:rPr>
                <w:rFonts w:ascii="Arial" w:hAnsi="Arial" w:eastAsia="Times New Roman" w:cs="Arial"/>
              </w:rPr>
              <w:t>                logger.info("iteration:{} step:{}/{}, "</w:t>
            </w:r>
          </w:p>
          <w:p>
            <w:pPr>
              <w:pStyle w:val="17"/>
              <w:spacing w:before="0" w:beforeAutospacing="0" w:after="0" w:afterAutospacing="0"/>
              <w:rPr>
                <w:rFonts w:ascii="Arial" w:hAnsi="Arial" w:cs="Arial"/>
              </w:rPr>
            </w:pPr>
            <w:r>
              <w:rPr>
                <w:rFonts w:ascii="Arial" w:hAnsi="Arial" w:eastAsia="Times New Roman" w:cs="Arial"/>
              </w:rPr>
              <w:t>                            "NER loss:{:&gt;9.6f}".format(</w:t>
            </w:r>
          </w:p>
          <w:p>
            <w:pPr>
              <w:pStyle w:val="17"/>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7"/>
              <w:spacing w:before="0" w:beforeAutospacing="0" w:after="0" w:afterAutospacing="0"/>
              <w:rPr>
                <w:rFonts w:ascii="Arial" w:hAnsi="Arial" w:cs="Arial"/>
              </w:rPr>
            </w:pPr>
            <w:r>
              <w:rPr>
                <w:rFonts w:ascii="Arial" w:hAnsi="Arial" w:eastAsia="Times New Roman" w:cs="Arial"/>
              </w:rPr>
              <w:t>        if best:</w:t>
            </w:r>
          </w:p>
          <w:p>
            <w:pPr>
              <w:pStyle w:val="17"/>
              <w:spacing w:before="0" w:beforeAutospacing="0" w:after="0" w:afterAutospacing="0"/>
              <w:rPr>
                <w:rFonts w:ascii="Arial" w:hAnsi="Arial" w:cs="Arial"/>
              </w:rPr>
            </w:pPr>
            <w:r>
              <w:rPr>
                <w:rFonts w:ascii="Arial" w:hAnsi="Arial" w:eastAsia="Times New Roman" w:cs="Arial"/>
              </w:rPr>
              <w:t>            save_model(sess, model, FLAGS.ckpt_path, logger)</w:t>
            </w:r>
          </w:p>
          <w:p>
            <w:pPr>
              <w:pStyle w:val="17"/>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64" w:name="_Toc28081"/>
      <w:bookmarkStart w:id="365" w:name="_Toc10600_WPSOffice_Level3"/>
      <w:bookmarkStart w:id="366" w:name="_Toc1560_WPSOffice_Level3"/>
      <w:bookmarkStart w:id="367" w:name="_Toc16704"/>
      <w:bookmarkStart w:id="368" w:name="_Toc12263"/>
      <w:r>
        <w:rPr>
          <w:rFonts w:hint="eastAsia"/>
        </w:rPr>
        <w:t>图</w:t>
      </w:r>
      <w:r>
        <w:t xml:space="preserve">4.7 </w:t>
      </w:r>
      <w:r>
        <w:rPr>
          <w:rFonts w:hint="eastAsia"/>
        </w:rPr>
        <w:t>基于</w:t>
      </w:r>
      <w:r>
        <w:t>word2vec</w:t>
      </w:r>
      <w:r>
        <w:rPr>
          <w:rFonts w:hint="eastAsia"/>
        </w:rPr>
        <w:t>的命名实体识别模型训练代码</w:t>
      </w:r>
      <w:bookmarkEnd w:id="364"/>
      <w:bookmarkEnd w:id="365"/>
      <w:bookmarkEnd w:id="366"/>
      <w:bookmarkEnd w:id="367"/>
      <w:bookmarkEnd w:id="368"/>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7"/>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apply dropout before feed to lstm layer</w:t>
            </w:r>
          </w:p>
          <w:p>
            <w:pPr>
              <w:pStyle w:val="17"/>
              <w:spacing w:before="0" w:beforeAutospacing="0" w:after="0" w:afterAutospacing="0"/>
              <w:rPr>
                <w:rFonts w:ascii="Arial" w:hAnsi="Arial" w:cs="Arial"/>
              </w:rPr>
            </w:pPr>
            <w:r>
              <w:rPr>
                <w:rFonts w:ascii="Arial" w:hAnsi="Arial" w:eastAsia="Times New Roman" w:cs="Arial"/>
              </w:rPr>
              <w:t>lstm_inputs = tf.nn.dropout(embedding, self.dropout)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bi-directional lstm layer</w:t>
            </w:r>
          </w:p>
          <w:p>
            <w:pPr>
              <w:pStyle w:val="17"/>
              <w:spacing w:before="0" w:beforeAutospacing="0" w:after="0" w:afterAutospacing="0"/>
              <w:rPr>
                <w:rFonts w:ascii="Arial" w:hAnsi="Arial" w:cs="Arial"/>
              </w:rPr>
            </w:pPr>
            <w:r>
              <w:rPr>
                <w:rFonts w:ascii="Arial" w:hAnsi="Arial" w:eastAsia="Times New Roman" w:cs="Arial"/>
              </w:rPr>
              <w:t>lstm_outputs = self.biLSTM_layer(lstm_inputs, self.lstm_dim,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logits for tags</w:t>
            </w:r>
          </w:p>
          <w:p>
            <w:pPr>
              <w:pStyle w:val="17"/>
              <w:spacing w:before="0" w:beforeAutospacing="0" w:after="0" w:afterAutospacing="0"/>
              <w:rPr>
                <w:rFonts w:ascii="Arial" w:hAnsi="Arial" w:cs="Arial"/>
              </w:rPr>
            </w:pPr>
            <w:r>
              <w:rPr>
                <w:rFonts w:ascii="Arial" w:hAnsi="Arial" w:eastAsia="Times New Roman" w:cs="Arial"/>
              </w:rPr>
              <w:t>self.logits = self.project_layer(lstm_outputs)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loss of the model</w:t>
            </w:r>
          </w:p>
          <w:p>
            <w:pPr>
              <w:pStyle w:val="17"/>
              <w:spacing w:before="0" w:beforeAutospacing="0" w:after="0" w:afterAutospacing="0"/>
              <w:rPr>
                <w:rFonts w:ascii="Arial" w:hAnsi="Arial" w:cs="Arial"/>
              </w:rPr>
            </w:pPr>
            <w:r>
              <w:rPr>
                <w:rFonts w:ascii="Arial" w:hAnsi="Arial" w:eastAsia="Times New Roman" w:cs="Arial"/>
              </w:rPr>
              <w:t>self.loss = self.loss_layer(self.logits,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with tf.variable_scope("optimizer"):</w:t>
            </w:r>
          </w:p>
          <w:p>
            <w:pPr>
              <w:pStyle w:val="17"/>
              <w:spacing w:before="0" w:beforeAutospacing="0" w:after="0" w:afterAutospacing="0"/>
              <w:rPr>
                <w:rFonts w:ascii="Arial" w:hAnsi="Arial" w:cs="Arial"/>
              </w:rPr>
            </w:pPr>
            <w:r>
              <w:rPr>
                <w:rFonts w:ascii="Arial" w:hAnsi="Arial" w:eastAsia="Times New Roman" w:cs="Arial"/>
              </w:rPr>
              <w:t>    self.opt = tf.train.AdamOptimizer(self.lr)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apply grad clip to avoid gradient explosion</w:t>
            </w:r>
          </w:p>
          <w:p>
            <w:pPr>
              <w:pStyle w:val="17"/>
              <w:spacing w:before="0" w:beforeAutospacing="0" w:after="0" w:afterAutospacing="0"/>
              <w:rPr>
                <w:rFonts w:ascii="Arial" w:hAnsi="Arial" w:cs="Arial"/>
              </w:rPr>
            </w:pPr>
            <w:r>
              <w:rPr>
                <w:rFonts w:ascii="Arial" w:hAnsi="Arial" w:eastAsia="Times New Roman" w:cs="Arial"/>
              </w:rPr>
              <w:t>    grads_vars = self.opt.compute_gradients(self.loss)</w:t>
            </w:r>
          </w:p>
          <w:p>
            <w:pPr>
              <w:pStyle w:val="17"/>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7"/>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of the model</w:t>
            </w:r>
          </w:p>
          <w:p>
            <w:pPr>
              <w:pStyle w:val="17"/>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369" w:name="_Toc19612_WPSOffice_Level3"/>
      <w:bookmarkStart w:id="370" w:name="_Toc32194"/>
      <w:bookmarkStart w:id="371" w:name="_Toc5921"/>
      <w:bookmarkStart w:id="372" w:name="_Toc21764"/>
      <w:bookmarkStart w:id="373" w:name="_Toc26576_WPSOffice_Level3"/>
      <w:r>
        <w:rPr>
          <w:rFonts w:hint="eastAsia"/>
        </w:rPr>
        <w:t>图</w:t>
      </w:r>
      <w:r>
        <w:t xml:space="preserve">4.8 </w:t>
      </w:r>
      <w:r>
        <w:rPr>
          <w:rFonts w:hint="eastAsia"/>
        </w:rPr>
        <w:t>基于</w:t>
      </w:r>
      <w:r>
        <w:t>word2vec</w:t>
      </w:r>
      <w:r>
        <w:rPr>
          <w:rFonts w:hint="eastAsia"/>
        </w:rPr>
        <w:t>的命名实体识别模型结构实现</w:t>
      </w:r>
      <w:bookmarkEnd w:id="369"/>
      <w:bookmarkEnd w:id="370"/>
      <w:bookmarkEnd w:id="371"/>
      <w:bookmarkEnd w:id="372"/>
      <w:bookmarkEnd w:id="373"/>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层来缓解过拟合。在网络层中定义了分别定义了前向和后向相连的</w:t>
      </w:r>
      <w:r>
        <w:rPr>
          <w:rFonts w:ascii="Arial" w:hAnsi="Arial" w:cs="Arial"/>
          <w:sz w:val="24"/>
        </w:rPr>
        <w:t>LSTM</w:t>
      </w:r>
      <w:r>
        <w:rPr>
          <w:rFonts w:hint="eastAsia" w:ascii="Arial" w:hAnsi="Arial" w:cs="Arial"/>
          <w:sz w:val="24"/>
        </w:rPr>
        <w:t>网络，也就是</w:t>
      </w:r>
      <w:r>
        <w:rPr>
          <w:rFonts w:ascii="Arial" w:hAnsi="Arial" w:cs="Arial"/>
          <w:sz w:val="24"/>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rPr>
        <w:t>进行模型保存。</w:t>
      </w:r>
    </w:p>
    <w:p>
      <w:pPr>
        <w:pStyle w:val="3"/>
        <w:rPr>
          <w:rFonts w:cs="Arial"/>
        </w:rPr>
      </w:pPr>
      <w:bookmarkStart w:id="374" w:name="_Toc27465_WPSOffice_Level3"/>
      <w:bookmarkStart w:id="375" w:name="_Toc12486_WPSOffice_Level2"/>
      <w:r>
        <w:rPr>
          <w:rFonts w:cs="Arial"/>
        </w:rPr>
        <w:t xml:space="preserve">4.3 </w:t>
      </w:r>
      <w:bookmarkEnd w:id="374"/>
      <w:r>
        <w:rPr>
          <w:rFonts w:hint="eastAsia" w:cs="Arial"/>
        </w:rPr>
        <w:t>基于</w:t>
      </w:r>
      <w:r>
        <w:rPr>
          <w:rFonts w:cs="Arial"/>
        </w:rPr>
        <w:t>BERT</w:t>
      </w:r>
      <w:r>
        <w:rPr>
          <w:rFonts w:hint="eastAsia" w:cs="Arial"/>
        </w:rPr>
        <w:t>的命名实体识别模型的实现</w:t>
      </w:r>
      <w:bookmarkEnd w:id="375"/>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cilp</w:t>
      </w:r>
      <w:r>
        <w:rPr>
          <w:rFonts w:hint="eastAsia" w:ascii="Arial" w:hAnsi="Arial" w:cs="Arial"/>
          <w:sz w:val="24"/>
        </w:rPr>
        <w:t>用来将梯度限制在一个阈值内。</w:t>
      </w:r>
    </w:p>
    <w:p>
      <w:pPr>
        <w:pStyle w:val="37"/>
      </w:pPr>
      <w:bookmarkStart w:id="376" w:name="_Toc15716"/>
      <w:bookmarkStart w:id="377" w:name="_Toc19510"/>
      <w:bookmarkStart w:id="378" w:name="_Toc23658"/>
      <w:bookmarkStart w:id="379" w:name="_Toc27469_WPSOffice_Level3"/>
      <w:bookmarkStart w:id="380" w:name="_Toc30585_WPSOffice_Level3"/>
      <w:r>
        <w:t>·</w:t>
      </w:r>
      <w:r>
        <w:rPr>
          <w:rFonts w:hint="eastAsia"/>
        </w:rPr>
        <w:t>表</w:t>
      </w:r>
      <w:r>
        <w:t xml:space="preserve">4.3 </w:t>
      </w:r>
      <w:r>
        <w:rPr>
          <w:rFonts w:hint="eastAsia"/>
        </w:rPr>
        <w:t>基于</w:t>
      </w:r>
      <w:r>
        <w:t>BERT</w:t>
      </w:r>
      <w:r>
        <w:rPr>
          <w:rFonts w:hint="eastAsia"/>
        </w:rPr>
        <w:t>的命名实体识别模型超参数列表</w:t>
      </w:r>
      <w:bookmarkEnd w:id="376"/>
      <w:bookmarkEnd w:id="377"/>
      <w:bookmarkEnd w:id="378"/>
      <w:bookmarkEnd w:id="379"/>
      <w:bookmarkEnd w:id="38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cilp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ascii="Arial" w:hAnsi="Arial" w:cs="Arial"/>
          <w:sz w:val="24"/>
        </w:rPr>
        <w:t>BiLSTM+CRF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class NerProcessor(DataProcessor):</w:t>
            </w:r>
          </w:p>
          <w:p>
            <w:pPr>
              <w:pStyle w:val="17"/>
              <w:spacing w:before="0" w:beforeAutospacing="0" w:after="0" w:afterAutospacing="0"/>
              <w:rPr>
                <w:rFonts w:ascii="Arial" w:hAnsi="Arial" w:cs="Arial"/>
              </w:rPr>
            </w:pPr>
            <w:r>
              <w:rPr>
                <w:rFonts w:ascii="Arial" w:hAnsi="Arial" w:eastAsia="Times New Roman" w:cs="Arial"/>
              </w:rPr>
              <w:t>    def get_train_examples(self,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get_dev_examples(self,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"dev.txt")), "dev"</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get_test_examples(self,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"test.txt")), "test")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get_labels(self):</w:t>
            </w:r>
          </w:p>
          <w:p>
            <w:pPr>
              <w:pStyle w:val="17"/>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_create_example(self, lines, set_type):</w:t>
            </w:r>
          </w:p>
          <w:p>
            <w:pPr>
              <w:pStyle w:val="17"/>
              <w:spacing w:before="0" w:beforeAutospacing="0" w:after="0" w:afterAutospacing="0"/>
              <w:rPr>
                <w:rFonts w:ascii="Arial" w:hAnsi="Arial" w:cs="Arial"/>
              </w:rPr>
            </w:pPr>
            <w:r>
              <w:rPr>
                <w:rFonts w:ascii="Arial" w:hAnsi="Arial" w:eastAsia="Times New Roman" w:cs="Arial"/>
              </w:rPr>
              <w:t>        examples = []</w:t>
            </w:r>
          </w:p>
          <w:p>
            <w:pPr>
              <w:pStyle w:val="17"/>
              <w:spacing w:before="0" w:beforeAutospacing="0" w:after="0" w:afterAutospacing="0"/>
              <w:rPr>
                <w:rFonts w:ascii="Arial" w:hAnsi="Arial" w:cs="Arial"/>
              </w:rPr>
            </w:pPr>
            <w:r>
              <w:rPr>
                <w:rFonts w:ascii="Arial" w:hAnsi="Arial" w:eastAsia="Times New Roman" w:cs="Arial"/>
              </w:rPr>
              <w:t>        for (i, line) in enumerate(lines):</w:t>
            </w:r>
          </w:p>
          <w:p>
            <w:pPr>
              <w:pStyle w:val="17"/>
              <w:spacing w:before="0" w:beforeAutospacing="0" w:after="0" w:afterAutospacing="0"/>
              <w:rPr>
                <w:rFonts w:ascii="Arial" w:hAnsi="Arial" w:cs="Arial"/>
              </w:rPr>
            </w:pPr>
            <w:r>
              <w:rPr>
                <w:rFonts w:ascii="Arial" w:hAnsi="Arial" w:eastAsia="Times New Roman" w:cs="Arial"/>
              </w:rPr>
              <w:t>            guid = "%s-%s" % (set_type, i)</w:t>
            </w:r>
          </w:p>
          <w:p>
            <w:pPr>
              <w:pStyle w:val="17"/>
              <w:spacing w:before="0" w:beforeAutospacing="0" w:after="0" w:afterAutospacing="0"/>
              <w:rPr>
                <w:rFonts w:ascii="Arial" w:hAnsi="Arial" w:cs="Arial"/>
              </w:rPr>
            </w:pPr>
            <w:r>
              <w:rPr>
                <w:rFonts w:ascii="Arial" w:hAnsi="Arial" w:eastAsia="Times New Roman" w:cs="Arial"/>
              </w:rPr>
              <w:t>            text = tokenization.convert_to_unicode(line[1])</w:t>
            </w:r>
          </w:p>
          <w:p>
            <w:pPr>
              <w:pStyle w:val="17"/>
              <w:spacing w:before="0" w:beforeAutospacing="0" w:after="0" w:afterAutospacing="0"/>
              <w:rPr>
                <w:rFonts w:ascii="Arial" w:hAnsi="Arial" w:cs="Arial"/>
              </w:rPr>
            </w:pPr>
            <w:r>
              <w:rPr>
                <w:rFonts w:ascii="Arial" w:hAnsi="Arial" w:eastAsia="Times New Roman" w:cs="Arial"/>
              </w:rPr>
              <w:t>            label = tokenization.convert_to_unicode(line[0])</w:t>
            </w:r>
          </w:p>
          <w:p>
            <w:pPr>
              <w:pStyle w:val="17"/>
              <w:spacing w:before="0" w:beforeAutospacing="0" w:after="0" w:afterAutospacing="0"/>
              <w:rPr>
                <w:rFonts w:ascii="Arial" w:hAnsi="Arial" w:cs="Arial"/>
              </w:rPr>
            </w:pPr>
            <w:r>
              <w:rPr>
                <w:rFonts w:ascii="Arial" w:hAnsi="Arial" w:eastAsia="Times New Roman" w:cs="Arial"/>
              </w:rPr>
              <w:t>            if i == 0:</w:t>
            </w:r>
          </w:p>
          <w:p>
            <w:pPr>
              <w:pStyle w:val="17"/>
              <w:spacing w:before="0" w:beforeAutospacing="0" w:after="0" w:afterAutospacing="0"/>
              <w:rPr>
                <w:rFonts w:ascii="Arial" w:hAnsi="Arial" w:cs="Arial"/>
              </w:rPr>
            </w:pPr>
            <w:r>
              <w:rPr>
                <w:rFonts w:ascii="Arial" w:hAnsi="Arial" w:eastAsia="Times New Roman" w:cs="Arial"/>
              </w:rPr>
              <w:t>                print(label)</w:t>
            </w:r>
          </w:p>
          <w:p>
            <w:pPr>
              <w:pStyle w:val="17"/>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7"/>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381" w:name="_Toc17953"/>
      <w:bookmarkStart w:id="382" w:name="_Toc21535"/>
      <w:bookmarkStart w:id="383" w:name="_Toc2334_WPSOffice_Level3"/>
      <w:bookmarkStart w:id="384" w:name="_Toc16554_WPSOffice_Level3"/>
      <w:bookmarkStart w:id="385" w:name="_Toc30498"/>
      <w:r>
        <w:rPr>
          <w:rFonts w:hint="eastAsia"/>
        </w:rPr>
        <w:t>图</w:t>
      </w:r>
      <w:r>
        <w:t xml:space="preserve">4.9 </w:t>
      </w:r>
      <w:r>
        <w:rPr>
          <w:rFonts w:hint="eastAsia"/>
        </w:rPr>
        <w:t>自定义处理器</w:t>
      </w:r>
      <w:r>
        <w:t>NerProcessor</w:t>
      </w:r>
      <w:r>
        <w:rPr>
          <w:rFonts w:hint="eastAsia"/>
        </w:rPr>
        <w:t>的实现</w:t>
      </w:r>
      <w:bookmarkEnd w:id="381"/>
      <w:bookmarkEnd w:id="382"/>
      <w:bookmarkEnd w:id="383"/>
      <w:bookmarkEnd w:id="384"/>
      <w:bookmarkEnd w:id="38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7"/>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7"/>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7"/>
              <w:spacing w:before="0" w:beforeAutospacing="0" w:after="0" w:afterAutospacing="0"/>
              <w:rPr>
                <w:rFonts w:ascii="Arial" w:hAnsi="Arial" w:cs="Arial"/>
              </w:rPr>
            </w:pPr>
            <w:r>
              <w:rPr>
                <w:rFonts w:ascii="Arial" w:hAnsi="Arial" w:eastAsia="Times New Roman" w:cs="Arial"/>
              </w:rPr>
              <w:t>    model = modeling.BertModel(</w:t>
            </w:r>
          </w:p>
          <w:p>
            <w:pPr>
              <w:pStyle w:val="17"/>
              <w:spacing w:before="0" w:beforeAutospacing="0" w:after="0" w:afterAutospacing="0"/>
              <w:rPr>
                <w:rFonts w:ascii="Arial" w:hAnsi="Arial" w:cs="Arial"/>
              </w:rPr>
            </w:pPr>
            <w:r>
              <w:rPr>
                <w:rFonts w:ascii="Arial" w:hAnsi="Arial" w:eastAsia="Times New Roman" w:cs="Arial"/>
              </w:rPr>
              <w:t>        config=bert_config,</w:t>
            </w:r>
          </w:p>
          <w:p>
            <w:pPr>
              <w:pStyle w:val="17"/>
              <w:spacing w:before="0" w:beforeAutospacing="0" w:after="0" w:afterAutospacing="0"/>
              <w:rPr>
                <w:rFonts w:ascii="Arial" w:hAnsi="Arial" w:cs="Arial"/>
              </w:rPr>
            </w:pPr>
            <w:r>
              <w:rPr>
                <w:rFonts w:ascii="Arial" w:hAnsi="Arial" w:eastAsia="Times New Roman" w:cs="Arial"/>
              </w:rPr>
              <w:t>        is_training=is_training,</w:t>
            </w:r>
          </w:p>
          <w:p>
            <w:pPr>
              <w:pStyle w:val="17"/>
              <w:spacing w:before="0" w:beforeAutospacing="0" w:after="0" w:afterAutospacing="0"/>
              <w:rPr>
                <w:rFonts w:ascii="Arial" w:hAnsi="Arial" w:cs="Arial"/>
              </w:rPr>
            </w:pPr>
            <w:r>
              <w:rPr>
                <w:rFonts w:ascii="Arial" w:hAnsi="Arial" w:eastAsia="Times New Roman" w:cs="Arial"/>
              </w:rPr>
              <w:t>        input_ids=input_ids,</w:t>
            </w:r>
          </w:p>
          <w:p>
            <w:pPr>
              <w:pStyle w:val="17"/>
              <w:spacing w:before="0" w:beforeAutospacing="0" w:after="0" w:afterAutospacing="0"/>
              <w:rPr>
                <w:rFonts w:ascii="Arial" w:hAnsi="Arial" w:cs="Arial"/>
              </w:rPr>
            </w:pPr>
            <w:r>
              <w:rPr>
                <w:rFonts w:ascii="Arial" w:hAnsi="Arial" w:eastAsia="Times New Roman" w:cs="Arial"/>
              </w:rPr>
              <w:t>        input_mask=input_mask,</w:t>
            </w:r>
          </w:p>
          <w:p>
            <w:pPr>
              <w:pStyle w:val="17"/>
              <w:spacing w:before="0" w:beforeAutospacing="0" w:after="0" w:afterAutospacing="0"/>
              <w:rPr>
                <w:rFonts w:ascii="Arial" w:hAnsi="Arial" w:cs="Arial"/>
              </w:rPr>
            </w:pPr>
            <w:r>
              <w:rPr>
                <w:rFonts w:ascii="Arial" w:hAnsi="Arial" w:eastAsia="Times New Roman" w:cs="Arial"/>
              </w:rPr>
              <w:t>        token_type_ids=segment_ids,</w:t>
            </w:r>
          </w:p>
          <w:p>
            <w:pPr>
              <w:pStyle w:val="17"/>
              <w:spacing w:before="0" w:beforeAutospacing="0" w:after="0" w:afterAutospacing="0"/>
              <w:rPr>
                <w:rFonts w:ascii="Arial" w:hAnsi="Arial" w:cs="Arial"/>
              </w:rPr>
            </w:pPr>
            <w:r>
              <w:rPr>
                <w:rFonts w:ascii="Arial" w:hAnsi="Arial" w:eastAsia="Times New Roman" w:cs="Arial"/>
              </w:rPr>
              <w:t>        use_one_hot_embeddings=use_one_hot_embeddings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7"/>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386" w:name="_Toc24820"/>
      <w:bookmarkStart w:id="387" w:name="_Toc4164_WPSOffice_Level3"/>
      <w:bookmarkStart w:id="388" w:name="_Toc7403"/>
      <w:bookmarkStart w:id="389" w:name="_Toc12846_WPSOffice_Level3"/>
      <w:bookmarkStart w:id="390" w:name="_Toc11365"/>
      <w:r>
        <w:rPr>
          <w:rFonts w:hint="eastAsia"/>
        </w:rPr>
        <w:t>图</w:t>
      </w:r>
      <w:r>
        <w:t>4.10 BERT</w:t>
      </w:r>
      <w:r>
        <w:rPr>
          <w:rFonts w:hint="eastAsia"/>
        </w:rPr>
        <w:t>模型加载和输入文本表征获取的实现</w:t>
      </w:r>
      <w:bookmarkEnd w:id="386"/>
      <w:bookmarkEnd w:id="387"/>
      <w:bookmarkEnd w:id="388"/>
      <w:bookmarkEnd w:id="389"/>
      <w:bookmarkEnd w:id="390"/>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ascii="Arial" w:hAnsi="Arial" w:cs="Arial"/>
          <w:sz w:val="24"/>
        </w:rPr>
        <w:t>BiLSTM+CRF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391" w:name="_Toc11139_WPSOffice_Level3"/>
      <w:bookmarkStart w:id="392" w:name="_Toc1580_WPSOffice_Level2"/>
      <w:r>
        <w:rPr>
          <w:rFonts w:cs="Arial"/>
        </w:rPr>
        <w:t xml:space="preserve">4.4 </w:t>
      </w:r>
      <w:bookmarkEnd w:id="391"/>
      <w:r>
        <w:rPr>
          <w:rFonts w:hint="eastAsia" w:cs="Arial"/>
        </w:rPr>
        <w:t>关系抽取模型的实现</w:t>
      </w:r>
      <w:bookmarkEnd w:id="392"/>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393" w:name="_Toc3255_WPSOffice_Level3"/>
      <w:bookmarkStart w:id="394" w:name="_Toc15811"/>
      <w:bookmarkStart w:id="395" w:name="_Toc14090_WPSOffice_Level3"/>
      <w:bookmarkStart w:id="396" w:name="_Toc20182"/>
      <w:bookmarkStart w:id="397" w:name="_Toc15209"/>
      <w:r>
        <w:rPr>
          <w:rFonts w:hint="eastAsia"/>
        </w:rPr>
        <w:t>表</w:t>
      </w:r>
      <w:r>
        <w:t xml:space="preserve">4.4  </w:t>
      </w:r>
      <w:r>
        <w:rPr>
          <w:rFonts w:hint="eastAsia"/>
        </w:rPr>
        <w:t>关系抽取模型超参数列表</w:t>
      </w:r>
      <w:bookmarkEnd w:id="393"/>
      <w:bookmarkEnd w:id="394"/>
      <w:bookmarkEnd w:id="395"/>
      <w:bookmarkEnd w:id="396"/>
      <w:bookmarkEnd w:id="397"/>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with tf.Graph().as_default():</w:t>
            </w:r>
          </w:p>
          <w:p>
            <w:pPr>
              <w:pStyle w:val="17"/>
              <w:spacing w:before="0" w:beforeAutospacing="0" w:after="0" w:afterAutospacing="0"/>
              <w:rPr>
                <w:rFonts w:ascii="Arial" w:hAnsi="Arial" w:cs="Arial"/>
              </w:rPr>
            </w:pPr>
            <w:r>
              <w:rPr>
                <w:rFonts w:ascii="Arial" w:hAnsi="Arial" w:eastAsia="Times New Roman" w:cs="Arial"/>
              </w:rPr>
              <w:t>    session_conf = tf.ConfigProto(</w:t>
            </w:r>
          </w:p>
          <w:p>
            <w:pPr>
              <w:pStyle w:val="17"/>
              <w:spacing w:before="0" w:beforeAutospacing="0" w:after="0" w:afterAutospacing="0"/>
              <w:rPr>
                <w:rFonts w:ascii="Arial" w:hAnsi="Arial" w:cs="Arial"/>
              </w:rPr>
            </w:pPr>
            <w:r>
              <w:rPr>
                <w:rFonts w:ascii="Arial" w:hAnsi="Arial" w:eastAsia="Times New Roman" w:cs="Arial"/>
              </w:rPr>
              <w:t>      allow_soft_placement=FLAGS.allow_soft_placement,</w:t>
            </w:r>
          </w:p>
          <w:p>
            <w:pPr>
              <w:pStyle w:val="17"/>
              <w:spacing w:before="0" w:beforeAutospacing="0" w:after="0" w:afterAutospacing="0"/>
              <w:rPr>
                <w:rFonts w:ascii="Arial" w:hAnsi="Arial" w:cs="Arial"/>
              </w:rPr>
            </w:pPr>
            <w:r>
              <w:rPr>
                <w:rFonts w:ascii="Arial" w:hAnsi="Arial" w:eastAsia="Times New Roman" w:cs="Arial"/>
              </w:rPr>
              <w:t>      log_device_placement=FLAGS.log_device_placement)</w:t>
            </w:r>
          </w:p>
          <w:p>
            <w:pPr>
              <w:pStyle w:val="17"/>
              <w:spacing w:before="0" w:beforeAutospacing="0" w:after="0" w:afterAutospacing="0"/>
              <w:rPr>
                <w:rFonts w:ascii="Arial" w:hAnsi="Arial" w:cs="Arial"/>
              </w:rPr>
            </w:pPr>
            <w:r>
              <w:rPr>
                <w:rFonts w:ascii="Arial" w:hAnsi="Arial" w:eastAsia="Times New Roman" w:cs="Arial"/>
              </w:rPr>
              <w:t>    sess = tf.Session(config=session_conf)</w:t>
            </w:r>
          </w:p>
          <w:p>
            <w:pPr>
              <w:pStyle w:val="17"/>
              <w:spacing w:before="0" w:beforeAutospacing="0" w:after="0" w:afterAutospacing="0"/>
              <w:rPr>
                <w:rFonts w:ascii="Arial" w:hAnsi="Arial" w:cs="Arial"/>
              </w:rPr>
            </w:pPr>
            <w:r>
              <w:rPr>
                <w:rFonts w:ascii="Arial" w:hAnsi="Arial" w:eastAsia="Times New Roman" w:cs="Arial"/>
              </w:rPr>
              <w:t>    with sess.as_default():</w:t>
            </w:r>
          </w:p>
          <w:p>
            <w:pPr>
              <w:pStyle w:val="17"/>
              <w:spacing w:before="0" w:beforeAutospacing="0" w:after="0" w:afterAutospacing="0"/>
              <w:rPr>
                <w:rFonts w:ascii="Arial" w:hAnsi="Arial" w:cs="Arial"/>
              </w:rPr>
            </w:pPr>
            <w:r>
              <w:rPr>
                <w:rFonts w:ascii="Arial" w:hAnsi="Arial" w:eastAsia="Times New Roman" w:cs="Arial"/>
              </w:rPr>
              <w:t>        cnn = ResCNN(</w:t>
            </w:r>
          </w:p>
          <w:p>
            <w:pPr>
              <w:pStyle w:val="17"/>
              <w:spacing w:before="0" w:beforeAutospacing="0" w:after="0" w:afterAutospacing="0"/>
              <w:rPr>
                <w:rFonts w:ascii="Arial" w:hAnsi="Arial" w:cs="Arial"/>
              </w:rPr>
            </w:pPr>
            <w:r>
              <w:rPr>
                <w:rFonts w:ascii="Arial" w:hAnsi="Arial" w:eastAsia="Times New Roman" w:cs="Arial"/>
              </w:rPr>
              <w:t>            FLAGS.sequence_length,</w:t>
            </w:r>
          </w:p>
          <w:p>
            <w:pPr>
              <w:pStyle w:val="17"/>
              <w:spacing w:before="0" w:beforeAutospacing="0" w:after="0" w:afterAutospacing="0"/>
              <w:rPr>
                <w:rFonts w:ascii="Arial" w:hAnsi="Arial" w:cs="Arial"/>
              </w:rPr>
            </w:pPr>
            <w:r>
              <w:rPr>
                <w:rFonts w:ascii="Arial" w:hAnsi="Arial" w:eastAsia="Times New Roman" w:cs="Arial"/>
              </w:rPr>
              <w:t>            len(datamanager.relations),</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7"/>
              <w:spacing w:before="0" w:beforeAutospacing="0" w:after="0" w:afterAutospacing="0"/>
              <w:rPr>
                <w:rFonts w:ascii="Arial" w:hAnsi="Arial" w:cs="Arial"/>
                <w:lang w:val="de-DE"/>
              </w:rPr>
            </w:pPr>
            <w:r>
              <w:rPr>
                <w:rFonts w:ascii="Arial" w:hAnsi="Arial" w:eastAsia="Times New Roman" w:cs="Arial"/>
                <w:lang w:val="de-DE"/>
              </w:rPr>
              <w:t>            5,</w:t>
            </w:r>
          </w:p>
          <w:p>
            <w:pPr>
              <w:pStyle w:val="17"/>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7"/>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7"/>
              <w:spacing w:before="0" w:beforeAutospacing="0" w:after="0" w:afterAutospacing="0"/>
              <w:rPr>
                <w:rFonts w:ascii="Arial" w:hAnsi="Arial" w:cs="Arial"/>
              </w:rPr>
            </w:pPr>
            <w:r>
              <w:rPr>
                <w:rFonts w:ascii="Arial" w:hAnsi="Arial" w:eastAsia="Times New Roman" w:cs="Arial"/>
              </w:rPr>
              <w:t>        # Define Training procedure</w:t>
            </w:r>
          </w:p>
          <w:p>
            <w:pPr>
              <w:pStyle w:val="17"/>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7"/>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 tf.train.Saver(tf.global_variables())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398" w:name="_Toc1696_WPSOffice_Level3"/>
      <w:bookmarkStart w:id="399" w:name="_Toc19483"/>
      <w:bookmarkStart w:id="400" w:name="_Toc6704_WPSOffice_Level3"/>
      <w:bookmarkStart w:id="401" w:name="_Toc2"/>
      <w:bookmarkStart w:id="402" w:name="_Toc27036"/>
      <w:r>
        <w:rPr>
          <w:rFonts w:hint="eastAsia"/>
        </w:rPr>
        <w:t>图</w:t>
      </w:r>
      <w:r>
        <w:t xml:space="preserve">4.11 </w:t>
      </w:r>
      <w:r>
        <w:rPr>
          <w:rFonts w:hint="eastAsia"/>
        </w:rPr>
        <w:t>关系抽取模型训练流程代码</w:t>
      </w:r>
      <w:bookmarkEnd w:id="398"/>
      <w:bookmarkEnd w:id="399"/>
      <w:bookmarkEnd w:id="400"/>
      <w:bookmarkEnd w:id="401"/>
      <w:bookmarkEnd w:id="402"/>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pooled_outputs = []</w:t>
            </w:r>
          </w:p>
          <w:p>
            <w:pPr>
              <w:pStyle w:val="17"/>
              <w:spacing w:before="0" w:beforeAutospacing="0" w:after="0" w:afterAutospacing="0"/>
              <w:rPr>
                <w:rFonts w:ascii="Arial" w:hAnsi="Arial" w:cs="Arial"/>
              </w:rPr>
            </w:pPr>
            <w:r>
              <w:rPr>
                <w:rFonts w:ascii="Arial" w:hAnsi="Arial" w:eastAsia="Times New Roman" w:cs="Arial"/>
              </w:rPr>
              <w:t>            for i, filter_size in enumerate(filter_sizes):</w:t>
            </w:r>
          </w:p>
          <w:p>
            <w:pPr>
              <w:pStyle w:val="17"/>
              <w:spacing w:before="0" w:beforeAutospacing="0" w:after="0" w:afterAutospacing="0"/>
              <w:rPr>
                <w:rFonts w:ascii="Arial" w:hAnsi="Arial" w:cs="Arial"/>
              </w:rPr>
            </w:pPr>
            <w:r>
              <w:rPr>
                <w:rFonts w:ascii="Arial" w:hAnsi="Arial" w:eastAsia="Times New Roman" w:cs="Arial"/>
              </w:rPr>
              <w:t>                with tf.name_scope("conv-maxpool-%s" % filter_size):</w:t>
            </w:r>
          </w:p>
          <w:p>
            <w:pPr>
              <w:pStyle w:val="17"/>
              <w:spacing w:before="0" w:beforeAutospacing="0" w:after="0" w:afterAutospacing="0"/>
              <w:rPr>
                <w:rFonts w:ascii="Arial" w:hAnsi="Arial" w:cs="Arial"/>
              </w:rPr>
            </w:pPr>
            <w:r>
              <w:rPr>
                <w:rFonts w:ascii="Arial" w:hAnsi="Arial" w:eastAsia="Times New Roman" w:cs="Arial"/>
              </w:rPr>
              <w:t>                    # Convolution Layer</w:t>
            </w:r>
          </w:p>
          <w:p>
            <w:pPr>
              <w:pStyle w:val="17"/>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7"/>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7"/>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7"/>
              <w:spacing w:before="0" w:beforeAutospacing="0" w:after="0" w:afterAutospacing="0"/>
              <w:rPr>
                <w:rFonts w:ascii="Arial" w:hAnsi="Arial" w:cs="Arial"/>
              </w:rPr>
            </w:pPr>
            <w:r>
              <w:rPr>
                <w:rFonts w:ascii="Arial" w:hAnsi="Arial" w:eastAsia="Times New Roman" w:cs="Arial"/>
              </w:rPr>
              <w:t>                    conv = tf.nn.conv2d(</w:t>
            </w:r>
          </w:p>
          <w:p>
            <w:pPr>
              <w:pStyle w:val="17"/>
              <w:spacing w:before="0" w:beforeAutospacing="0" w:after="0" w:afterAutospacing="0"/>
              <w:rPr>
                <w:rFonts w:ascii="Arial" w:hAnsi="Arial" w:cs="Arial"/>
              </w:rPr>
            </w:pPr>
            <w:r>
              <w:rPr>
                <w:rFonts w:ascii="Arial" w:hAnsi="Arial" w:eastAsia="Times New Roman" w:cs="Arial"/>
              </w:rPr>
              <w:t>                        self.embedded_chars_expanded,</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name="conv")</w:t>
            </w:r>
          </w:p>
          <w:p>
            <w:pPr>
              <w:pStyle w:val="17"/>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7"/>
              <w:spacing w:before="0" w:beforeAutospacing="0" w:after="0" w:afterAutospacing="0"/>
              <w:rPr>
                <w:rFonts w:ascii="Arial" w:hAnsi="Arial" w:cs="Arial"/>
              </w:rPr>
            </w:pPr>
            <w:r>
              <w:rPr>
                <w:rFonts w:ascii="Arial" w:hAnsi="Arial" w:eastAsia="Times New Roman" w:cs="Arial"/>
              </w:rPr>
              <w:t>                    h = tf.nn.relu(tf.nn.bias_add(conv, b), name="relu")</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 nine convolution layers</w:t>
            </w:r>
          </w:p>
          <w:p>
            <w:pPr>
              <w:pStyle w:val="17"/>
              <w:spacing w:before="0" w:beforeAutospacing="0" w:after="0" w:afterAutospacing="0"/>
              <w:rPr>
                <w:rFonts w:ascii="Arial" w:hAnsi="Arial" w:cs="Arial"/>
              </w:rPr>
            </w:pPr>
            <w:r>
              <w:rPr>
                <w:rFonts w:ascii="Arial" w:hAnsi="Arial" w:eastAsia="Times New Roman" w:cs="Arial"/>
              </w:rPr>
              <w:t>                    for i in range(3):</w:t>
            </w:r>
          </w:p>
          <w:p>
            <w:pPr>
              <w:pStyle w:val="17"/>
              <w:spacing w:before="0" w:beforeAutospacing="0" w:after="0" w:afterAutospacing="0"/>
              <w:rPr>
                <w:rFonts w:ascii="Arial" w:hAnsi="Arial" w:cs="Arial"/>
              </w:rPr>
            </w:pPr>
            <w:r>
              <w:rPr>
                <w:rFonts w:ascii="Arial" w:hAnsi="Arial" w:eastAsia="Times New Roman" w:cs="Arial"/>
              </w:rPr>
              <w:t>                        h2 = self.Cnnblock(num_filters, h, i)</w:t>
            </w:r>
          </w:p>
          <w:p>
            <w:pPr>
              <w:pStyle w:val="17"/>
              <w:spacing w:before="0" w:beforeAutospacing="0" w:after="0" w:afterAutospacing="0"/>
              <w:rPr>
                <w:rFonts w:ascii="Arial" w:hAnsi="Arial" w:cs="Arial"/>
              </w:rPr>
            </w:pPr>
            <w:r>
              <w:rPr>
                <w:rFonts w:ascii="Arial" w:hAnsi="Arial" w:eastAsia="Times New Roman" w:cs="Arial"/>
              </w:rPr>
              <w:t>                        h = h2+h</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pooled = tf.nn.max_pool(</w:t>
            </w:r>
          </w:p>
          <w:p>
            <w:pPr>
              <w:pStyle w:val="17"/>
              <w:spacing w:before="0" w:beforeAutospacing="0" w:after="0" w:afterAutospacing="0"/>
              <w:rPr>
                <w:rFonts w:ascii="Arial" w:hAnsi="Arial" w:cs="Arial"/>
              </w:rPr>
            </w:pPr>
            <w:r>
              <w:rPr>
                <w:rFonts w:ascii="Arial" w:hAnsi="Arial" w:eastAsia="Times New Roman" w:cs="Arial"/>
              </w:rPr>
              <w:t>                        h,</w:t>
            </w:r>
          </w:p>
          <w:p>
            <w:pPr>
              <w:pStyle w:val="17"/>
              <w:spacing w:before="0" w:beforeAutospacing="0" w:after="0" w:afterAutospacing="0"/>
              <w:rPr>
                <w:rFonts w:ascii="Arial" w:hAnsi="Arial" w:cs="Arial"/>
              </w:rPr>
            </w:pPr>
            <w:r>
              <w:rPr>
                <w:rFonts w:ascii="Arial" w:hAnsi="Arial" w:eastAsia="Times New Roman" w:cs="Arial"/>
              </w:rPr>
              <w:t>                        ksize=[1, sequence_length - filter_size + 1, 1, 1],</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name="pool")</w:t>
            </w:r>
          </w:p>
          <w:p>
            <w:pPr>
              <w:pStyle w:val="17"/>
              <w:spacing w:before="0" w:beforeAutospacing="0" w:after="0" w:afterAutospacing="0"/>
              <w:rPr>
                <w:rFonts w:ascii="Arial" w:hAnsi="Arial" w:cs="Arial"/>
              </w:rPr>
            </w:pPr>
            <w:r>
              <w:rPr>
                <w:rFonts w:ascii="Arial" w:hAnsi="Arial" w:eastAsia="Times New Roman" w:cs="Arial"/>
              </w:rPr>
              <w:t>                    pooled_outputs.append(pooled)</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7"/>
              <w:spacing w:before="0" w:beforeAutospacing="0" w:after="0" w:afterAutospacing="0"/>
              <w:rPr>
                <w:rFonts w:ascii="Arial" w:hAnsi="Arial" w:cs="Arial"/>
              </w:rPr>
            </w:pPr>
            <w:r>
              <w:rPr>
                <w:rFonts w:ascii="Arial" w:hAnsi="Arial" w:eastAsia="Times New Roman" w:cs="Arial"/>
              </w:rPr>
              <w:t>            self.h_pool = tf.concat(pooled_outputs, 3)</w:t>
            </w:r>
          </w:p>
          <w:p>
            <w:pPr>
              <w:pStyle w:val="17"/>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7"/>
              <w:spacing w:before="0" w:beforeAutospacing="0" w:after="0" w:afterAutospacing="0"/>
              <w:rPr>
                <w:rFonts w:ascii="Arial" w:hAnsi="Arial" w:cs="Arial"/>
              </w:rPr>
            </w:pPr>
            <w:r>
              <w:rPr>
                <w:rFonts w:ascii="Arial" w:hAnsi="Arial" w:eastAsia="Times New Roman" w:cs="Arial"/>
              </w:rPr>
              <w:t xml:space="preserve">         with tf.name_scope("dropout"):</w:t>
            </w:r>
          </w:p>
          <w:p>
            <w:pPr>
              <w:pStyle w:val="17"/>
              <w:spacing w:before="0" w:beforeAutospacing="0" w:after="0" w:afterAutospacing="0"/>
              <w:rPr>
                <w:rFonts w:ascii="Arial" w:hAnsi="Arial" w:cs="Arial"/>
              </w:rPr>
            </w:pPr>
            <w:r>
              <w:rPr>
                <w:rFonts w:ascii="Arial" w:hAnsi="Arial" w:eastAsia="Times New Roman" w:cs="Arial"/>
              </w:rPr>
              <w:t>                self.h_drop = tf.nn.dropout(self.h_pool_flat, self.dropout_keep_prob)</w:t>
            </w:r>
          </w:p>
          <w:p>
            <w:pPr>
              <w:pStyle w:val="17"/>
              <w:spacing w:before="0" w:beforeAutospacing="0" w:after="0" w:afterAutospacing="0"/>
              <w:rPr>
                <w:rFonts w:ascii="Arial" w:hAnsi="Arial" w:eastAsia="Times New Roman" w:cs="Arial"/>
              </w:rPr>
            </w:pPr>
          </w:p>
        </w:tc>
      </w:tr>
    </w:tbl>
    <w:p>
      <w:pPr>
        <w:pStyle w:val="36"/>
      </w:pPr>
      <w:bookmarkStart w:id="403" w:name="_Toc6222"/>
      <w:bookmarkStart w:id="404" w:name="_Toc7244_WPSOffice_Level3"/>
      <w:bookmarkStart w:id="405" w:name="_Toc18192"/>
      <w:bookmarkStart w:id="406" w:name="_Toc25983"/>
      <w:bookmarkStart w:id="407" w:name="_Toc25020_WPSOffice_Level3"/>
      <w:r>
        <w:rPr>
          <w:rFonts w:hint="eastAsia"/>
        </w:rPr>
        <w:t>图</w:t>
      </w:r>
      <w:r>
        <w:t>4.12 ResCNN</w:t>
      </w:r>
      <w:r>
        <w:rPr>
          <w:rFonts w:hint="eastAsia"/>
        </w:rPr>
        <w:t>网络层的实现</w:t>
      </w:r>
      <w:bookmarkEnd w:id="403"/>
      <w:bookmarkEnd w:id="404"/>
      <w:bookmarkEnd w:id="405"/>
      <w:bookmarkEnd w:id="406"/>
      <w:bookmarkEnd w:id="407"/>
    </w:p>
    <w:p>
      <w:pPr>
        <w:spacing w:line="360" w:lineRule="auto"/>
        <w:ind w:firstLine="480" w:firstLineChars="200"/>
        <w:rPr>
          <w:rFonts w:ascii="Arial" w:hAnsi="Arial" w:cs="Arial"/>
          <w:sz w:val="24"/>
        </w:rPr>
      </w:pPr>
      <w:r>
        <w:rPr>
          <w:rFonts w:hint="eastAsia" w:ascii="Arial" w:hAnsi="Arial" w:cs="Arial"/>
          <w:sz w:val="24"/>
        </w:rPr>
        <w:t>在网络层之后数据传入分类器，图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with tf.name_scope("output"):</w:t>
            </w:r>
          </w:p>
          <w:p>
            <w:pPr>
              <w:pStyle w:val="17"/>
              <w:spacing w:before="0" w:beforeAutospacing="0" w:after="0" w:afterAutospacing="0"/>
              <w:rPr>
                <w:rFonts w:ascii="Arial" w:hAnsi="Arial" w:cs="Arial"/>
              </w:rPr>
            </w:pPr>
            <w:r>
              <w:rPr>
                <w:rFonts w:ascii="Arial" w:hAnsi="Arial" w:eastAsia="Times New Roman" w:cs="Arial"/>
              </w:rPr>
              <w:t>                W = tf.get_variable(</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shape=[num_filters_total, num_classes],</w:t>
            </w:r>
          </w:p>
          <w:p>
            <w:pPr>
              <w:pStyle w:val="17"/>
              <w:spacing w:before="0" w:beforeAutospacing="0" w:after="0" w:afterAutospacing="0"/>
              <w:rPr>
                <w:rFonts w:ascii="Arial" w:hAnsi="Arial" w:cs="Arial"/>
              </w:rPr>
            </w:pPr>
            <w:r>
              <w:rPr>
                <w:rFonts w:ascii="Arial" w:hAnsi="Arial" w:eastAsia="Times New Roman" w:cs="Arial"/>
              </w:rPr>
              <w:t>                    initializer=tf.contrib.layers.xavier_initializer())</w:t>
            </w:r>
          </w:p>
          <w:p>
            <w:pPr>
              <w:pStyle w:val="17"/>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7"/>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tf.name_scope("loss"):</w:t>
            </w:r>
          </w:p>
          <w:p>
            <w:pPr>
              <w:pStyle w:val="17"/>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7"/>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tf.name_scope("accuracy"):</w:t>
            </w:r>
          </w:p>
          <w:p>
            <w:pPr>
              <w:pStyle w:val="17"/>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7"/>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408" w:name="_Toc9618_WPSOffice_Level3"/>
      <w:bookmarkStart w:id="409" w:name="_Toc4887"/>
      <w:bookmarkStart w:id="410" w:name="_Toc7552_WPSOffice_Level3"/>
      <w:bookmarkStart w:id="411" w:name="_Toc23732"/>
      <w:bookmarkStart w:id="412" w:name="_Toc14261"/>
      <w:r>
        <w:rPr>
          <w:rFonts w:hint="eastAsia"/>
        </w:rPr>
        <w:t>图</w:t>
      </w:r>
      <w:r>
        <w:t xml:space="preserve">4.13 </w:t>
      </w:r>
      <w:r>
        <w:rPr>
          <w:rFonts w:hint="eastAsia"/>
        </w:rPr>
        <w:t>关系抽取模型分类器的实现</w:t>
      </w:r>
      <w:bookmarkEnd w:id="408"/>
      <w:bookmarkEnd w:id="409"/>
      <w:bookmarkEnd w:id="410"/>
      <w:bookmarkEnd w:id="411"/>
      <w:bookmarkEnd w:id="412"/>
    </w:p>
    <w:p>
      <w:pPr>
        <w:pStyle w:val="3"/>
        <w:rPr>
          <w:rFonts w:cs="Arial"/>
        </w:rPr>
      </w:pPr>
      <w:bookmarkStart w:id="413" w:name="_Toc18104_WPSOffice_Level3"/>
      <w:bookmarkStart w:id="414" w:name="_Toc12988_WPSOffice_Level2"/>
      <w:r>
        <w:rPr>
          <w:rFonts w:cs="Arial"/>
        </w:rPr>
        <w:t xml:space="preserve">4.5 </w:t>
      </w:r>
      <w:bookmarkEnd w:id="413"/>
      <w:r>
        <w:rPr>
          <w:rFonts w:hint="eastAsia" w:cs="Arial"/>
        </w:rPr>
        <w:t>信息抽取服务的实现与部署</w:t>
      </w:r>
      <w:bookmarkEnd w:id="414"/>
    </w:p>
    <w:p>
      <w:pPr>
        <w:pStyle w:val="3"/>
      </w:pPr>
      <w:bookmarkStart w:id="415" w:name="_Toc594_WPSOffice_Level3"/>
      <w:r>
        <w:rPr>
          <w:rFonts w:cs="Arial"/>
        </w:rPr>
        <w:t xml:space="preserve">4.5.1 </w:t>
      </w:r>
      <w:r>
        <w:rPr>
          <w:rFonts w:hint="eastAsia" w:cs="Arial"/>
        </w:rPr>
        <w:t>模型格式转换</w:t>
      </w:r>
      <w:bookmarkEnd w:id="415"/>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7"/>
              <w:spacing w:before="0" w:beforeAutospacing="0" w:after="0" w:afterAutospacing="0"/>
              <w:rPr>
                <w:rFonts w:ascii="Arial" w:hAnsi="Arial" w:cs="Arial"/>
              </w:rPr>
            </w:pPr>
            <w:r>
              <w:rPr>
                <w:rFonts w:ascii="Arial" w:hAnsi="Arial" w:eastAsia="Times New Roman" w:cs="Arial"/>
              </w:rPr>
              <w:t>    with tf.Session() as sess: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p>
            <w:pPr>
              <w:pStyle w:val="17"/>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7"/>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7"/>
              <w:spacing w:before="0" w:beforeAutospacing="0" w:after="0" w:afterAutospacing="0"/>
              <w:rPr>
                <w:rFonts w:ascii="Arial" w:hAnsi="Arial" w:cs="Arial"/>
              </w:rPr>
            </w:pPr>
            <w:r>
              <w:rPr>
                <w:rFonts w:ascii="Arial" w:hAnsi="Arial" w:eastAsia="Times New Roman" w:cs="Arial"/>
              </w:rPr>
              <w:t>        restore_saver.restore(sess, latest_ckpt)</w:t>
            </w:r>
          </w:p>
          <w:p>
            <w:pPr>
              <w:pStyle w:val="17"/>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7"/>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416" w:name="_Toc13563"/>
      <w:bookmarkStart w:id="417" w:name="_Toc21394"/>
      <w:bookmarkStart w:id="418" w:name="_Toc6437"/>
      <w:r>
        <w:rPr>
          <w:rFonts w:hint="eastAsia"/>
        </w:rPr>
        <w:t>图</w:t>
      </w:r>
      <w:r>
        <w:t>4.14 ckpt</w:t>
      </w:r>
      <w:r>
        <w:rPr>
          <w:rFonts w:hint="eastAsia"/>
        </w:rPr>
        <w:t>格式转</w:t>
      </w:r>
      <w:r>
        <w:t>pb</w:t>
      </w:r>
      <w:r>
        <w:rPr>
          <w:rFonts w:hint="eastAsia"/>
        </w:rPr>
        <w:t>格式的实现</w:t>
      </w:r>
      <w:bookmarkEnd w:id="416"/>
      <w:bookmarkEnd w:id="417"/>
      <w:bookmarkEnd w:id="418"/>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419" w:name="_Toc19517_WPSOffice_Level3"/>
      <w:r>
        <w:rPr>
          <w:rFonts w:cs="Arial"/>
        </w:rPr>
        <w:t xml:space="preserve">4.5.2 </w:t>
      </w:r>
      <w:r>
        <w:rPr>
          <w:rFonts w:hint="eastAsia" w:cs="Arial"/>
        </w:rPr>
        <w:t>构建</w:t>
      </w:r>
      <w:r>
        <w:rPr>
          <w:rFonts w:cs="Arial"/>
        </w:rPr>
        <w:t>Docker</w:t>
      </w:r>
      <w:r>
        <w:rPr>
          <w:rFonts w:hint="eastAsia" w:cs="Arial"/>
        </w:rPr>
        <w:t>镜像</w:t>
      </w:r>
      <w:bookmarkEnd w:id="419"/>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420" w:name="_Toc18259"/>
      <w:bookmarkStart w:id="421" w:name="_Toc7924"/>
      <w:bookmarkStart w:id="422" w:name="_Toc12169"/>
      <w:r>
        <w:rPr>
          <w:rFonts w:hint="eastAsia"/>
        </w:rPr>
        <w:t>图</w:t>
      </w:r>
      <w:r>
        <w:t xml:space="preserve">4.15 </w:t>
      </w:r>
      <w:r>
        <w:rPr>
          <w:rFonts w:hint="eastAsia"/>
        </w:rPr>
        <w:t>利用</w:t>
      </w:r>
      <w:r>
        <w:t>Dockerfile</w:t>
      </w:r>
      <w:r>
        <w:rPr>
          <w:rFonts w:hint="eastAsia"/>
        </w:rPr>
        <w:t>构建镜像</w:t>
      </w:r>
      <w:bookmarkEnd w:id="420"/>
      <w:bookmarkEnd w:id="421"/>
      <w:bookmarkEnd w:id="422"/>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hint="default" w:ascii="Arial" w:hAnsi="Arial" w:cs="Arial"/>
          <w:sz w:val="24"/>
        </w:rPr>
        <w:t xml:space="preserve">docker </w:t>
      </w:r>
      <w:r>
        <w:rPr>
          <w:rFonts w:ascii="Arial" w:hAnsi="Arial" w:cs="Arial"/>
          <w:sz w:val="24"/>
        </w:rPr>
        <w:t>build</w:t>
      </w:r>
      <w:r>
        <w:rPr>
          <w:rFonts w:hint="eastAsia" w:ascii="Arial" w:hAnsi="Arial" w:cs="Arial"/>
          <w:sz w:val="24"/>
        </w:rPr>
        <w:t>和</w:t>
      </w:r>
      <w:r>
        <w:rPr>
          <w:rFonts w:hint="default" w:ascii="Arial" w:hAnsi="Arial" w:cs="Arial"/>
          <w:sz w:val="24"/>
        </w:rPr>
        <w:t xml:space="preserve">docker </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所示。命令中端口映射前面是主机端口，后面是容器环境端口，只有进行绑定才能将主机端口的信息送达到容器的端口，容器才能从自己的端口处得到信息。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8080:7790 -d information_extraction</w:t>
            </w:r>
          </w:p>
        </w:tc>
      </w:tr>
    </w:tbl>
    <w:p>
      <w:pPr>
        <w:pStyle w:val="36"/>
        <w:rPr>
          <w:sz w:val="24"/>
          <w:szCs w:val="24"/>
        </w:rPr>
      </w:pPr>
      <w:bookmarkStart w:id="423" w:name="_Toc30795"/>
      <w:bookmarkStart w:id="424" w:name="_Toc13170"/>
      <w:bookmarkStart w:id="425" w:name="_Toc19059"/>
      <w:r>
        <w:rPr>
          <w:rFonts w:hint="eastAsia"/>
        </w:rPr>
        <w:t>图</w:t>
      </w:r>
      <w:r>
        <w:t xml:space="preserve">4.16 </w:t>
      </w:r>
      <w:r>
        <w:rPr>
          <w:rFonts w:hint="eastAsia"/>
        </w:rPr>
        <w:t>制作镜像和启动容器命令</w:t>
      </w:r>
      <w:bookmarkEnd w:id="423"/>
      <w:bookmarkEnd w:id="424"/>
      <w:bookmarkEnd w:id="425"/>
    </w:p>
    <w:p>
      <w:pPr>
        <w:pStyle w:val="3"/>
        <w:rPr>
          <w:rFonts w:cs="Arial"/>
        </w:rPr>
      </w:pPr>
      <w:bookmarkStart w:id="426" w:name="_Toc809_WPSOffice_Level3"/>
      <w:r>
        <w:rPr>
          <w:rFonts w:cs="Arial"/>
        </w:rPr>
        <w:t xml:space="preserve">4.5.3 </w:t>
      </w:r>
      <w:r>
        <w:rPr>
          <w:rFonts w:hint="eastAsia" w:cs="Arial"/>
        </w:rPr>
        <w:t>部署到</w:t>
      </w:r>
      <w:r>
        <w:rPr>
          <w:rFonts w:cs="Arial"/>
        </w:rPr>
        <w:t>Kubernetes</w:t>
      </w:r>
      <w:r>
        <w:rPr>
          <w:rFonts w:hint="eastAsia" w:cs="Arial"/>
        </w:rPr>
        <w:t>集群</w:t>
      </w:r>
      <w:bookmarkEnd w:id="426"/>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--server_host=172.16.30.3</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--port=7790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427" w:name="_Toc11499"/>
      <w:bookmarkStart w:id="428" w:name="_Toc27660"/>
      <w:bookmarkStart w:id="429" w:name="_Toc6018"/>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27"/>
      <w:bookmarkEnd w:id="428"/>
      <w:bookmarkEnd w:id="429"/>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430" w:name="_Toc24978"/>
      <w:bookmarkStart w:id="431" w:name="_Toc24342"/>
      <w:bookmarkStart w:id="432" w:name="_Toc14854"/>
      <w:r>
        <w:rPr>
          <w:rFonts w:hint="eastAsia"/>
        </w:rPr>
        <w:t>图</w:t>
      </w:r>
      <w:r>
        <w:t xml:space="preserve">4.18 </w:t>
      </w:r>
      <w:r>
        <w:rPr>
          <w:rFonts w:hint="eastAsia"/>
        </w:rPr>
        <w:t>查看</w:t>
      </w:r>
      <w:r>
        <w:t>pod</w:t>
      </w:r>
      <w:r>
        <w:rPr>
          <w:rFonts w:hint="eastAsia"/>
        </w:rPr>
        <w:t>运行状态</w:t>
      </w:r>
      <w:bookmarkEnd w:id="430"/>
      <w:bookmarkEnd w:id="431"/>
      <w:bookmarkEnd w:id="432"/>
    </w:p>
    <w:p>
      <w:pPr>
        <w:spacing w:line="360" w:lineRule="auto"/>
        <w:ind w:firstLine="480" w:firstLineChars="200"/>
        <w:rPr>
          <w:rFonts w:hint="default" w:ascii="Arial" w:hAnsi="Arial" w:cs="Arial"/>
          <w:sz w:val="24"/>
        </w:rPr>
      </w:pPr>
      <w:r>
        <w:rPr>
          <w:rFonts w:hint="default" w:ascii="Arial" w:hAnsi="Arial" w:cs="Arial"/>
          <w:sz w:val="24"/>
        </w:rPr>
        <w:t>除了观察pod的运行状态，也可以直接通过命令行查看nlp-modelserver的服务情况,如图4.19所示为业务人员选择基于word2vec的命名实体识别模型并启动服务时的部分状态内容。</w:t>
      </w:r>
    </w:p>
    <w:p>
      <w:pPr>
        <w:spacing w:line="360" w:lineRule="auto"/>
        <w:ind w:firstLine="480" w:firstLineChars="200"/>
        <w:jc w:val="center"/>
        <w:rPr>
          <w:rFonts w:hint="eastAsia" w:ascii="Arial" w:hAnsi="Arial" w:eastAsia="宋体" w:cs="Arial"/>
          <w:sz w:val="24"/>
          <w:lang w:eastAsia="zh-CN"/>
        </w:rPr>
      </w:pPr>
      <w:r>
        <w:rPr>
          <w:rFonts w:hint="eastAsia" w:ascii="Arial" w:hAnsi="Arial" w:eastAsia="宋体" w:cs="Arial"/>
          <w:sz w:val="24"/>
          <w:lang w:eastAsia="zh-CN"/>
        </w:rPr>
        <w:drawing>
          <wp:inline distT="0" distB="0" distL="114300" distR="114300">
            <wp:extent cx="5163185" cy="1811655"/>
            <wp:effectExtent l="0" t="0" r="18415" b="17145"/>
            <wp:docPr id="12" name="图片 12" descr="server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erver截图"/>
                    <pic:cNvPicPr>
                      <a:picLocks noChangeAspect="1"/>
                    </pic:cNvPicPr>
                  </pic:nvPicPr>
                  <pic:blipFill>
                    <a:blip r:embed="rId203"/>
                    <a:stretch>
                      <a:fillRect/>
                    </a:stretch>
                  </pic:blipFill>
                  <pic:spPr>
                    <a:xfrm>
                      <a:off x="0" y="0"/>
                      <a:ext cx="5163185" cy="1811655"/>
                    </a:xfrm>
                    <a:prstGeom prst="rect">
                      <a:avLst/>
                    </a:prstGeom>
                  </pic:spPr>
                </pic:pic>
              </a:graphicData>
            </a:graphic>
          </wp:inline>
        </w:drawing>
      </w:r>
    </w:p>
    <w:p>
      <w:pPr>
        <w:pStyle w:val="36"/>
        <w:rPr>
          <w:rFonts w:hint="eastAsia"/>
        </w:rPr>
      </w:pPr>
      <w:r>
        <w:rPr>
          <w:rFonts w:hint="default"/>
        </w:rPr>
        <w:t>图4.19 服务启动的状态（部分）</w:t>
      </w:r>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4.20</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420"/>
        <w:rPr>
          <w:rFonts w:ascii="Arial" w:hAnsi="Arial" w:cs="Arial"/>
          <w:sz w:val="24"/>
        </w:rPr>
      </w:pPr>
      <w:r>
        <w:rPr>
          <w:rFonts w:ascii="Arial" w:hAnsi="Arial" w:cs="Arial"/>
          <w:sz w:val="24"/>
        </w:rPr>
        <w:drawing>
          <wp:inline distT="0" distB="0" distL="114300" distR="114300">
            <wp:extent cx="5257800" cy="2543175"/>
            <wp:effectExtent l="0" t="0" r="0" b="22225"/>
            <wp:docPr id="23" name="图片 90"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descr="WechatIMG6872"/>
                    <pic:cNvPicPr>
                      <a:picLocks noChangeAspect="1"/>
                    </pic:cNvPicPr>
                  </pic:nvPicPr>
                  <pic:blipFill>
                    <a:blip r:embed="rId204"/>
                    <a:stretch>
                      <a:fillRect/>
                    </a:stretch>
                  </pic:blipFill>
                  <pic:spPr>
                    <a:xfrm>
                      <a:off x="0" y="0"/>
                      <a:ext cx="5257800" cy="2543175"/>
                    </a:xfrm>
                    <a:prstGeom prst="rect">
                      <a:avLst/>
                    </a:prstGeom>
                    <a:noFill/>
                    <a:ln w="9525">
                      <a:noFill/>
                    </a:ln>
                  </pic:spPr>
                </pic:pic>
              </a:graphicData>
            </a:graphic>
          </wp:inline>
        </w:drawing>
      </w:r>
    </w:p>
    <w:p>
      <w:pPr>
        <w:pStyle w:val="36"/>
        <w:rPr>
          <w:rFonts w:cs="Arial"/>
        </w:rPr>
      </w:pPr>
      <w:bookmarkStart w:id="433" w:name="_Toc25567"/>
      <w:bookmarkStart w:id="434" w:name="_Toc3669"/>
      <w:bookmarkStart w:id="435" w:name="_Toc23737"/>
      <w:r>
        <w:rPr>
          <w:rFonts w:hint="eastAsia"/>
        </w:rPr>
        <w:t>图</w:t>
      </w:r>
      <w:r>
        <w:t xml:space="preserve">4.20 </w:t>
      </w:r>
      <w:r>
        <w:rPr>
          <w:rFonts w:hint="eastAsia"/>
        </w:rPr>
        <w:t>命名实体识别服务返回结果示例</w:t>
      </w:r>
      <w:bookmarkEnd w:id="433"/>
      <w:bookmarkEnd w:id="434"/>
      <w:bookmarkEnd w:id="435"/>
    </w:p>
    <w:p>
      <w:pPr>
        <w:pStyle w:val="3"/>
        <w:rPr>
          <w:rFonts w:cs="Arial"/>
        </w:rPr>
      </w:pPr>
      <w:bookmarkStart w:id="436" w:name="_Toc4656_WPSOffice_Level2"/>
      <w:bookmarkStart w:id="437" w:name="_Toc1426_WPSOffice_Level2"/>
      <w:r>
        <w:rPr>
          <w:rFonts w:cs="Arial"/>
        </w:rPr>
        <w:t xml:space="preserve">4.6 </w:t>
      </w:r>
      <w:r>
        <w:rPr>
          <w:rFonts w:hint="eastAsia" w:cs="Arial"/>
        </w:rPr>
        <w:t>本章小结</w:t>
      </w:r>
      <w:bookmarkEnd w:id="436"/>
      <w:bookmarkEnd w:id="437"/>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438"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438"/>
    </w:p>
    <w:p>
      <w:pPr>
        <w:pStyle w:val="3"/>
        <w:rPr>
          <w:rFonts w:cs="Arial"/>
        </w:rPr>
      </w:pPr>
      <w:bookmarkStart w:id="439" w:name="_Toc16920_WPSOffice_Level2"/>
      <w:r>
        <w:rPr>
          <w:rFonts w:cs="Arial"/>
        </w:rPr>
        <w:t xml:space="preserve">5.1 </w:t>
      </w:r>
      <w:r>
        <w:rPr>
          <w:rFonts w:hint="eastAsia" w:cs="Arial"/>
        </w:rPr>
        <w:t>实验评估标准</w:t>
      </w:r>
      <w:bookmarkEnd w:id="439"/>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110" o:spt="75" type="#_x0000_t75" style="height:30.75pt;width:72.75pt;" o:ole="t" filled="f" o:preferrelative="t" stroked="f" coordsize="21600,21600">
            <v:path/>
            <v:fill on="f" focussize="0,0"/>
            <v:stroke on="f" joinstyle="miter"/>
            <v:imagedata r:id="rId206" o:title=""/>
            <o:lock v:ext="edit" aspectratio="t"/>
            <w10:wrap type="none"/>
            <w10:anchorlock/>
          </v:shape>
          <o:OLEObject Type="Embed" ProgID="Equation.3" ShapeID="_x0000_i1110" DrawAspect="Content" ObjectID="_1468075810" r:id="rId205">
            <o:LockedField>false</o:LockedField>
          </o:OLEObject>
        </w:object>
      </w:r>
    </w:p>
    <w:p>
      <w:pPr>
        <w:pStyle w:val="3"/>
        <w:rPr>
          <w:rFonts w:cs="Arial"/>
        </w:rPr>
      </w:pPr>
      <w:bookmarkStart w:id="440" w:name="_Toc3714_WPSOffice_Level2"/>
      <w:r>
        <w:rPr>
          <w:rFonts w:cs="Arial"/>
        </w:rPr>
        <w:t xml:space="preserve">5.2 </w:t>
      </w:r>
      <w:r>
        <w:rPr>
          <w:rFonts w:hint="eastAsia" w:cs="Arial"/>
        </w:rPr>
        <w:t>命名实体识别模型实验分析</w:t>
      </w:r>
      <w:bookmarkEnd w:id="440"/>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441" w:name="_Toc16589_WPSOffice_Level3"/>
      <w:r>
        <w:rPr>
          <w:rFonts w:cs="Arial"/>
        </w:rPr>
        <w:t xml:space="preserve">5.2.1 </w:t>
      </w:r>
      <w:r>
        <w:rPr>
          <w:rFonts w:hint="eastAsia" w:cs="Arial"/>
        </w:rPr>
        <w:t>模型参数实验对比与分析</w:t>
      </w:r>
      <w:bookmarkEnd w:id="441"/>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442" w:name="_Toc31996"/>
      <w:bookmarkStart w:id="443" w:name="_Toc22335"/>
      <w:bookmarkStart w:id="444" w:name="_Toc17738"/>
      <w:r>
        <w:rPr>
          <w:rFonts w:hint="eastAsia"/>
        </w:rPr>
        <w:t>表</w:t>
      </w:r>
      <w:r>
        <w:t xml:space="preserve">5.1 </w:t>
      </w:r>
      <w:r>
        <w:rPr>
          <w:rFonts w:hint="eastAsia"/>
        </w:rPr>
        <w:t>不同超参数下基于</w:t>
      </w:r>
      <w:r>
        <w:t>w2v</w:t>
      </w:r>
      <w:r>
        <w:rPr>
          <w:rFonts w:hint="eastAsia"/>
        </w:rPr>
        <w:t>的命名实体识别模型测试结果</w:t>
      </w:r>
      <w:bookmarkEnd w:id="442"/>
      <w:bookmarkEnd w:id="443"/>
      <w:bookmarkEnd w:id="444"/>
    </w:p>
    <w:tbl>
      <w:tblPr>
        <w:tblStyle w:val="19"/>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445" w:name="_Toc16216_WPSOffice_Level3"/>
      <w:r>
        <w:rPr>
          <w:rFonts w:cs="Arial"/>
        </w:rPr>
        <w:t xml:space="preserve">5.2.2 </w:t>
      </w:r>
      <w:r>
        <w:rPr>
          <w:rFonts w:hint="eastAsia" w:cs="Arial"/>
        </w:rPr>
        <w:t>不同模型间的实验对比与分析</w:t>
      </w:r>
      <w:bookmarkEnd w:id="445"/>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446" w:name="_Toc29682"/>
      <w:bookmarkStart w:id="447" w:name="_Toc10025"/>
      <w:bookmarkStart w:id="448" w:name="_Toc22394"/>
      <w:r>
        <w:rPr>
          <w:rFonts w:hint="eastAsia"/>
        </w:rPr>
        <w:t>表</w:t>
      </w:r>
      <w:r>
        <w:t xml:space="preserve">5.2 </w:t>
      </w:r>
      <w:r>
        <w:rPr>
          <w:rFonts w:hint="eastAsia"/>
        </w:rPr>
        <w:t>不同命名实体识别模型在相同输入下的性能对比</w:t>
      </w:r>
      <w:bookmarkEnd w:id="446"/>
      <w:bookmarkEnd w:id="447"/>
      <w:bookmarkEnd w:id="448"/>
    </w:p>
    <w:tbl>
      <w:tblPr>
        <w:tblStyle w:val="19"/>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BERT+BiLSTM+CRF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ascii="Arial" w:hAnsi="Arial" w:cs="Arial"/>
          <w:sz w:val="24"/>
        </w:rPr>
        <w:t>BiLSTM+CRF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449" w:name="_Toc116"/>
      <w:bookmarkStart w:id="450" w:name="_Toc18103"/>
      <w:bookmarkStart w:id="451" w:name="_Toc23363"/>
      <w:r>
        <w:rPr>
          <w:rFonts w:hint="eastAsia"/>
        </w:rPr>
        <w:t>表</w:t>
      </w:r>
      <w:r>
        <w:t xml:space="preserve">5.3 </w:t>
      </w:r>
      <w:r>
        <w:rPr>
          <w:rFonts w:hint="eastAsia"/>
        </w:rPr>
        <w:t>两种命名实体识别模型在不同环境下预测速度对比</w:t>
      </w:r>
      <w:bookmarkEnd w:id="449"/>
      <w:bookmarkEnd w:id="450"/>
      <w:bookmarkEnd w:id="45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52" w:name="_Toc17_WPSOffice_Level2"/>
      <w:r>
        <w:rPr>
          <w:rFonts w:cs="Arial"/>
        </w:rPr>
        <w:t xml:space="preserve">5.3 </w:t>
      </w:r>
      <w:r>
        <w:rPr>
          <w:rFonts w:hint="eastAsia" w:cs="Arial"/>
        </w:rPr>
        <w:t>关系抽取模型实验分析</w:t>
      </w:r>
      <w:bookmarkEnd w:id="452"/>
    </w:p>
    <w:p>
      <w:pPr>
        <w:pStyle w:val="3"/>
        <w:rPr>
          <w:rFonts w:cs="Arial"/>
        </w:rPr>
      </w:pPr>
      <w:bookmarkStart w:id="453" w:name="_Toc16704_WPSOffice_Level3"/>
      <w:r>
        <w:rPr>
          <w:rFonts w:cs="Arial"/>
        </w:rPr>
        <w:t xml:space="preserve">5.3.1 </w:t>
      </w:r>
      <w:r>
        <w:rPr>
          <w:rFonts w:hint="eastAsia" w:cs="Arial"/>
        </w:rPr>
        <w:t>模型参数实验对比与分析</w:t>
      </w:r>
      <w:bookmarkEnd w:id="453"/>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r>
        <w:rPr>
          <w:rFonts w:hint="eastAsia" w:ascii="Arial" w:hAnsi="Arial" w:cs="Arial"/>
        </w:rPr>
        <w:br w:type="page"/>
      </w:r>
      <w:bookmarkStart w:id="454" w:name="_Toc6653"/>
      <w:bookmarkStart w:id="455" w:name="_Toc870"/>
      <w:bookmarkStart w:id="456" w:name="_Toc6380"/>
      <w:r>
        <w:rPr>
          <w:rFonts w:hint="eastAsia"/>
        </w:rPr>
        <w:t>表</w:t>
      </w:r>
      <w:r>
        <w:t xml:space="preserve">5.4 </w:t>
      </w:r>
      <w:r>
        <w:rPr>
          <w:rFonts w:hint="eastAsia"/>
        </w:rPr>
        <w:t>不同超参数下关系抽取模型测试结果</w:t>
      </w:r>
      <w:bookmarkEnd w:id="454"/>
      <w:bookmarkEnd w:id="455"/>
      <w:bookmarkEnd w:id="456"/>
    </w:p>
    <w:tbl>
      <w:tblPr>
        <w:tblStyle w:val="19"/>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57" w:name="_Toc5921_WPSOffice_Level3"/>
      <w:r>
        <w:rPr>
          <w:rFonts w:cs="Arial"/>
        </w:rPr>
        <w:t xml:space="preserve">5.3.2 </w:t>
      </w:r>
      <w:r>
        <w:rPr>
          <w:rFonts w:hint="eastAsia" w:cs="Arial"/>
        </w:rPr>
        <w:t>不同模型间的实验对比与分析</w:t>
      </w:r>
      <w:bookmarkEnd w:id="457"/>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58" w:name="_Toc9675"/>
      <w:bookmarkStart w:id="459" w:name="_Toc28084"/>
      <w:bookmarkStart w:id="460" w:name="_Toc16184"/>
      <w:r>
        <w:rPr>
          <w:rFonts w:hint="eastAsia"/>
        </w:rPr>
        <w:t>表</w:t>
      </w:r>
      <w:r>
        <w:t xml:space="preserve">5.5 </w:t>
      </w:r>
      <w:r>
        <w:rPr>
          <w:rFonts w:hint="eastAsia"/>
        </w:rPr>
        <w:t>不同关系抽取模型在相同输入下的性能对比</w:t>
      </w:r>
      <w:bookmarkEnd w:id="458"/>
      <w:bookmarkEnd w:id="459"/>
      <w:bookmarkEnd w:id="46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line="360" w:lineRule="auto"/>
        <w:ind w:firstLine="480" w:firstLineChars="200"/>
      </w:pPr>
      <w:r>
        <w:rPr>
          <w:rFonts w:hint="eastAsia" w:ascii="Arial" w:hAnsi="Arial" w:cs="Arial"/>
          <w:sz w:val="24"/>
        </w:rPr>
        <w:t>可以看出，由于关系类别较多以及语料数量较少的原因，模型的表现效果都不是特别好，不过相对而言</w:t>
      </w:r>
      <w:r>
        <w:rPr>
          <w:rFonts w:ascii="Arial" w:hAnsi="Arial" w:cs="Arial"/>
          <w:sz w:val="24"/>
        </w:rPr>
        <w:t>ResCNN</w:t>
      </w:r>
      <w:r>
        <w:rPr>
          <w:rFonts w:hint="eastAsia" w:ascii="Arial" w:hAnsi="Arial" w:cs="Arial"/>
          <w:sz w:val="24"/>
        </w:rPr>
        <w:t>比</w:t>
      </w:r>
      <w:r>
        <w:rPr>
          <w:rFonts w:ascii="Arial" w:hAnsi="Arial" w:cs="Arial"/>
          <w:sz w:val="24"/>
        </w:rPr>
        <w:t>CNN</w:t>
      </w:r>
      <w:r>
        <w:rPr>
          <w:rFonts w:hint="eastAsia" w:ascii="Arial" w:hAnsi="Arial" w:cs="Arial"/>
          <w:sz w:val="24"/>
        </w:rPr>
        <w:t>以及</w:t>
      </w:r>
      <w:r>
        <w:rPr>
          <w:rFonts w:ascii="Arial" w:hAnsi="Arial" w:cs="Arial"/>
          <w:sz w:val="24"/>
        </w:rPr>
        <w:t>CNN+Attention</w:t>
      </w:r>
      <w:r>
        <w:rPr>
          <w:rFonts w:hint="eastAsia" w:ascii="Arial" w:hAnsi="Arial" w:cs="Arial"/>
          <w:sz w:val="24"/>
        </w:rPr>
        <w:t>的性能更加优秀。随着人工标注数据的不断增多</w:t>
      </w:r>
      <w:r>
        <w:rPr>
          <w:rFonts w:hint="eastAsia" w:ascii="Arial" w:hAnsi="Arial" w:cs="Arial"/>
          <w:sz w:val="24"/>
          <w:lang w:val="en-US" w:eastAsia="zh-CN"/>
        </w:rPr>
        <w:t>并</w:t>
      </w:r>
      <w:r>
        <w:rPr>
          <w:rFonts w:hint="eastAsia" w:ascii="Arial" w:hAnsi="Arial" w:cs="Arial"/>
          <w:sz w:val="24"/>
        </w:rPr>
        <w:t>结合一些人为制定的规则，关系抽取的效果会越来越好。</w:t>
      </w:r>
    </w:p>
    <w:p>
      <w:pPr>
        <w:pStyle w:val="3"/>
        <w:rPr>
          <w:rFonts w:cs="Arial"/>
        </w:rPr>
      </w:pPr>
      <w:bookmarkStart w:id="461" w:name="_Toc9583_WPSOffice_Level2"/>
      <w:r>
        <w:rPr>
          <w:rFonts w:cs="Arial"/>
        </w:rPr>
        <w:t xml:space="preserve">5.4 </w:t>
      </w:r>
      <w:r>
        <w:rPr>
          <w:rFonts w:hint="eastAsia" w:cs="Arial"/>
        </w:rPr>
        <w:t>本章小结</w:t>
      </w:r>
      <w:bookmarkEnd w:id="461"/>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62" w:name="_Toc14334_WPSOffice_Level1"/>
      <w:bookmarkStart w:id="463" w:name="_Toc136107013"/>
      <w:bookmarkStart w:id="464" w:name="_Toc514163499"/>
      <w:bookmarkStart w:id="465" w:name="_Toc22745_WPSOffice_Level1"/>
      <w:r>
        <w:rPr>
          <w:rStyle w:val="27"/>
          <w:rFonts w:hint="eastAsia" w:ascii="黑体" w:hAnsi="黑体" w:eastAsia="黑体" w:cs="黑体"/>
        </w:rPr>
        <w:t>第六章  总结与展望</w:t>
      </w:r>
      <w:bookmarkEnd w:id="462"/>
      <w:bookmarkEnd w:id="463"/>
      <w:bookmarkEnd w:id="464"/>
      <w:bookmarkEnd w:id="465"/>
    </w:p>
    <w:p>
      <w:pPr>
        <w:pStyle w:val="3"/>
        <w:rPr>
          <w:rFonts w:cs="Arial"/>
        </w:rPr>
      </w:pPr>
      <w:bookmarkStart w:id="466" w:name="_Toc514163500"/>
      <w:bookmarkStart w:id="467" w:name="_Toc3047_WPSOffice_Level2"/>
      <w:bookmarkStart w:id="468" w:name="_Toc25146_WPSOffice_Level2"/>
      <w:r>
        <w:rPr>
          <w:rFonts w:cs="Arial"/>
        </w:rPr>
        <w:t xml:space="preserve">6.1 </w:t>
      </w:r>
      <w:r>
        <w:rPr>
          <w:rFonts w:hint="eastAsia" w:cs="Arial"/>
        </w:rPr>
        <w:t>总结</w:t>
      </w:r>
      <w:bookmarkEnd w:id="466"/>
      <w:bookmarkEnd w:id="467"/>
      <w:bookmarkEnd w:id="468"/>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word2vec+BiLSTM+CRF</w:t>
      </w:r>
      <w:r>
        <w:rPr>
          <w:rFonts w:hint="eastAsia" w:ascii="Arial" w:hAnsi="Arial" w:cs="Arial"/>
          <w:sz w:val="24"/>
        </w:rPr>
        <w:t>、</w:t>
      </w:r>
      <w:r>
        <w:rPr>
          <w:rFonts w:ascii="Arial" w:hAnsi="Arial" w:cs="Arial"/>
          <w:sz w:val="24"/>
        </w:rPr>
        <w:t>BERT+BiLSTM+CRF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在数据集上的表现后，本文选择了性能较好的</w:t>
      </w:r>
      <w:r>
        <w:rPr>
          <w:rFonts w:ascii="Arial" w:hAnsi="Arial" w:cs="Arial"/>
          <w:sz w:val="24"/>
        </w:rPr>
        <w:t>word2vec+BiLSTM+CRF</w:t>
      </w:r>
      <w:r>
        <w:rPr>
          <w:rFonts w:hint="eastAsia" w:ascii="Arial" w:hAnsi="Arial" w:cs="Arial"/>
          <w:sz w:val="24"/>
        </w:rPr>
        <w:t>模型和</w:t>
      </w:r>
      <w:r>
        <w:rPr>
          <w:rFonts w:ascii="Arial" w:hAnsi="Arial" w:cs="Arial"/>
          <w:sz w:val="24"/>
        </w:rPr>
        <w:t>BERT+BiLSTM+CRF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利用了残差学习的特性使网络结构学习到了更多的语言特性从而得到了更好的效果。最后，将模型固化成</w:t>
      </w:r>
      <w:r>
        <w:rPr>
          <w:rFonts w:ascii="Arial" w:hAnsi="Arial" w:cs="Arial"/>
          <w:sz w:val="24"/>
        </w:rPr>
        <w:t>pb</w:t>
      </w:r>
      <w:r>
        <w:rPr>
          <w:rFonts w:hint="eastAsia" w:ascii="Arial" w:hAnsi="Arial" w:cs="Arial"/>
          <w:sz w:val="24"/>
        </w:rPr>
        <w:t>格式</w:t>
      </w:r>
      <w:r>
        <w:rPr>
          <w:rFonts w:hint="eastAsia" w:ascii="Arial" w:hAnsi="Arial" w:cs="Arial"/>
          <w:sz w:val="24"/>
          <w:lang w:val="en-US" w:eastAsia="zh-CN"/>
        </w:rPr>
        <w:t>再包装成app</w:t>
      </w:r>
      <w:r>
        <w:rPr>
          <w:rFonts w:hint="eastAsia" w:ascii="Arial" w:hAnsi="Arial" w:cs="Arial"/>
          <w:sz w:val="24"/>
        </w:rPr>
        <w:t>，封装进</w:t>
      </w:r>
      <w:r>
        <w:rPr>
          <w:rFonts w:ascii="Arial" w:hAnsi="Arial" w:cs="Arial"/>
          <w:sz w:val="24"/>
        </w:rPr>
        <w:t>Docker</w:t>
      </w:r>
      <w:r>
        <w:rPr>
          <w:rFonts w:hint="eastAsia" w:ascii="Arial" w:hAnsi="Arial" w:cs="Arial"/>
          <w:sz w:val="24"/>
        </w:rPr>
        <w:t>容器</w:t>
      </w:r>
      <w:r>
        <w:rPr>
          <w:rFonts w:hint="eastAsia" w:ascii="Arial" w:hAnsi="Arial" w:cs="Arial"/>
          <w:sz w:val="24"/>
          <w:lang w:val="en-US" w:eastAsia="zh-CN"/>
        </w:rPr>
        <w:t>中</w:t>
      </w:r>
      <w:r>
        <w:rPr>
          <w:rFonts w:hint="eastAsia" w:ascii="Arial" w:hAnsi="Arial" w:cs="Arial"/>
          <w:sz w:val="24"/>
        </w:rPr>
        <w:t>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469" w:name="_Toc11644_WPSOffice_Level2"/>
      <w:bookmarkStart w:id="470" w:name="_Toc514163501"/>
      <w:bookmarkStart w:id="471" w:name="_Toc18101_WPSOffice_Level2"/>
      <w:r>
        <w:rPr>
          <w:rFonts w:cs="Arial"/>
        </w:rPr>
        <w:t xml:space="preserve">6.2 </w:t>
      </w:r>
      <w:r>
        <w:rPr>
          <w:rFonts w:hint="eastAsia" w:cs="Arial"/>
        </w:rPr>
        <w:t>进一步工作展望</w:t>
      </w:r>
      <w:bookmarkEnd w:id="469"/>
      <w:bookmarkEnd w:id="470"/>
      <w:bookmarkEnd w:id="471"/>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472" w:name="_Toc17953_WPSOffice_Level3"/>
      <w:bookmarkStart w:id="473" w:name="_Toc3486_WPSOffice_Level3"/>
      <w:bookmarkStart w:id="474" w:name="_Toc16991_WPSOffice_Level3"/>
      <w:bookmarkStart w:id="475" w:name="_Toc20731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472"/>
      <w:bookmarkEnd w:id="473"/>
      <w:bookmarkEnd w:id="474"/>
      <w:bookmarkEnd w:id="475"/>
      <w:bookmarkStart w:id="476" w:name="_Toc1223_WPSOffice_Level3"/>
      <w:bookmarkStart w:id="477" w:name="_Toc27248_WPSOffice_Level3"/>
      <w:bookmarkStart w:id="478" w:name="_Toc9020_WPSOffice_Level3"/>
      <w:bookmarkStart w:id="479" w:name="_Toc7403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476"/>
      <w:bookmarkEnd w:id="477"/>
      <w:bookmarkEnd w:id="478"/>
      <w:bookmarkEnd w:id="479"/>
      <w:bookmarkStart w:id="480" w:name="_Toc3084_WPSOffice_Level3"/>
      <w:bookmarkStart w:id="481" w:name="_Toc1505_WPSOffice_Level3"/>
      <w:bookmarkStart w:id="482" w:name="_Toc20246_WPSOffice_Level3"/>
      <w:bookmarkStart w:id="483" w:name="_Toc19483_WPSOffice_Level3"/>
      <w:r>
        <w:rPr>
          <w:rFonts w:hint="eastAsia" w:ascii="Arial" w:hAnsi="Arial" w:cs="Arial"/>
          <w:sz w:val="24"/>
        </w:rPr>
        <w:t>使用新的损失函数。</w:t>
      </w:r>
      <w:bookmarkEnd w:id="480"/>
      <w:bookmarkEnd w:id="481"/>
      <w:bookmarkEnd w:id="482"/>
      <w:bookmarkEnd w:id="483"/>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484" w:name="_Toc136107018"/>
      <w:bookmarkStart w:id="485" w:name="_Toc303086846"/>
    </w:p>
    <w:p>
      <w:pPr>
        <w:pStyle w:val="2"/>
        <w:jc w:val="center"/>
        <w:rPr>
          <w:rFonts w:ascii="Arial" w:hAnsi="Arial" w:eastAsia="黑体" w:cs="Arial"/>
        </w:rPr>
      </w:pPr>
      <w:bookmarkStart w:id="486" w:name="_Toc514163502"/>
      <w:bookmarkStart w:id="487" w:name="_Toc31796_WPSOffice_Level1"/>
      <w:bookmarkStart w:id="488" w:name="_Toc12355_WPSOffice_Level1"/>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484"/>
      <w:bookmarkEnd w:id="485"/>
      <w:bookmarkEnd w:id="486"/>
      <w:bookmarkEnd w:id="487"/>
      <w:bookmarkEnd w:id="488"/>
    </w:p>
    <w:p>
      <w:pPr>
        <w:spacing w:line="360" w:lineRule="auto"/>
        <w:ind w:left="31680" w:hanging="2400" w:hangingChars="1000"/>
        <w:rPr>
          <w:rStyle w:val="22"/>
          <w:rFonts w:ascii="Arial" w:hAnsi="Arial" w:cs="Arial"/>
          <w:b w:val="0"/>
          <w:sz w:val="24"/>
        </w:rPr>
      </w:pPr>
      <w:r>
        <w:rPr>
          <w:rStyle w:val="22"/>
          <w:rFonts w:ascii="Arial" w:hAnsi="Arial" w:cs="Arial"/>
          <w:b w:val="0"/>
          <w:sz w:val="24"/>
        </w:rPr>
        <w:t>[MUC-6, 1996]</w:t>
      </w:r>
      <w:r>
        <w:rPr>
          <w:rStyle w:val="22"/>
          <w:rFonts w:ascii="Arial" w:hAnsi="Arial" w:cs="Arial"/>
          <w:b w:val="0"/>
          <w:sz w:val="24"/>
        </w:rPr>
        <w:tab/>
      </w:r>
      <w:r>
        <w:rPr>
          <w:rStyle w:val="22"/>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5"/>
          <w:rFonts w:ascii="Arial" w:hAnsi="Arial" w:cs="Arial"/>
          <w:bCs/>
          <w:sz w:val="24"/>
        </w:rPr>
        <w:t>http://cs.nyu.edu/cs/faculty/grishman/muc6.html</w:t>
      </w:r>
      <w:r>
        <w:rPr>
          <w:rStyle w:val="25"/>
          <w:rFonts w:ascii="Arial" w:hAnsi="Arial" w:cs="Arial"/>
          <w:bCs/>
          <w:sz w:val="24"/>
        </w:rPr>
        <w:fldChar w:fldCharType="end"/>
      </w:r>
      <w:r>
        <w:rPr>
          <w:rStyle w:val="22"/>
          <w:rFonts w:ascii="Arial" w:hAnsi="Arial" w:cs="Arial"/>
          <w:b w:val="0"/>
          <w:sz w:val="24"/>
        </w:rPr>
        <w:t xml:space="preserve"> .</w:t>
      </w:r>
    </w:p>
    <w:p>
      <w:pPr>
        <w:spacing w:line="360" w:lineRule="auto"/>
        <w:ind w:left="31680" w:hanging="2400" w:hangingChars="1000"/>
        <w:rPr>
          <w:rStyle w:val="22"/>
          <w:rFonts w:ascii="Arial" w:hAnsi="Arial" w:cs="Arial"/>
          <w:b w:val="0"/>
          <w:sz w:val="24"/>
        </w:rPr>
      </w:pPr>
      <w:r>
        <w:rPr>
          <w:rStyle w:val="22"/>
          <w:rFonts w:ascii="Arial" w:hAnsi="Arial" w:cs="Arial"/>
          <w:b w:val="0"/>
          <w:sz w:val="24"/>
        </w:rPr>
        <w:t>[Milleret al., 2000]</w:t>
      </w:r>
      <w:r>
        <w:rPr>
          <w:rStyle w:val="22"/>
          <w:rFonts w:ascii="Arial" w:hAnsi="Arial" w:cs="Arial"/>
          <w:b w:val="0"/>
          <w:sz w:val="24"/>
        </w:rPr>
        <w:tab/>
      </w:r>
      <w:r>
        <w:rPr>
          <w:rStyle w:val="22"/>
          <w:rFonts w:ascii="Arial" w:hAnsi="Arial" w:cs="Arial"/>
          <w:b w:val="0"/>
          <w:sz w:val="24"/>
        </w:rPr>
        <w:t xml:space="preserve">Miller, Scott, Heidi Fox, Lance Ramshaw, and Ralph Weischedel. “A novel use of statistical parsing to extract information from text.” </w:t>
      </w:r>
      <w:r>
        <w:rPr>
          <w:rStyle w:val="22"/>
          <w:rFonts w:ascii="Arial" w:hAnsi="Arial" w:cs="Arial"/>
          <w:b w:val="0"/>
          <w:i/>
          <w:iCs/>
          <w:sz w:val="24"/>
        </w:rPr>
        <w:t>In Proceedings of NAACL</w:t>
      </w:r>
      <w:r>
        <w:rPr>
          <w:rStyle w:val="22"/>
          <w:rFonts w:ascii="Arial" w:hAnsi="Arial" w:cs="Arial"/>
          <w:b w:val="0"/>
          <w:sz w:val="24"/>
        </w:rPr>
        <w:t>, 2000.</w:t>
      </w:r>
    </w:p>
    <w:p>
      <w:pPr>
        <w:spacing w:line="360" w:lineRule="auto"/>
        <w:ind w:left="31680" w:hanging="2400" w:hangingChars="1000"/>
        <w:rPr>
          <w:rStyle w:val="22"/>
          <w:rFonts w:ascii="Arial" w:hAnsi="Arial" w:cs="Arial"/>
          <w:b w:val="0"/>
          <w:sz w:val="24"/>
        </w:rPr>
      </w:pPr>
      <w:r>
        <w:rPr>
          <w:rStyle w:val="22"/>
          <w:rFonts w:ascii="Arial" w:hAnsi="Arial" w:cs="Arial"/>
          <w:b w:val="0"/>
          <w:sz w:val="24"/>
        </w:rPr>
        <w:t>[Bikel et al., 1999]</w:t>
      </w:r>
      <w:r>
        <w:rPr>
          <w:rStyle w:val="22"/>
          <w:rFonts w:ascii="Arial" w:hAnsi="Arial" w:cs="Arial"/>
          <w:b w:val="0"/>
          <w:sz w:val="24"/>
        </w:rPr>
        <w:tab/>
      </w:r>
      <w:r>
        <w:rPr>
          <w:rStyle w:val="22"/>
          <w:rFonts w:ascii="Arial" w:hAnsi="Arial" w:cs="Arial"/>
          <w:b w:val="0"/>
          <w:sz w:val="24"/>
        </w:rPr>
        <w:t>Bikel D M,Schwarta R,Weischedel R M.An Algorithm that Learns What`s in a Name[J].</w:t>
      </w:r>
      <w:r>
        <w:rPr>
          <w:rStyle w:val="22"/>
          <w:rFonts w:ascii="Arial" w:hAnsi="Arial" w:cs="Arial"/>
          <w:b w:val="0"/>
          <w:i/>
          <w:iCs/>
          <w:sz w:val="24"/>
        </w:rPr>
        <w:t>Machine Learning Journal Special Issue on Natural Language Learning</w:t>
      </w:r>
      <w:r>
        <w:rPr>
          <w:rStyle w:val="22"/>
          <w:rFonts w:ascii="Arial" w:hAnsi="Arial" w:cs="Arial"/>
          <w:b w:val="0"/>
          <w:sz w:val="24"/>
        </w:rPr>
        <w:t>, 1999, 34(1-3): 211-231.</w:t>
      </w:r>
    </w:p>
    <w:p>
      <w:pPr>
        <w:spacing w:line="360" w:lineRule="auto"/>
        <w:ind w:left="31680" w:hanging="2400" w:hangingChars="1000"/>
        <w:rPr>
          <w:rStyle w:val="22"/>
          <w:rFonts w:ascii="Arial" w:hAnsi="Arial" w:cs="Arial"/>
          <w:b w:val="0"/>
          <w:sz w:val="24"/>
        </w:rPr>
      </w:pPr>
      <w:r>
        <w:rPr>
          <w:rStyle w:val="22"/>
          <w:rFonts w:ascii="Arial" w:hAnsi="Arial" w:cs="Arial"/>
          <w:b w:val="0"/>
          <w:sz w:val="24"/>
          <w:lang w:val="de-DE"/>
        </w:rPr>
        <w:t>[Tsai et al., 2004]</w:t>
      </w:r>
      <w:r>
        <w:rPr>
          <w:rStyle w:val="22"/>
          <w:rFonts w:ascii="Arial" w:hAnsi="Arial" w:cs="Arial"/>
          <w:b w:val="0"/>
          <w:sz w:val="24"/>
          <w:lang w:val="de-DE"/>
        </w:rPr>
        <w:tab/>
      </w:r>
      <w:r>
        <w:rPr>
          <w:rStyle w:val="22"/>
          <w:rFonts w:ascii="Arial" w:hAnsi="Arial" w:cs="Arial"/>
          <w:b w:val="0"/>
          <w:sz w:val="24"/>
          <w:lang w:val="de-DE"/>
        </w:rPr>
        <w:t xml:space="preserve">Tsai T,WU S,Lee C, et al. </w:t>
      </w:r>
      <w:r>
        <w:rPr>
          <w:rStyle w:val="22"/>
          <w:rFonts w:ascii="Arial" w:hAnsi="Arial" w:cs="Arial"/>
          <w:b w:val="0"/>
          <w:sz w:val="24"/>
        </w:rPr>
        <w:t xml:space="preserve">Mencius: A Chinese Named Entity Recognizer Using the Maximum Entropy based Hybrid Model[J]. </w:t>
      </w:r>
      <w:r>
        <w:rPr>
          <w:rStyle w:val="22"/>
          <w:rFonts w:ascii="Arial" w:hAnsi="Arial" w:cs="Arial"/>
          <w:b w:val="0"/>
          <w:i/>
          <w:iCs/>
          <w:sz w:val="24"/>
        </w:rPr>
        <w:t>International Journal of Computational Linguistics &amp; Chinese Language Processing</w:t>
      </w:r>
      <w:r>
        <w:rPr>
          <w:rStyle w:val="22"/>
          <w:rFonts w:ascii="Arial" w:hAnsi="Arial" w:cs="Arial"/>
          <w:b w:val="0"/>
          <w:sz w:val="24"/>
        </w:rPr>
        <w:t>, 2004, 9(1):65-81.</w:t>
      </w:r>
    </w:p>
    <w:p>
      <w:pPr>
        <w:spacing w:line="360" w:lineRule="auto"/>
        <w:ind w:left="31680" w:hanging="2400" w:hangingChars="1000"/>
        <w:rPr>
          <w:rStyle w:val="22"/>
          <w:rFonts w:ascii="Arial" w:hAnsi="Arial" w:cs="Arial"/>
          <w:b w:val="0"/>
          <w:sz w:val="24"/>
        </w:rPr>
      </w:pPr>
      <w:r>
        <w:rPr>
          <w:rStyle w:val="22"/>
          <w:rFonts w:ascii="Arial" w:hAnsi="Arial" w:cs="Arial"/>
          <w:b w:val="0"/>
          <w:sz w:val="24"/>
        </w:rPr>
        <w:t>[McCallum et al., 2003]</w:t>
      </w:r>
      <w:r>
        <w:rPr>
          <w:rStyle w:val="22"/>
          <w:rFonts w:ascii="Arial" w:hAnsi="Arial" w:cs="Arial"/>
          <w:b w:val="0"/>
          <w:sz w:val="24"/>
        </w:rPr>
        <w:tab/>
      </w:r>
      <w:r>
        <w:rPr>
          <w:rStyle w:val="22"/>
          <w:rFonts w:ascii="Arial" w:hAnsi="Arial" w:cs="Arial"/>
          <w:b w:val="0"/>
          <w:sz w:val="24"/>
        </w:rPr>
        <w:t xml:space="preserve">McCallum A,Li W.Early Results for Named Entity Recognition with Conditional Random Fields, Features Induction and Web-enhanced Lexicons[C]. </w:t>
      </w:r>
      <w:r>
        <w:rPr>
          <w:rStyle w:val="22"/>
          <w:rFonts w:ascii="Arial" w:hAnsi="Arial" w:cs="Arial"/>
          <w:b w:val="0"/>
          <w:i/>
          <w:iCs/>
          <w:sz w:val="24"/>
        </w:rPr>
        <w:t>In Proceedings of the 7th Conference on Natural Language Learning at HLT-NAACL</w:t>
      </w:r>
      <w:r>
        <w:rPr>
          <w:rStyle w:val="22"/>
          <w:rFonts w:ascii="Arial" w:hAnsi="Arial" w:cs="Arial"/>
          <w:b w:val="0"/>
          <w:sz w:val="24"/>
        </w:rPr>
        <w:t>,2003: 188-191.</w:t>
      </w:r>
    </w:p>
    <w:p>
      <w:pPr>
        <w:spacing w:line="360" w:lineRule="auto"/>
        <w:ind w:left="31680" w:hanging="2400" w:hangingChars="1000"/>
        <w:rPr>
          <w:rStyle w:val="22"/>
          <w:rFonts w:ascii="Arial" w:hAnsi="Arial" w:cs="Arial"/>
          <w:b w:val="0"/>
          <w:sz w:val="24"/>
        </w:rPr>
      </w:pPr>
      <w:r>
        <w:rPr>
          <w:rStyle w:val="22"/>
          <w:rFonts w:ascii="Arial" w:hAnsi="Arial" w:cs="Arial"/>
          <w:b w:val="0"/>
          <w:sz w:val="24"/>
        </w:rPr>
        <w:t>[</w:t>
      </w:r>
      <w:r>
        <w:rPr>
          <w:rStyle w:val="22"/>
          <w:rFonts w:hint="eastAsia" w:ascii="Arial" w:hAnsi="Arial" w:cs="Arial"/>
          <w:b w:val="0"/>
          <w:sz w:val="24"/>
        </w:rPr>
        <w:t>张祝玉等</w:t>
      </w:r>
      <w:r>
        <w:rPr>
          <w:rStyle w:val="22"/>
          <w:rFonts w:ascii="Arial" w:hAnsi="Arial" w:cs="Arial"/>
          <w:b w:val="0"/>
          <w:sz w:val="24"/>
        </w:rPr>
        <w:t>, 2008]</w:t>
      </w:r>
      <w:r>
        <w:rPr>
          <w:rStyle w:val="22"/>
          <w:rFonts w:ascii="Arial" w:hAnsi="Arial" w:cs="Arial"/>
          <w:b w:val="0"/>
          <w:sz w:val="24"/>
        </w:rPr>
        <w:tab/>
      </w:r>
      <w:r>
        <w:rPr>
          <w:rStyle w:val="22"/>
          <w:rFonts w:hint="eastAsia" w:ascii="Arial" w:hAnsi="Arial" w:cs="Arial"/>
          <w:b w:val="0"/>
          <w:sz w:val="24"/>
        </w:rPr>
        <w:t>张祝玉，任飞亮，朱靖波</w:t>
      </w:r>
      <w:r>
        <w:rPr>
          <w:rStyle w:val="22"/>
          <w:rFonts w:ascii="Arial" w:hAnsi="Arial" w:cs="Arial"/>
          <w:b w:val="0"/>
          <w:sz w:val="24"/>
        </w:rPr>
        <w:t xml:space="preserve">. </w:t>
      </w:r>
      <w:r>
        <w:rPr>
          <w:rStyle w:val="22"/>
          <w:rFonts w:hint="eastAsia" w:ascii="Arial" w:hAnsi="Arial" w:cs="Arial"/>
          <w:b w:val="0"/>
          <w:sz w:val="24"/>
        </w:rPr>
        <w:t>基于条件随机场的中文命名实体识别特征比较研究</w:t>
      </w:r>
      <w:r>
        <w:rPr>
          <w:rStyle w:val="22"/>
          <w:rFonts w:ascii="Arial" w:hAnsi="Arial" w:cs="Arial"/>
          <w:b w:val="0"/>
          <w:sz w:val="24"/>
        </w:rPr>
        <w:t xml:space="preserve">[C]. </w:t>
      </w:r>
      <w:r>
        <w:rPr>
          <w:rStyle w:val="22"/>
          <w:rFonts w:hint="eastAsia" w:ascii="Arial" w:hAnsi="Arial" w:cs="Arial"/>
          <w:b w:val="0"/>
          <w:sz w:val="24"/>
        </w:rPr>
        <w:t>见</w:t>
      </w:r>
      <w:r>
        <w:rPr>
          <w:rStyle w:val="22"/>
          <w:rFonts w:ascii="Arial" w:hAnsi="Arial" w:cs="Arial"/>
          <w:b w:val="0"/>
          <w:sz w:val="24"/>
        </w:rPr>
        <w:t xml:space="preserve">: </w:t>
      </w:r>
      <w:r>
        <w:rPr>
          <w:rStyle w:val="22"/>
          <w:rFonts w:hint="eastAsia" w:ascii="Arial" w:hAnsi="Arial" w:cs="Arial"/>
          <w:b w:val="0"/>
          <w:i/>
          <w:iCs/>
          <w:sz w:val="24"/>
        </w:rPr>
        <w:t>第</w:t>
      </w:r>
      <w:r>
        <w:rPr>
          <w:rStyle w:val="22"/>
          <w:rFonts w:ascii="Arial" w:hAnsi="Arial" w:cs="Arial"/>
          <w:b w:val="0"/>
          <w:i/>
          <w:iCs/>
          <w:sz w:val="24"/>
        </w:rPr>
        <w:t>4</w:t>
      </w:r>
      <w:r>
        <w:rPr>
          <w:rStyle w:val="22"/>
          <w:rFonts w:hint="eastAsia" w:ascii="Arial" w:hAnsi="Arial" w:cs="Arial"/>
          <w:b w:val="0"/>
          <w:i/>
          <w:iCs/>
          <w:sz w:val="24"/>
        </w:rPr>
        <w:t>届全国信息检索与内容安全学术会议论文集</w:t>
      </w:r>
      <w:r>
        <w:rPr>
          <w:rStyle w:val="22"/>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2"/>
          <w:rFonts w:ascii="Arial" w:hAnsi="Arial" w:cs="Arial"/>
          <w:b w:val="0"/>
          <w:sz w:val="24"/>
        </w:rPr>
      </w:pPr>
      <w:r>
        <w:rPr>
          <w:rStyle w:val="22"/>
          <w:rFonts w:ascii="Arial" w:hAnsi="Arial" w:cs="Arial"/>
          <w:b w:val="0"/>
          <w:sz w:val="24"/>
        </w:rPr>
        <w:t>[Kambhatla, 2004]</w:t>
      </w:r>
      <w:r>
        <w:rPr>
          <w:rStyle w:val="22"/>
          <w:rFonts w:ascii="Arial" w:hAnsi="Arial" w:cs="Arial"/>
          <w:b w:val="0"/>
          <w:sz w:val="24"/>
        </w:rPr>
        <w:tab/>
      </w:r>
      <w:r>
        <w:rPr>
          <w:rStyle w:val="22"/>
          <w:rFonts w:ascii="Arial" w:hAnsi="Arial" w:cs="Arial"/>
          <w:b w:val="0"/>
          <w:sz w:val="24"/>
        </w:rPr>
        <w:t xml:space="preserve">Kambhatla, Nanda.”Combining lexical, syntactic, and semantic features with maximum entropy models for extracting relations.” </w:t>
      </w:r>
      <w:r>
        <w:rPr>
          <w:rStyle w:val="22"/>
          <w:rFonts w:ascii="Arial" w:hAnsi="Arial" w:cs="Arial"/>
          <w:b w:val="0"/>
          <w:i/>
          <w:iCs/>
          <w:sz w:val="24"/>
        </w:rPr>
        <w:t>In Proceedings of ACL</w:t>
      </w:r>
      <w:r>
        <w:rPr>
          <w:rStyle w:val="22"/>
          <w:rFonts w:ascii="Arial" w:hAnsi="Arial" w:cs="Arial"/>
          <w:b w:val="0"/>
          <w:sz w:val="24"/>
        </w:rPr>
        <w:t>, 2004.</w:t>
      </w:r>
    </w:p>
    <w:p>
      <w:pPr>
        <w:spacing w:line="360" w:lineRule="auto"/>
        <w:ind w:left="31680" w:hanging="2400" w:hangingChars="1000"/>
        <w:rPr>
          <w:rStyle w:val="22"/>
          <w:rFonts w:ascii="Arial" w:hAnsi="Arial" w:cs="Arial"/>
          <w:b w:val="0"/>
          <w:sz w:val="24"/>
        </w:rPr>
      </w:pPr>
      <w:r>
        <w:rPr>
          <w:rStyle w:val="22"/>
          <w:rFonts w:ascii="Arial" w:hAnsi="Arial" w:cs="Arial"/>
          <w:b w:val="0"/>
          <w:sz w:val="24"/>
        </w:rPr>
        <w:t>[Zhao and Grishman, 2005]</w:t>
      </w:r>
      <w:r>
        <w:rPr>
          <w:rStyle w:val="22"/>
          <w:rFonts w:ascii="Arial" w:hAnsi="Arial" w:cs="Arial"/>
          <w:b w:val="0"/>
          <w:sz w:val="24"/>
        </w:rPr>
        <w:tab/>
      </w:r>
      <w:r>
        <w:rPr>
          <w:rStyle w:val="22"/>
          <w:rFonts w:ascii="Arial" w:hAnsi="Arial" w:cs="Arial"/>
          <w:b w:val="0"/>
          <w:sz w:val="24"/>
        </w:rPr>
        <w:t xml:space="preserve">Zhao, Shubin, and RalphGrishman. Extracting relations with integrated information using kernel methods. </w:t>
      </w:r>
      <w:r>
        <w:rPr>
          <w:rStyle w:val="22"/>
          <w:rFonts w:ascii="Arial" w:hAnsi="Arial" w:cs="Arial"/>
          <w:b w:val="0"/>
          <w:i/>
          <w:iCs/>
          <w:sz w:val="24"/>
        </w:rPr>
        <w:t>In Proceedings of ACL</w:t>
      </w:r>
      <w:r>
        <w:rPr>
          <w:rStyle w:val="22"/>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2"/>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2"/>
          <w:rFonts w:ascii="Arial" w:hAnsi="Arial" w:cs="Arial"/>
          <w:b w:val="0"/>
          <w:sz w:val="24"/>
        </w:rPr>
      </w:pPr>
      <w:r>
        <w:rPr>
          <w:rStyle w:val="22"/>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2"/>
          <w:rFonts w:ascii="Arial" w:hAnsi="Arial" w:cs="Arial"/>
          <w:b w:val="0"/>
          <w:sz w:val="24"/>
        </w:rPr>
      </w:pPr>
      <w:r>
        <w:rPr>
          <w:rFonts w:ascii="Arial" w:hAnsi="Arial" w:cs="Arial"/>
          <w:sz w:val="24"/>
        </w:rPr>
        <w:tab/>
      </w: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489" w:name="_Toc136107019"/>
    </w:p>
    <w:p>
      <w:pPr>
        <w:pStyle w:val="2"/>
        <w:jc w:val="center"/>
        <w:rPr>
          <w:rFonts w:ascii="Arial" w:hAnsi="Arial" w:eastAsia="黑体" w:cs="Arial"/>
        </w:rPr>
      </w:pPr>
      <w:bookmarkStart w:id="490" w:name="_Toc5318_WPSOffice_Level1"/>
      <w:bookmarkStart w:id="491" w:name="_Toc514163503"/>
      <w:bookmarkStart w:id="492" w:name="_Toc17551_WPSOffice_Level1"/>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489"/>
      <w:bookmarkEnd w:id="490"/>
      <w:bookmarkEnd w:id="491"/>
      <w:bookmarkEnd w:id="492"/>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首先十分感谢我的指导老师，感谢老师在我的毕业论文编写过程中对我的指导并对我的研究方向提供了宝贵的建议，从中我学习到了很多关于论文编写和项目开发的经验与教训，使我在编写论文时更全面地描述了我的整个项目的细节。老师专业的技术知识和严谨的工作态度令我十分尊敬与佩服，是我未来学习和工作的好榜样。</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我在公司实习时的各位同事对我的指导与帮助，在项目开发过程中有许多问题的解决都离不开同事们的耐心指导。在项目研发中我也逐渐学到了更多分析问题和解决问题的手段与方法，我也慢慢地从学生往从业者进行过渡。</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感谢学校的所有教导过我的老师们，老师们的教学态度和学术精神都是我学习的榜样，老师们传授的知识也拓宽了我的眼界，让我学习到了很多在今后的职业生涯中能够派上用场的知识，感谢老师们的辛勤付出。</w:t>
      </w:r>
    </w:p>
    <w:p>
      <w:pPr>
        <w:spacing w:line="360" w:lineRule="auto"/>
        <w:ind w:firstLine="480" w:firstLineChars="200"/>
        <w:rPr>
          <w:rFonts w:hint="default" w:ascii="Arial" w:hAnsi="Arial" w:cs="Arial"/>
          <w:sz w:val="24"/>
          <w:lang w:val="en-US" w:eastAsia="zh-CN"/>
        </w:rPr>
      </w:pPr>
      <w:r>
        <w:rPr>
          <w:rFonts w:hint="eastAsia" w:ascii="Arial" w:hAnsi="Arial" w:cs="Arial"/>
          <w:sz w:val="24"/>
          <w:lang w:val="en-US" w:eastAsia="zh-CN"/>
        </w:rPr>
        <w:t>感谢我的父母，我能有今天的一切都离不开你们的全力支持，希望我在求学和工作的路上可以越走越远，一帆风顺，不辜负你们的希望。</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rPr>
        <w:t>转眼之间我的研究生生涯就要结束了，</w:t>
      </w:r>
      <w:bookmarkStart w:id="493" w:name="_Toc10788_WPSOffice_Level1"/>
      <w:bookmarkStart w:id="494" w:name="_Toc14371_WPSOffice_Level1"/>
      <w:bookmarkStart w:id="495" w:name="_Toc1854_WPSOffice_Level1"/>
      <w:bookmarkStart w:id="496" w:name="_Toc31449_WPSOffice_Level1"/>
      <w:r>
        <w:rPr>
          <w:rFonts w:hint="eastAsia" w:ascii="Arial" w:hAnsi="Arial" w:cs="Arial"/>
          <w:sz w:val="24"/>
          <w:lang w:val="en-US" w:eastAsia="zh-CN"/>
        </w:rPr>
        <w:t>今后我即将从学生转变为一个从业者，希望我在学生时代学习到的知识、完成过的项目可以学以致用，为母校争光，为自己添彩。</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最后，</w:t>
      </w:r>
      <w:r>
        <w:rPr>
          <w:rFonts w:hint="eastAsia" w:ascii="Arial" w:hAnsi="Arial" w:cs="Arial"/>
          <w:sz w:val="24"/>
          <w:lang w:val="en-US" w:eastAsia="zh-CN"/>
        </w:rPr>
        <w:t>再次感谢所有在我学习和工作中帮助过我的所有人，感谢你们的付出与帮助，也</w:t>
      </w:r>
      <w:r>
        <w:rPr>
          <w:rFonts w:hint="eastAsia" w:ascii="Arial" w:hAnsi="Arial" w:cs="Arial"/>
          <w:sz w:val="24"/>
        </w:rPr>
        <w:t>由衷地感谢在百忙之中评阅论文的各位专家和教授。</w:t>
      </w:r>
      <w:bookmarkEnd w:id="493"/>
      <w:bookmarkEnd w:id="494"/>
      <w:bookmarkEnd w:id="495"/>
      <w:bookmarkEnd w:id="496"/>
    </w:p>
    <w:p>
      <w:pPr>
        <w:pStyle w:val="2"/>
        <w:jc w:val="center"/>
        <w:rPr>
          <w:rFonts w:ascii="Arial" w:hAnsi="Arial" w:eastAsia="黑体" w:cs="Arial"/>
        </w:rPr>
      </w:pPr>
      <w:bookmarkStart w:id="497" w:name="_Toc24764_WPSOffice_Level1"/>
      <w:bookmarkStart w:id="498" w:name="_Toc4844_WPSOffice_Level1"/>
      <w:bookmarkStart w:id="499" w:name="_Toc514163504"/>
      <w:r>
        <w:rPr>
          <w:rFonts w:hint="eastAsia" w:ascii="Arial" w:hAnsi="Arial" w:eastAsia="黑体" w:cs="Arial"/>
        </w:rPr>
        <w:t>版权及论文原创性说明</w:t>
      </w:r>
      <w:bookmarkEnd w:id="497"/>
      <w:bookmarkEnd w:id="498"/>
      <w:bookmarkEnd w:id="499"/>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auto"/>
    <w:pitch w:val="default"/>
    <w:sig w:usb0="A00002EF" w:usb1="4000A44B" w:usb2="00000000" w:usb3="00000000" w:csb0="2000019F" w:csb1="0000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方正姚体">
    <w:panose1 w:val="02010601030101010101"/>
    <w:charset w:val="86"/>
    <w:family w:val="auto"/>
    <w:pitch w:val="default"/>
    <w:sig w:usb0="00000003"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58750" cy="262890"/>
              <wp:effectExtent l="0" t="0" r="0" b="0"/>
              <wp:wrapNone/>
              <wp:docPr id="24" name="文本框 1"/>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20.7pt;width:12.5pt;mso-position-horizontal:center;mso-position-horizontal-relative:margin;mso-wrap-style:none;z-index:251660288;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zDu40QAAAAMBAAAPAAAAAAAAAAEAIAAAACIAAABkcnMvZG93bnJldi54bWxQSwECFAAUAAAA&#10;CACHTuJAyTJZOrwBAABTAwAADgAAAAAAAAABACAAAAAg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0.35pt;width:9.05pt;mso-position-horizontal:center;mso-position-horizontal-relative:margin;mso-wrap-style:none;z-index:2516623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V+SdAAAAADAQAADwAAAAAAAAABACAAAAAiAAAAZHJzL2Rvd25yZXYueG1sUEsBAhQAFAAAAAgA&#10;h07iQBl9Y4a7AQAAUwMAAA4AAAAAAAAAAQAgAAAAHwEAAGRycy9lMm9Eb2MueG1sUEsFBgAAAAAG&#10;AAYAWQEAAEwFA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14935" cy="131445"/>
              <wp:effectExtent l="0" t="0" r="0" b="0"/>
              <wp:wrapNone/>
              <wp:docPr id="28" name="文本框 6"/>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0.35pt;width:9.05pt;mso-position-horizontal:center;mso-position-horizontal-relative:margin;mso-wrap-style:none;z-index:25167769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3vFb7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14935" cy="131445"/>
              <wp:effectExtent l="0" t="0" r="0" b="0"/>
              <wp:wrapNone/>
              <wp:docPr id="31" name="文本框 9"/>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0.35pt;width:9.05pt;mso-position-horizontal:center;mso-position-horizontal-relative:margin;mso-wrap-style:none;z-index:2517391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Duu/PC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14935" cy="131445"/>
              <wp:effectExtent l="0" t="0" r="0" b="0"/>
              <wp:wrapNone/>
              <wp:docPr id="30" name="文本框 8"/>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8" o:spid="_x0000_s1026" o:spt="202" type="#_x0000_t202" style="position:absolute;left:0pt;margin-top:0pt;height:10.35pt;width:9.05pt;mso-position-horizontal:center;mso-position-horizontal-relative:margin;mso-wrap-style:none;z-index:2517186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BseTu3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14935" cy="131445"/>
              <wp:effectExtent l="0" t="0" r="0" b="0"/>
              <wp:wrapNone/>
              <wp:docPr id="29"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7" o:spid="_x0000_s1026" o:spt="202" type="#_x0000_t202" style="position:absolute;left:0pt;margin-top:0pt;height:10.35pt;width:9.05pt;mso-position-horizontal:center;mso-position-horizontal-relative:margin;mso-wrap-style:none;z-index:2516981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XDOTm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14935" cy="131445"/>
              <wp:effectExtent l="0" t="0" r="0" b="0"/>
              <wp:wrapNone/>
              <wp:docPr id="27" name="文本框 5"/>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0.35pt;width:9.05pt;mso-position-horizontal:center;mso-position-horizontal-relative:margin;mso-wrap-style:none;z-index:2516725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S9qca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14935" cy="131445"/>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0.35pt;width:9.05pt;mso-position-horizontal:center;mso-position-horizontal-relative:margin;mso-wrap-style:none;z-index:2516674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yRhUH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lang w:val="en-US" w:eastAsia="zh-CN"/>
      </w:rP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DFA1"/>
    <w:multiLevelType w:val="singleLevel"/>
    <w:tmpl w:val="5C94DFA1"/>
    <w:lvl w:ilvl="0" w:tentative="0">
      <w:start w:val="1"/>
      <w:numFmt w:val="decimal"/>
      <w:suff w:val="nothing"/>
      <w:lvlText w:val="%1."/>
      <w:lvlJc w:val="left"/>
      <w:rPr>
        <w:rFonts w:cs="Times New Roman"/>
      </w:rPr>
    </w:lvl>
  </w:abstractNum>
  <w:abstractNum w:abstractNumId="9">
    <w:nsid w:val="5C94E539"/>
    <w:multiLevelType w:val="singleLevel"/>
    <w:tmpl w:val="5C94E539"/>
    <w:lvl w:ilvl="0" w:tentative="0">
      <w:start w:val="1"/>
      <w:numFmt w:val="decimal"/>
      <w:suff w:val="nothing"/>
      <w:lvlText w:val="%1."/>
      <w:lvlJc w:val="left"/>
      <w:rPr>
        <w:rFonts w:cs="Times New Roman"/>
      </w:rPr>
    </w:lvl>
  </w:abstractNum>
  <w:abstractNum w:abstractNumId="10">
    <w:nsid w:val="5C95B1D5"/>
    <w:multiLevelType w:val="singleLevel"/>
    <w:tmpl w:val="5C95B1D5"/>
    <w:lvl w:ilvl="0" w:tentative="0">
      <w:start w:val="1"/>
      <w:numFmt w:val="decimal"/>
      <w:suff w:val="nothing"/>
      <w:lvlText w:val="%1."/>
      <w:lvlJc w:val="left"/>
      <w:rPr>
        <w:rFonts w:cs="Times New Roman"/>
      </w:rPr>
    </w:lvl>
  </w:abstractNum>
  <w:abstractNum w:abstractNumId="11">
    <w:nsid w:val="5C95B40B"/>
    <w:multiLevelType w:val="singleLevel"/>
    <w:tmpl w:val="5C95B40B"/>
    <w:lvl w:ilvl="0" w:tentative="0">
      <w:start w:val="1"/>
      <w:numFmt w:val="decimal"/>
      <w:suff w:val="nothing"/>
      <w:lvlText w:val="%1."/>
      <w:lvlJc w:val="left"/>
      <w:rPr>
        <w:rFonts w:cs="Times New Roman"/>
      </w:rPr>
    </w:lvl>
  </w:abstractNum>
  <w:abstractNum w:abstractNumId="12">
    <w:nsid w:val="5C95B6BA"/>
    <w:multiLevelType w:val="singleLevel"/>
    <w:tmpl w:val="5C95B6BA"/>
    <w:lvl w:ilvl="0" w:tentative="0">
      <w:start w:val="1"/>
      <w:numFmt w:val="decimal"/>
      <w:suff w:val="nothing"/>
      <w:lvlText w:val="%1."/>
      <w:lvlJc w:val="left"/>
      <w:rPr>
        <w:rFonts w:cs="Times New Roman"/>
      </w:rPr>
    </w:lvl>
  </w:abstractNum>
  <w:abstractNum w:abstractNumId="13">
    <w:nsid w:val="5C95BDD5"/>
    <w:multiLevelType w:val="singleLevel"/>
    <w:tmpl w:val="5C95BDD5"/>
    <w:lvl w:ilvl="0" w:tentative="0">
      <w:start w:val="1"/>
      <w:numFmt w:val="decimal"/>
      <w:suff w:val="nothing"/>
      <w:lvlText w:val="%1."/>
      <w:lvlJc w:val="left"/>
      <w:rPr>
        <w:rFonts w:cs="Times New Roman"/>
      </w:rPr>
    </w:lvl>
  </w:abstractNum>
  <w:abstractNum w:abstractNumId="14">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5"/>
  </w:num>
  <w:num w:numId="1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02C4DCE"/>
    <w:rsid w:val="00373FCD"/>
    <w:rsid w:val="003772A3"/>
    <w:rsid w:val="005B5A33"/>
    <w:rsid w:val="007F5BCB"/>
    <w:rsid w:val="00B57FB1"/>
    <w:rsid w:val="00DC42B4"/>
    <w:rsid w:val="00E060B6"/>
    <w:rsid w:val="00F27D91"/>
    <w:rsid w:val="02C31E24"/>
    <w:rsid w:val="02C35580"/>
    <w:rsid w:val="04AB2525"/>
    <w:rsid w:val="07465A1D"/>
    <w:rsid w:val="07613B98"/>
    <w:rsid w:val="07C97060"/>
    <w:rsid w:val="07D27B78"/>
    <w:rsid w:val="09804F12"/>
    <w:rsid w:val="09875982"/>
    <w:rsid w:val="099C49BB"/>
    <w:rsid w:val="09D54099"/>
    <w:rsid w:val="09FD6918"/>
    <w:rsid w:val="0A384221"/>
    <w:rsid w:val="0A687457"/>
    <w:rsid w:val="0AC4697E"/>
    <w:rsid w:val="0BA12B78"/>
    <w:rsid w:val="0BA3F7D2"/>
    <w:rsid w:val="0BC359CC"/>
    <w:rsid w:val="0C0460DE"/>
    <w:rsid w:val="0C0C5664"/>
    <w:rsid w:val="0C403D83"/>
    <w:rsid w:val="0C9148A0"/>
    <w:rsid w:val="0CFD80EC"/>
    <w:rsid w:val="0D3771A1"/>
    <w:rsid w:val="0DFF63BD"/>
    <w:rsid w:val="0E6410F5"/>
    <w:rsid w:val="0EDFB3C4"/>
    <w:rsid w:val="0EED5D57"/>
    <w:rsid w:val="0EFE2454"/>
    <w:rsid w:val="0F52C8F4"/>
    <w:rsid w:val="0F7D9865"/>
    <w:rsid w:val="0F9B3275"/>
    <w:rsid w:val="0FF302BE"/>
    <w:rsid w:val="0FF734FA"/>
    <w:rsid w:val="0FF85D38"/>
    <w:rsid w:val="0FFFCDF3"/>
    <w:rsid w:val="109069F2"/>
    <w:rsid w:val="10E37D71"/>
    <w:rsid w:val="10FEB2AB"/>
    <w:rsid w:val="10FFEA40"/>
    <w:rsid w:val="1155058F"/>
    <w:rsid w:val="11997F64"/>
    <w:rsid w:val="11D005BA"/>
    <w:rsid w:val="129D4F44"/>
    <w:rsid w:val="12B214C1"/>
    <w:rsid w:val="141B2764"/>
    <w:rsid w:val="14530FEE"/>
    <w:rsid w:val="146F8BD8"/>
    <w:rsid w:val="14ADA12F"/>
    <w:rsid w:val="14DDB53E"/>
    <w:rsid w:val="14EB1408"/>
    <w:rsid w:val="14EB7DC6"/>
    <w:rsid w:val="169D0EF5"/>
    <w:rsid w:val="17B59381"/>
    <w:rsid w:val="17B60C18"/>
    <w:rsid w:val="17BD01CC"/>
    <w:rsid w:val="17DAA25F"/>
    <w:rsid w:val="17DE8A7D"/>
    <w:rsid w:val="199E3E64"/>
    <w:rsid w:val="19DF66B5"/>
    <w:rsid w:val="1A262B51"/>
    <w:rsid w:val="1A610E20"/>
    <w:rsid w:val="1AB62915"/>
    <w:rsid w:val="1AFB01F7"/>
    <w:rsid w:val="1B946229"/>
    <w:rsid w:val="1BAD40B4"/>
    <w:rsid w:val="1BBF13EE"/>
    <w:rsid w:val="1BF5C0D2"/>
    <w:rsid w:val="1C00117D"/>
    <w:rsid w:val="1C1324E3"/>
    <w:rsid w:val="1C9511B4"/>
    <w:rsid w:val="1CCB6373"/>
    <w:rsid w:val="1CFFE5DD"/>
    <w:rsid w:val="1D546C59"/>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2963B2"/>
    <w:rsid w:val="25B620EB"/>
    <w:rsid w:val="25BF30A3"/>
    <w:rsid w:val="260E642E"/>
    <w:rsid w:val="26805696"/>
    <w:rsid w:val="26CCEC91"/>
    <w:rsid w:val="27355482"/>
    <w:rsid w:val="274FD634"/>
    <w:rsid w:val="27683A43"/>
    <w:rsid w:val="2799242C"/>
    <w:rsid w:val="27AD335B"/>
    <w:rsid w:val="27BFF5D3"/>
    <w:rsid w:val="27CF8117"/>
    <w:rsid w:val="27EEE249"/>
    <w:rsid w:val="27F285F3"/>
    <w:rsid w:val="28A31E9A"/>
    <w:rsid w:val="294B1BD1"/>
    <w:rsid w:val="2959166D"/>
    <w:rsid w:val="2B0314BD"/>
    <w:rsid w:val="2B757CF2"/>
    <w:rsid w:val="2B7F9999"/>
    <w:rsid w:val="2BBFD309"/>
    <w:rsid w:val="2BD9E409"/>
    <w:rsid w:val="2BDF2B13"/>
    <w:rsid w:val="2C131D8E"/>
    <w:rsid w:val="2C5B1651"/>
    <w:rsid w:val="2CC67597"/>
    <w:rsid w:val="2CDDC7D3"/>
    <w:rsid w:val="2D45F319"/>
    <w:rsid w:val="2DBA3A0C"/>
    <w:rsid w:val="2DCE211D"/>
    <w:rsid w:val="2DFF1006"/>
    <w:rsid w:val="2DFF8668"/>
    <w:rsid w:val="2E540B85"/>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0ED1443"/>
    <w:rsid w:val="318F5CFA"/>
    <w:rsid w:val="31ED4B4F"/>
    <w:rsid w:val="32DF7620"/>
    <w:rsid w:val="32FF63B9"/>
    <w:rsid w:val="337B4A88"/>
    <w:rsid w:val="337D078C"/>
    <w:rsid w:val="33F72005"/>
    <w:rsid w:val="33FBCB78"/>
    <w:rsid w:val="344403C7"/>
    <w:rsid w:val="349F4361"/>
    <w:rsid w:val="34DD5DAC"/>
    <w:rsid w:val="35015BE3"/>
    <w:rsid w:val="3550DE05"/>
    <w:rsid w:val="3577F8C4"/>
    <w:rsid w:val="3589410E"/>
    <w:rsid w:val="35D7F4C3"/>
    <w:rsid w:val="35EF70CF"/>
    <w:rsid w:val="35FD39A3"/>
    <w:rsid w:val="364C69DE"/>
    <w:rsid w:val="366670AA"/>
    <w:rsid w:val="36778D3B"/>
    <w:rsid w:val="36BF8ACF"/>
    <w:rsid w:val="36DD2BA8"/>
    <w:rsid w:val="36FD2E33"/>
    <w:rsid w:val="373D6AFF"/>
    <w:rsid w:val="37B94197"/>
    <w:rsid w:val="37DD048E"/>
    <w:rsid w:val="37DF0196"/>
    <w:rsid w:val="37FBF383"/>
    <w:rsid w:val="37FF38AD"/>
    <w:rsid w:val="37FFDC5C"/>
    <w:rsid w:val="386D50A0"/>
    <w:rsid w:val="3897727A"/>
    <w:rsid w:val="38A136E8"/>
    <w:rsid w:val="38A832EA"/>
    <w:rsid w:val="3900201C"/>
    <w:rsid w:val="391A6927"/>
    <w:rsid w:val="399A7AB5"/>
    <w:rsid w:val="39DC3352"/>
    <w:rsid w:val="39F320AC"/>
    <w:rsid w:val="3A3E4174"/>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E5095E"/>
    <w:rsid w:val="3CFB81F2"/>
    <w:rsid w:val="3D6EDDE6"/>
    <w:rsid w:val="3D6F9207"/>
    <w:rsid w:val="3D7ACC5A"/>
    <w:rsid w:val="3DAEDCF4"/>
    <w:rsid w:val="3DBFCAB1"/>
    <w:rsid w:val="3DC34A3E"/>
    <w:rsid w:val="3DD80DFB"/>
    <w:rsid w:val="3DDF4A61"/>
    <w:rsid w:val="3DE6316E"/>
    <w:rsid w:val="3DE85C14"/>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4D3281"/>
    <w:rsid w:val="408F4213"/>
    <w:rsid w:val="40FF8538"/>
    <w:rsid w:val="41010E2B"/>
    <w:rsid w:val="418311F7"/>
    <w:rsid w:val="431D1D67"/>
    <w:rsid w:val="436D5659"/>
    <w:rsid w:val="43807E71"/>
    <w:rsid w:val="439433B3"/>
    <w:rsid w:val="43D014EA"/>
    <w:rsid w:val="43FB5897"/>
    <w:rsid w:val="44FEAFBE"/>
    <w:rsid w:val="453B455D"/>
    <w:rsid w:val="45412502"/>
    <w:rsid w:val="458C6EF9"/>
    <w:rsid w:val="45A42506"/>
    <w:rsid w:val="462A6510"/>
    <w:rsid w:val="467F5995"/>
    <w:rsid w:val="468E3C2E"/>
    <w:rsid w:val="46FE5F2C"/>
    <w:rsid w:val="47102C0E"/>
    <w:rsid w:val="47DFD1A2"/>
    <w:rsid w:val="47FE693D"/>
    <w:rsid w:val="48F3D566"/>
    <w:rsid w:val="494B3D00"/>
    <w:rsid w:val="496A2A97"/>
    <w:rsid w:val="4A5C032F"/>
    <w:rsid w:val="4ACC156C"/>
    <w:rsid w:val="4AFFF4CB"/>
    <w:rsid w:val="4B3C5D17"/>
    <w:rsid w:val="4B420172"/>
    <w:rsid w:val="4B58B6FE"/>
    <w:rsid w:val="4B6D6127"/>
    <w:rsid w:val="4BBFE129"/>
    <w:rsid w:val="4BEA2468"/>
    <w:rsid w:val="4BFB98EA"/>
    <w:rsid w:val="4BFF59A8"/>
    <w:rsid w:val="4C1E78A3"/>
    <w:rsid w:val="4CE03191"/>
    <w:rsid w:val="4D145705"/>
    <w:rsid w:val="4D905C6D"/>
    <w:rsid w:val="4DF33058"/>
    <w:rsid w:val="4EEF63CD"/>
    <w:rsid w:val="4EF9612A"/>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151F4E"/>
    <w:rsid w:val="50784E20"/>
    <w:rsid w:val="50BC14E5"/>
    <w:rsid w:val="5105173F"/>
    <w:rsid w:val="519E11DF"/>
    <w:rsid w:val="51B97150"/>
    <w:rsid w:val="51D5BA23"/>
    <w:rsid w:val="52BD4B7B"/>
    <w:rsid w:val="52DB2AD0"/>
    <w:rsid w:val="52FF4DF6"/>
    <w:rsid w:val="52FFEFD4"/>
    <w:rsid w:val="532B5AB3"/>
    <w:rsid w:val="5338342A"/>
    <w:rsid w:val="533F424B"/>
    <w:rsid w:val="53581F70"/>
    <w:rsid w:val="53610A67"/>
    <w:rsid w:val="5377B5E7"/>
    <w:rsid w:val="53AE64CF"/>
    <w:rsid w:val="53BC369A"/>
    <w:rsid w:val="53BFF61D"/>
    <w:rsid w:val="53D655B1"/>
    <w:rsid w:val="53ED1BF3"/>
    <w:rsid w:val="545849AD"/>
    <w:rsid w:val="554225B5"/>
    <w:rsid w:val="554F508A"/>
    <w:rsid w:val="55DFC492"/>
    <w:rsid w:val="55EF533F"/>
    <w:rsid w:val="55FF1FB6"/>
    <w:rsid w:val="56061F4F"/>
    <w:rsid w:val="564A3BCB"/>
    <w:rsid w:val="56C23768"/>
    <w:rsid w:val="56EA66DE"/>
    <w:rsid w:val="56EE5A47"/>
    <w:rsid w:val="56FF43E7"/>
    <w:rsid w:val="57A018CF"/>
    <w:rsid w:val="57BE54EE"/>
    <w:rsid w:val="57BF096E"/>
    <w:rsid w:val="57DF3A57"/>
    <w:rsid w:val="57E7ED16"/>
    <w:rsid w:val="57EB6168"/>
    <w:rsid w:val="57F79570"/>
    <w:rsid w:val="57FB51FA"/>
    <w:rsid w:val="57FBE13F"/>
    <w:rsid w:val="581B489C"/>
    <w:rsid w:val="58534E7E"/>
    <w:rsid w:val="585679A6"/>
    <w:rsid w:val="58DF6201"/>
    <w:rsid w:val="58F83655"/>
    <w:rsid w:val="59268A66"/>
    <w:rsid w:val="594F3010"/>
    <w:rsid w:val="59F769B1"/>
    <w:rsid w:val="59F794D0"/>
    <w:rsid w:val="5A5D0908"/>
    <w:rsid w:val="5A646385"/>
    <w:rsid w:val="5ABD2AF8"/>
    <w:rsid w:val="5AEEF6E0"/>
    <w:rsid w:val="5B7F5BEC"/>
    <w:rsid w:val="5BB2B7FD"/>
    <w:rsid w:val="5BBB1540"/>
    <w:rsid w:val="5BD7CEDA"/>
    <w:rsid w:val="5BDD77C8"/>
    <w:rsid w:val="5BDFEDF3"/>
    <w:rsid w:val="5BE53DB5"/>
    <w:rsid w:val="5BF61B4C"/>
    <w:rsid w:val="5BFB86B3"/>
    <w:rsid w:val="5BFB9CF7"/>
    <w:rsid w:val="5BFD69E0"/>
    <w:rsid w:val="5BFF1D3C"/>
    <w:rsid w:val="5BFFFF06"/>
    <w:rsid w:val="5C1CD106"/>
    <w:rsid w:val="5C2D1B57"/>
    <w:rsid w:val="5C377B37"/>
    <w:rsid w:val="5C381645"/>
    <w:rsid w:val="5C4F4E5F"/>
    <w:rsid w:val="5CB70B06"/>
    <w:rsid w:val="5D6B0B0A"/>
    <w:rsid w:val="5D7BB8DF"/>
    <w:rsid w:val="5D7FF4B4"/>
    <w:rsid w:val="5D965CFE"/>
    <w:rsid w:val="5DB41D44"/>
    <w:rsid w:val="5DDA4F70"/>
    <w:rsid w:val="5DE71B7F"/>
    <w:rsid w:val="5DE773F9"/>
    <w:rsid w:val="5DF5AD76"/>
    <w:rsid w:val="5DF9F969"/>
    <w:rsid w:val="5E1953AF"/>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0E72D5C"/>
    <w:rsid w:val="612A65ED"/>
    <w:rsid w:val="612C0199"/>
    <w:rsid w:val="61481525"/>
    <w:rsid w:val="61984669"/>
    <w:rsid w:val="61BF0725"/>
    <w:rsid w:val="61CFCEF1"/>
    <w:rsid w:val="61FC2FC5"/>
    <w:rsid w:val="620B7CC4"/>
    <w:rsid w:val="622D7B07"/>
    <w:rsid w:val="63291268"/>
    <w:rsid w:val="634E6AAB"/>
    <w:rsid w:val="635F0596"/>
    <w:rsid w:val="63A77D78"/>
    <w:rsid w:val="63B72BF7"/>
    <w:rsid w:val="63BF1B54"/>
    <w:rsid w:val="63DCA5FB"/>
    <w:rsid w:val="63FF4F9F"/>
    <w:rsid w:val="643A6BEF"/>
    <w:rsid w:val="643CCC49"/>
    <w:rsid w:val="644E4578"/>
    <w:rsid w:val="6478A990"/>
    <w:rsid w:val="65B3FA8C"/>
    <w:rsid w:val="65B9EEE5"/>
    <w:rsid w:val="65C90F3F"/>
    <w:rsid w:val="65FED3F0"/>
    <w:rsid w:val="660C4C05"/>
    <w:rsid w:val="66AFAC71"/>
    <w:rsid w:val="66DD936B"/>
    <w:rsid w:val="673E1708"/>
    <w:rsid w:val="677BEC37"/>
    <w:rsid w:val="678202F0"/>
    <w:rsid w:val="679F053D"/>
    <w:rsid w:val="67BE8373"/>
    <w:rsid w:val="67BF9F9D"/>
    <w:rsid w:val="67D97237"/>
    <w:rsid w:val="67DF5BFD"/>
    <w:rsid w:val="67EF0C38"/>
    <w:rsid w:val="67EF0D70"/>
    <w:rsid w:val="67EFF98A"/>
    <w:rsid w:val="67FE7FE4"/>
    <w:rsid w:val="67FF3C68"/>
    <w:rsid w:val="68215CB1"/>
    <w:rsid w:val="69300790"/>
    <w:rsid w:val="697D4872"/>
    <w:rsid w:val="69851A5B"/>
    <w:rsid w:val="69B247D8"/>
    <w:rsid w:val="69D73B7B"/>
    <w:rsid w:val="69FFC9E1"/>
    <w:rsid w:val="6ACEF718"/>
    <w:rsid w:val="6AEAE01C"/>
    <w:rsid w:val="6AF6AC91"/>
    <w:rsid w:val="6B2A5250"/>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56076"/>
    <w:rsid w:val="6DDA37B6"/>
    <w:rsid w:val="6DDF2D3A"/>
    <w:rsid w:val="6DEEC8E5"/>
    <w:rsid w:val="6DF7BF5C"/>
    <w:rsid w:val="6DFF1313"/>
    <w:rsid w:val="6DFF7B98"/>
    <w:rsid w:val="6DFFBFF1"/>
    <w:rsid w:val="6E39E607"/>
    <w:rsid w:val="6E5B1D7D"/>
    <w:rsid w:val="6E7B4867"/>
    <w:rsid w:val="6E7EEFA0"/>
    <w:rsid w:val="6E7FD041"/>
    <w:rsid w:val="6E8F7B5B"/>
    <w:rsid w:val="6E946E5F"/>
    <w:rsid w:val="6EBD43D7"/>
    <w:rsid w:val="6EBD5F62"/>
    <w:rsid w:val="6ED56AB3"/>
    <w:rsid w:val="6EE68080"/>
    <w:rsid w:val="6EEBDA00"/>
    <w:rsid w:val="6EF7D4CB"/>
    <w:rsid w:val="6EFFD035"/>
    <w:rsid w:val="6F2FB735"/>
    <w:rsid w:val="6F565F9D"/>
    <w:rsid w:val="6F5B445E"/>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103CF0"/>
    <w:rsid w:val="726FB4F8"/>
    <w:rsid w:val="72B91B7B"/>
    <w:rsid w:val="72F2BDDE"/>
    <w:rsid w:val="72F7E162"/>
    <w:rsid w:val="72FB6E90"/>
    <w:rsid w:val="72FB8891"/>
    <w:rsid w:val="72FF21E8"/>
    <w:rsid w:val="73156A37"/>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46AC2"/>
    <w:rsid w:val="77771B51"/>
    <w:rsid w:val="7777FF94"/>
    <w:rsid w:val="777F76EA"/>
    <w:rsid w:val="778202DA"/>
    <w:rsid w:val="7786B625"/>
    <w:rsid w:val="77950DB7"/>
    <w:rsid w:val="779B1F7F"/>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3C6373"/>
    <w:rsid w:val="78BEF97C"/>
    <w:rsid w:val="79089ED4"/>
    <w:rsid w:val="793FC4C9"/>
    <w:rsid w:val="796DAC78"/>
    <w:rsid w:val="796FCDF0"/>
    <w:rsid w:val="797D565D"/>
    <w:rsid w:val="799D698D"/>
    <w:rsid w:val="799FE369"/>
    <w:rsid w:val="79A44A64"/>
    <w:rsid w:val="79BF42B7"/>
    <w:rsid w:val="79D723DB"/>
    <w:rsid w:val="79EFBEBC"/>
    <w:rsid w:val="79F15106"/>
    <w:rsid w:val="7A67EEA4"/>
    <w:rsid w:val="7A6EFBE8"/>
    <w:rsid w:val="7A786531"/>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47CC6"/>
    <w:rsid w:val="7F77BFA7"/>
    <w:rsid w:val="7F784B3E"/>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EF9688"/>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EFD9CC"/>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99" w:semiHidden="0" w:name="Strong"/>
    <w:lsdException w:qFormat="1" w:unhideWhenUsed="0" w:uiPriority="0" w:semiHidden="0" w:name="Emphasis" w:locked="1"/>
    <w:lsdException w:qFormat="1" w:unhideWhenUsed="0" w:uiPriority="99" w:name="Document Map"/>
    <w:lsdException w:qFormat="1"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21">
    <w:name w:val="Default Paragraph Font"/>
    <w:semiHidden/>
    <w:qFormat/>
    <w:uiPriority w:val="99"/>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99"/>
    <w:rPr>
      <w:rFonts w:ascii="Arial" w:hAnsi="Arial" w:eastAsia="黑体"/>
      <w:sz w:val="20"/>
    </w:rPr>
  </w:style>
  <w:style w:type="paragraph" w:styleId="6">
    <w:name w:val="Document Map"/>
    <w:basedOn w:val="1"/>
    <w:link w:val="46"/>
    <w:semiHidden/>
    <w:qFormat/>
    <w:uiPriority w:val="99"/>
    <w:pPr>
      <w:shd w:val="clear" w:color="auto" w:fill="000080"/>
    </w:pPr>
  </w:style>
  <w:style w:type="paragraph" w:styleId="7">
    <w:name w:val="annotation text"/>
    <w:basedOn w:val="1"/>
    <w:link w:val="47"/>
    <w:semiHidden/>
    <w:qFormat/>
    <w:uiPriority w:val="99"/>
    <w:pPr>
      <w:jc w:val="left"/>
    </w:pPr>
  </w:style>
  <w:style w:type="paragraph" w:styleId="8">
    <w:name w:val="Body Text Indent"/>
    <w:basedOn w:val="1"/>
    <w:link w:val="30"/>
    <w:qFormat/>
    <w:uiPriority w:val="99"/>
    <w:pPr>
      <w:spacing w:after="120"/>
      <w:ind w:left="420"/>
    </w:pPr>
    <w:rPr>
      <w:szCs w:val="21"/>
    </w:rPr>
  </w:style>
  <w:style w:type="paragraph" w:styleId="9">
    <w:name w:val="toc 3"/>
    <w:basedOn w:val="1"/>
    <w:next w:val="1"/>
    <w:qFormat/>
    <w:uiPriority w:val="99"/>
    <w:pPr>
      <w:tabs>
        <w:tab w:val="left" w:pos="1680"/>
        <w:tab w:val="right" w:leader="dot" w:pos="8296"/>
      </w:tabs>
      <w:spacing w:line="400" w:lineRule="exact"/>
      <w:ind w:left="840" w:leftChars="400"/>
      <w:jc w:val="left"/>
    </w:pPr>
    <w:rPr>
      <w:rFonts w:ascii="Arial" w:hAnsi="Arial"/>
      <w:sz w:val="24"/>
      <w:szCs w:val="28"/>
    </w:rPr>
  </w:style>
  <w:style w:type="paragraph" w:styleId="10">
    <w:name w:val="Plain Text"/>
    <w:basedOn w:val="1"/>
    <w:link w:val="31"/>
    <w:qFormat/>
    <w:uiPriority w:val="99"/>
    <w:pPr>
      <w:widowControl/>
      <w:spacing w:before="100" w:beforeAutospacing="1" w:after="100" w:afterAutospacing="1"/>
      <w:jc w:val="left"/>
    </w:pPr>
    <w:rPr>
      <w:rFonts w:ascii="宋体" w:hAnsi="宋体" w:cs="宋体"/>
      <w:kern w:val="0"/>
      <w:sz w:val="24"/>
    </w:rPr>
  </w:style>
  <w:style w:type="paragraph" w:styleId="11">
    <w:name w:val="Balloon Text"/>
    <w:basedOn w:val="1"/>
    <w:link w:val="49"/>
    <w:semiHidden/>
    <w:uiPriority w:val="99"/>
    <w:rPr>
      <w:sz w:val="18"/>
      <w:szCs w:val="18"/>
    </w:rPr>
  </w:style>
  <w:style w:type="paragraph" w:styleId="12">
    <w:name w:val="footer"/>
    <w:basedOn w:val="1"/>
    <w:link w:val="32"/>
    <w:qFormat/>
    <w:uiPriority w:val="99"/>
    <w:pPr>
      <w:tabs>
        <w:tab w:val="center" w:pos="4153"/>
        <w:tab w:val="right" w:pos="8306"/>
      </w:tabs>
      <w:snapToGrid w:val="0"/>
      <w:jc w:val="left"/>
    </w:pPr>
    <w:rPr>
      <w:sz w:val="18"/>
      <w:szCs w:val="18"/>
    </w:rPr>
  </w:style>
  <w:style w:type="paragraph" w:styleId="13">
    <w:name w:val="header"/>
    <w:basedOn w:val="1"/>
    <w:link w:val="33"/>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99"/>
    <w:pPr>
      <w:tabs>
        <w:tab w:val="right" w:leader="dot" w:pos="8296"/>
      </w:tabs>
      <w:spacing w:line="400" w:lineRule="exact"/>
      <w:jc w:val="left"/>
    </w:pPr>
    <w:rPr>
      <w:rFonts w:ascii="Arial" w:hAnsi="Arial"/>
      <w:sz w:val="24"/>
      <w:szCs w:val="30"/>
    </w:rPr>
  </w:style>
  <w:style w:type="paragraph" w:styleId="15">
    <w:name w:val="table of figures"/>
    <w:basedOn w:val="1"/>
    <w:next w:val="1"/>
    <w:qFormat/>
    <w:uiPriority w:val="99"/>
    <w:pPr>
      <w:ind w:left="200" w:leftChars="200" w:hanging="200" w:hangingChars="200"/>
    </w:pPr>
  </w:style>
  <w:style w:type="paragraph" w:styleId="16">
    <w:name w:val="toc 2"/>
    <w:basedOn w:val="1"/>
    <w:next w:val="1"/>
    <w:qFormat/>
    <w:uiPriority w:val="99"/>
    <w:pPr>
      <w:tabs>
        <w:tab w:val="right" w:leader="dot" w:pos="8296"/>
      </w:tabs>
      <w:spacing w:line="400" w:lineRule="exact"/>
      <w:ind w:left="200" w:leftChars="200"/>
      <w:jc w:val="left"/>
    </w:pPr>
    <w:rPr>
      <w:rFonts w:ascii="Arial" w:hAnsi="Arial"/>
      <w:sz w:val="24"/>
      <w:szCs w:val="28"/>
    </w:rPr>
  </w:style>
  <w:style w:type="paragraph" w:styleId="17">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8">
    <w:name w:val="annotation subject"/>
    <w:basedOn w:val="7"/>
    <w:next w:val="7"/>
    <w:link w:val="48"/>
    <w:semiHidden/>
    <w:qFormat/>
    <w:uiPriority w:val="99"/>
    <w:rPr>
      <w:b/>
      <w:bCs/>
    </w:rPr>
  </w:style>
  <w:style w:type="table" w:styleId="20">
    <w:name w:val="Table Grid"/>
    <w:basedOn w:val="19"/>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99"/>
    <w:rPr>
      <w:rFonts w:cs="Times New Roman"/>
      <w:b/>
      <w:bCs/>
    </w:rPr>
  </w:style>
  <w:style w:type="character" w:styleId="23">
    <w:name w:val="page number"/>
    <w:basedOn w:val="21"/>
    <w:qFormat/>
    <w:uiPriority w:val="99"/>
    <w:rPr>
      <w:rFonts w:cs="Times New Roman"/>
    </w:rPr>
  </w:style>
  <w:style w:type="character" w:styleId="24">
    <w:name w:val="FollowedHyperlink"/>
    <w:basedOn w:val="21"/>
    <w:unhideWhenUsed/>
    <w:qFormat/>
    <w:uiPriority w:val="99"/>
    <w:rPr>
      <w:color w:val="800080"/>
      <w:u w:val="single"/>
    </w:rPr>
  </w:style>
  <w:style w:type="character" w:styleId="25">
    <w:name w:val="Hyperlink"/>
    <w:basedOn w:val="21"/>
    <w:qFormat/>
    <w:uiPriority w:val="99"/>
    <w:rPr>
      <w:rFonts w:cs="Times New Roman"/>
      <w:color w:val="0000FF"/>
      <w:u w:val="single"/>
    </w:rPr>
  </w:style>
  <w:style w:type="character" w:styleId="26">
    <w:name w:val="annotation reference"/>
    <w:basedOn w:val="21"/>
    <w:semiHidden/>
    <w:qFormat/>
    <w:uiPriority w:val="99"/>
    <w:rPr>
      <w:rFonts w:cs="Times New Roman"/>
      <w:sz w:val="21"/>
      <w:szCs w:val="21"/>
    </w:rPr>
  </w:style>
  <w:style w:type="character" w:customStyle="1" w:styleId="27">
    <w:name w:val="Heading 1 Char"/>
    <w:basedOn w:val="21"/>
    <w:link w:val="2"/>
    <w:qFormat/>
    <w:uiPriority w:val="9"/>
    <w:rPr>
      <w:b/>
      <w:bCs/>
      <w:kern w:val="44"/>
      <w:sz w:val="44"/>
      <w:szCs w:val="44"/>
    </w:rPr>
  </w:style>
  <w:style w:type="character" w:customStyle="1" w:styleId="28">
    <w:name w:val="Heading 2 Char"/>
    <w:basedOn w:val="21"/>
    <w:link w:val="3"/>
    <w:semiHidden/>
    <w:qFormat/>
    <w:uiPriority w:val="9"/>
    <w:rPr>
      <w:rFonts w:asciiTheme="majorHAnsi" w:hAnsiTheme="majorHAnsi" w:eastAsiaTheme="majorEastAsia" w:cstheme="majorBidi"/>
      <w:b/>
      <w:bCs/>
      <w:sz w:val="32"/>
      <w:szCs w:val="32"/>
    </w:rPr>
  </w:style>
  <w:style w:type="character" w:customStyle="1" w:styleId="29">
    <w:name w:val="Heading 3 Char"/>
    <w:basedOn w:val="21"/>
    <w:link w:val="4"/>
    <w:semiHidden/>
    <w:qFormat/>
    <w:uiPriority w:val="9"/>
    <w:rPr>
      <w:b/>
      <w:bCs/>
      <w:sz w:val="32"/>
      <w:szCs w:val="32"/>
    </w:rPr>
  </w:style>
  <w:style w:type="character" w:customStyle="1" w:styleId="30">
    <w:name w:val="Body Text Indent Char"/>
    <w:basedOn w:val="21"/>
    <w:link w:val="8"/>
    <w:semiHidden/>
    <w:qFormat/>
    <w:uiPriority w:val="99"/>
    <w:rPr>
      <w:szCs w:val="24"/>
    </w:rPr>
  </w:style>
  <w:style w:type="character" w:customStyle="1" w:styleId="31">
    <w:name w:val="Plain Text Char"/>
    <w:basedOn w:val="21"/>
    <w:link w:val="10"/>
    <w:semiHidden/>
    <w:qFormat/>
    <w:uiPriority w:val="99"/>
    <w:rPr>
      <w:rFonts w:ascii="宋体" w:hAnsi="Courier New" w:cs="Courier New"/>
      <w:szCs w:val="21"/>
    </w:rPr>
  </w:style>
  <w:style w:type="character" w:customStyle="1" w:styleId="32">
    <w:name w:val="Footer Char"/>
    <w:basedOn w:val="21"/>
    <w:link w:val="12"/>
    <w:semiHidden/>
    <w:qFormat/>
    <w:uiPriority w:val="99"/>
    <w:rPr>
      <w:sz w:val="18"/>
      <w:szCs w:val="18"/>
    </w:rPr>
  </w:style>
  <w:style w:type="character" w:customStyle="1" w:styleId="33">
    <w:name w:val="Header Char"/>
    <w:basedOn w:val="21"/>
    <w:link w:val="13"/>
    <w:semiHidden/>
    <w:qFormat/>
    <w:uiPriority w:val="99"/>
    <w:rPr>
      <w:sz w:val="18"/>
      <w:szCs w:val="18"/>
    </w:rPr>
  </w:style>
  <w:style w:type="paragraph" w:customStyle="1" w:styleId="34">
    <w:name w:val="宋体"/>
    <w:basedOn w:val="1"/>
    <w:qFormat/>
    <w:uiPriority w:val="99"/>
    <w:pPr>
      <w:jc w:val="center"/>
    </w:pPr>
    <w:rPr>
      <w:b/>
      <w:sz w:val="30"/>
    </w:rPr>
  </w:style>
  <w:style w:type="paragraph" w:customStyle="1" w:styleId="35">
    <w:name w:val="Normal1"/>
    <w:qFormat/>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link w:val="50"/>
    <w:qFormat/>
    <w:uiPriority w:val="99"/>
    <w:pPr>
      <w:spacing w:line="360" w:lineRule="auto"/>
      <w:jc w:val="center"/>
    </w:pPr>
    <w:rPr>
      <w:rFonts w:ascii="Arial" w:hAnsi="Arial" w:cs="宋体"/>
      <w:sz w:val="24"/>
    </w:rPr>
  </w:style>
  <w:style w:type="paragraph" w:customStyle="1" w:styleId="37">
    <w:name w:val="表目录2"/>
    <w:basedOn w:val="1"/>
    <w:next w:val="1"/>
    <w:qFormat/>
    <w:uiPriority w:val="99"/>
    <w:pPr>
      <w:spacing w:line="360" w:lineRule="auto"/>
      <w:jc w:val="center"/>
    </w:pPr>
    <w:rPr>
      <w:rFonts w:ascii="Arial" w:hAnsi="Arial"/>
      <w:sz w:val="24"/>
    </w:rPr>
  </w:style>
  <w:style w:type="paragraph" w:customStyle="1" w:styleId="38">
    <w:name w:val="p1"/>
    <w:basedOn w:val="1"/>
    <w:qFormat/>
    <w:uiPriority w:val="99"/>
    <w:pPr>
      <w:jc w:val="left"/>
    </w:pPr>
    <w:rPr>
      <w:rFonts w:ascii="Helvetica Neue" w:hAnsi="Helvetica Neue"/>
      <w:kern w:val="0"/>
      <w:sz w:val="24"/>
    </w:rPr>
  </w:style>
  <w:style w:type="character" w:customStyle="1" w:styleId="39">
    <w:name w:val="s2"/>
    <w:basedOn w:val="21"/>
    <w:qFormat/>
    <w:uiPriority w:val="99"/>
    <w:rPr>
      <w:rFonts w:ascii="Helvetica Neue" w:hAnsi="Helvetica Neue" w:eastAsia="Times New Roman" w:cs="Helvetica Neue"/>
      <w:sz w:val="24"/>
      <w:szCs w:val="24"/>
    </w:rPr>
  </w:style>
  <w:style w:type="character" w:customStyle="1" w:styleId="40">
    <w:name w:val="s1"/>
    <w:basedOn w:val="21"/>
    <w:qFormat/>
    <w:uiPriority w:val="99"/>
    <w:rPr>
      <w:rFonts w:ascii=".pingfang sc" w:hAnsi=".pingfang sc" w:eastAsia="Times New Roman" w:cs=".pingfang sc"/>
      <w:sz w:val="24"/>
      <w:szCs w:val="24"/>
    </w:rPr>
  </w:style>
  <w:style w:type="paragraph" w:customStyle="1" w:styleId="41">
    <w:name w:val="p2"/>
    <w:basedOn w:val="1"/>
    <w:qFormat/>
    <w:uiPriority w:val="99"/>
    <w:pPr>
      <w:jc w:val="left"/>
    </w:pPr>
    <w:rPr>
      <w:rFonts w:ascii=".pingfang sc" w:hAnsi=".pingfang sc"/>
      <w:kern w:val="0"/>
      <w:sz w:val="24"/>
    </w:rPr>
  </w:style>
  <w:style w:type="character" w:customStyle="1" w:styleId="42">
    <w:name w:val="apple-tab-span"/>
    <w:basedOn w:val="21"/>
    <w:qFormat/>
    <w:uiPriority w:val="99"/>
    <w:rPr>
      <w:rFonts w:cs="Times New Roman"/>
    </w:rPr>
  </w:style>
  <w:style w:type="paragraph" w:customStyle="1" w:styleId="43">
    <w:name w:val="WPSOffice手动目录 1"/>
    <w:qFormat/>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qFormat/>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qFormat/>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21"/>
    <w:link w:val="6"/>
    <w:semiHidden/>
    <w:qFormat/>
    <w:uiPriority w:val="99"/>
    <w:rPr>
      <w:sz w:val="0"/>
      <w:szCs w:val="0"/>
    </w:rPr>
  </w:style>
  <w:style w:type="character" w:customStyle="1" w:styleId="47">
    <w:name w:val="Comment Text Char"/>
    <w:basedOn w:val="21"/>
    <w:link w:val="7"/>
    <w:semiHidden/>
    <w:qFormat/>
    <w:uiPriority w:val="99"/>
    <w:rPr>
      <w:szCs w:val="24"/>
    </w:rPr>
  </w:style>
  <w:style w:type="character" w:customStyle="1" w:styleId="48">
    <w:name w:val="Comment Subject Char"/>
    <w:basedOn w:val="47"/>
    <w:link w:val="18"/>
    <w:semiHidden/>
    <w:qFormat/>
    <w:uiPriority w:val="99"/>
    <w:rPr>
      <w:b/>
      <w:bCs/>
    </w:rPr>
  </w:style>
  <w:style w:type="character" w:customStyle="1" w:styleId="49">
    <w:name w:val="Balloon Text Char"/>
    <w:basedOn w:val="21"/>
    <w:link w:val="11"/>
    <w:semiHidden/>
    <w:qFormat/>
    <w:uiPriority w:val="99"/>
    <w:rPr>
      <w:sz w:val="0"/>
      <w:szCs w:val="0"/>
    </w:rPr>
  </w:style>
  <w:style w:type="character" w:customStyle="1" w:styleId="50">
    <w:name w:val="图目录4 Char"/>
    <w:link w:val="36"/>
    <w:qFormat/>
    <w:uiPriority w:val="99"/>
    <w:rPr>
      <w:rFonts w:ascii="Arial" w:hAnsi="Arial" w:cs="宋体"/>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38.wmf"/><Relationship Id="rId98" Type="http://schemas.openxmlformats.org/officeDocument/2006/relationships/oleObject" Target="embeddings/oleObject34.bin"/><Relationship Id="rId97" Type="http://schemas.openxmlformats.org/officeDocument/2006/relationships/oleObject" Target="embeddings/oleObject33.bin"/><Relationship Id="rId96" Type="http://schemas.openxmlformats.org/officeDocument/2006/relationships/image" Target="media/image37.wmf"/><Relationship Id="rId95" Type="http://schemas.openxmlformats.org/officeDocument/2006/relationships/oleObject" Target="embeddings/oleObject32.bin"/><Relationship Id="rId94" Type="http://schemas.openxmlformats.org/officeDocument/2006/relationships/image" Target="media/image36.wmf"/><Relationship Id="rId93" Type="http://schemas.openxmlformats.org/officeDocument/2006/relationships/oleObject" Target="embeddings/oleObject31.bin"/><Relationship Id="rId92" Type="http://schemas.openxmlformats.org/officeDocument/2006/relationships/image" Target="media/image35.emf"/><Relationship Id="rId91" Type="http://schemas.openxmlformats.org/officeDocument/2006/relationships/oleObject" Target="embeddings/oleObject30.bin"/><Relationship Id="rId90" Type="http://schemas.openxmlformats.org/officeDocument/2006/relationships/image" Target="media/image34.emf"/><Relationship Id="rId9" Type="http://schemas.openxmlformats.org/officeDocument/2006/relationships/header" Target="header4.xml"/><Relationship Id="rId89" Type="http://schemas.openxmlformats.org/officeDocument/2006/relationships/oleObject" Target="embeddings/oleObject29.bin"/><Relationship Id="rId88" Type="http://schemas.openxmlformats.org/officeDocument/2006/relationships/image" Target="media/image33.emf"/><Relationship Id="rId87" Type="http://schemas.openxmlformats.org/officeDocument/2006/relationships/oleObject" Target="embeddings/oleObject28.bin"/><Relationship Id="rId86" Type="http://schemas.openxmlformats.org/officeDocument/2006/relationships/image" Target="media/image32.emf"/><Relationship Id="rId85" Type="http://schemas.openxmlformats.org/officeDocument/2006/relationships/oleObject" Target="embeddings/oleObject27.bin"/><Relationship Id="rId84" Type="http://schemas.openxmlformats.org/officeDocument/2006/relationships/image" Target="media/image31.emf"/><Relationship Id="rId83" Type="http://schemas.openxmlformats.org/officeDocument/2006/relationships/oleObject" Target="embeddings/oleObject26.bin"/><Relationship Id="rId82" Type="http://schemas.openxmlformats.org/officeDocument/2006/relationships/image" Target="media/image30.png"/><Relationship Id="rId81" Type="http://schemas.openxmlformats.org/officeDocument/2006/relationships/image" Target="media/image29.png"/><Relationship Id="rId80" Type="http://schemas.openxmlformats.org/officeDocument/2006/relationships/image" Target="media/image28.emf"/><Relationship Id="rId8" Type="http://schemas.openxmlformats.org/officeDocument/2006/relationships/footer" Target="footer3.xml"/><Relationship Id="rId79" Type="http://schemas.openxmlformats.org/officeDocument/2006/relationships/oleObject" Target="embeddings/oleObject25.bin"/><Relationship Id="rId78" Type="http://schemas.openxmlformats.org/officeDocument/2006/relationships/image" Target="media/image27.png"/><Relationship Id="rId77" Type="http://schemas.openxmlformats.org/officeDocument/2006/relationships/image" Target="media/image26.emf"/><Relationship Id="rId76" Type="http://schemas.openxmlformats.org/officeDocument/2006/relationships/oleObject" Target="embeddings/oleObject24.bin"/><Relationship Id="rId75" Type="http://schemas.openxmlformats.org/officeDocument/2006/relationships/image" Target="media/image25.emf"/><Relationship Id="rId74" Type="http://schemas.openxmlformats.org/officeDocument/2006/relationships/oleObject" Target="embeddings/oleObject23.bin"/><Relationship Id="rId73" Type="http://schemas.openxmlformats.org/officeDocument/2006/relationships/image" Target="media/image24.emf"/><Relationship Id="rId72" Type="http://schemas.openxmlformats.org/officeDocument/2006/relationships/oleObject" Target="embeddings/oleObject22.bin"/><Relationship Id="rId71" Type="http://schemas.openxmlformats.org/officeDocument/2006/relationships/image" Target="media/image23.emf"/><Relationship Id="rId70" Type="http://schemas.openxmlformats.org/officeDocument/2006/relationships/oleObject" Target="embeddings/oleObject21.bin"/><Relationship Id="rId7" Type="http://schemas.openxmlformats.org/officeDocument/2006/relationships/header" Target="header3.xml"/><Relationship Id="rId69" Type="http://schemas.openxmlformats.org/officeDocument/2006/relationships/image" Target="media/image22.emf"/><Relationship Id="rId68" Type="http://schemas.openxmlformats.org/officeDocument/2006/relationships/oleObject" Target="embeddings/oleObject20.bin"/><Relationship Id="rId67" Type="http://schemas.openxmlformats.org/officeDocument/2006/relationships/image" Target="media/image21.wmf"/><Relationship Id="rId66" Type="http://schemas.openxmlformats.org/officeDocument/2006/relationships/oleObject" Target="embeddings/oleObject19.bin"/><Relationship Id="rId65" Type="http://schemas.openxmlformats.org/officeDocument/2006/relationships/image" Target="media/image20.wmf"/><Relationship Id="rId64" Type="http://schemas.openxmlformats.org/officeDocument/2006/relationships/oleObject" Target="embeddings/oleObject18.bin"/><Relationship Id="rId63" Type="http://schemas.openxmlformats.org/officeDocument/2006/relationships/image" Target="media/image19.wmf"/><Relationship Id="rId62" Type="http://schemas.openxmlformats.org/officeDocument/2006/relationships/oleObject" Target="embeddings/oleObject17.bin"/><Relationship Id="rId61" Type="http://schemas.openxmlformats.org/officeDocument/2006/relationships/image" Target="media/image18.wmf"/><Relationship Id="rId60" Type="http://schemas.openxmlformats.org/officeDocument/2006/relationships/oleObject" Target="embeddings/oleObject16.bin"/><Relationship Id="rId6" Type="http://schemas.openxmlformats.org/officeDocument/2006/relationships/footer" Target="footer2.xml"/><Relationship Id="rId59" Type="http://schemas.openxmlformats.org/officeDocument/2006/relationships/image" Target="media/image17.wmf"/><Relationship Id="rId58" Type="http://schemas.openxmlformats.org/officeDocument/2006/relationships/oleObject" Target="embeddings/oleObject15.bin"/><Relationship Id="rId57" Type="http://schemas.openxmlformats.org/officeDocument/2006/relationships/image" Target="media/image16.wmf"/><Relationship Id="rId56" Type="http://schemas.openxmlformats.org/officeDocument/2006/relationships/oleObject" Target="embeddings/oleObject14.bin"/><Relationship Id="rId55" Type="http://schemas.openxmlformats.org/officeDocument/2006/relationships/image" Target="media/image15.wmf"/><Relationship Id="rId54" Type="http://schemas.openxmlformats.org/officeDocument/2006/relationships/oleObject" Target="embeddings/oleObject13.bin"/><Relationship Id="rId53" Type="http://schemas.openxmlformats.org/officeDocument/2006/relationships/image" Target="media/image14.wmf"/><Relationship Id="rId52" Type="http://schemas.openxmlformats.org/officeDocument/2006/relationships/oleObject" Target="embeddings/oleObject12.bin"/><Relationship Id="rId51" Type="http://schemas.openxmlformats.org/officeDocument/2006/relationships/image" Target="media/image13.png"/><Relationship Id="rId50" Type="http://schemas.openxmlformats.org/officeDocument/2006/relationships/image" Target="media/image12.png"/><Relationship Id="rId5" Type="http://schemas.openxmlformats.org/officeDocument/2006/relationships/header" Target="header2.xml"/><Relationship Id="rId49" Type="http://schemas.openxmlformats.org/officeDocument/2006/relationships/image" Target="media/image11.emf"/><Relationship Id="rId48" Type="http://schemas.openxmlformats.org/officeDocument/2006/relationships/oleObject" Target="embeddings/oleObject11.bin"/><Relationship Id="rId47" Type="http://schemas.openxmlformats.org/officeDocument/2006/relationships/image" Target="media/image10.wmf"/><Relationship Id="rId46" Type="http://schemas.openxmlformats.org/officeDocument/2006/relationships/oleObject" Target="embeddings/oleObject10.bin"/><Relationship Id="rId45" Type="http://schemas.openxmlformats.org/officeDocument/2006/relationships/image" Target="media/image9.wmf"/><Relationship Id="rId44" Type="http://schemas.openxmlformats.org/officeDocument/2006/relationships/oleObject" Target="embeddings/oleObject9.bin"/><Relationship Id="rId43" Type="http://schemas.openxmlformats.org/officeDocument/2006/relationships/image" Target="media/image8.wmf"/><Relationship Id="rId42" Type="http://schemas.openxmlformats.org/officeDocument/2006/relationships/oleObject" Target="embeddings/oleObject8.bin"/><Relationship Id="rId41" Type="http://schemas.openxmlformats.org/officeDocument/2006/relationships/image" Target="media/image7.wmf"/><Relationship Id="rId40" Type="http://schemas.openxmlformats.org/officeDocument/2006/relationships/oleObject" Target="embeddings/oleObject7.bin"/><Relationship Id="rId4" Type="http://schemas.openxmlformats.org/officeDocument/2006/relationships/footer" Target="footer1.xml"/><Relationship Id="rId39" Type="http://schemas.openxmlformats.org/officeDocument/2006/relationships/image" Target="media/image6.wmf"/><Relationship Id="rId38" Type="http://schemas.openxmlformats.org/officeDocument/2006/relationships/oleObject" Target="embeddings/oleObject6.bin"/><Relationship Id="rId37" Type="http://schemas.openxmlformats.org/officeDocument/2006/relationships/image" Target="media/image5.wmf"/><Relationship Id="rId36" Type="http://schemas.openxmlformats.org/officeDocument/2006/relationships/oleObject" Target="embeddings/oleObject5.bin"/><Relationship Id="rId35" Type="http://schemas.openxmlformats.org/officeDocument/2006/relationships/image" Target="media/image4.wmf"/><Relationship Id="rId34" Type="http://schemas.openxmlformats.org/officeDocument/2006/relationships/oleObject" Target="embeddings/oleObject4.bin"/><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0" Type="http://schemas.microsoft.com/office/2011/relationships/people" Target="people.xml"/><Relationship Id="rId21" Type="http://schemas.openxmlformats.org/officeDocument/2006/relationships/header" Target="header11.xml"/><Relationship Id="rId209" Type="http://schemas.openxmlformats.org/officeDocument/2006/relationships/fontTable" Target="fontTable.xml"/><Relationship Id="rId208" Type="http://schemas.openxmlformats.org/officeDocument/2006/relationships/numbering" Target="numbering.xml"/><Relationship Id="rId207" Type="http://schemas.openxmlformats.org/officeDocument/2006/relationships/customXml" Target="../customXml/item1.xml"/><Relationship Id="rId206" Type="http://schemas.openxmlformats.org/officeDocument/2006/relationships/image" Target="media/image93.wmf"/><Relationship Id="rId205" Type="http://schemas.openxmlformats.org/officeDocument/2006/relationships/oleObject" Target="embeddings/oleObject86.bin"/><Relationship Id="rId204" Type="http://schemas.openxmlformats.org/officeDocument/2006/relationships/image" Target="media/image92.png"/><Relationship Id="rId203" Type="http://schemas.openxmlformats.org/officeDocument/2006/relationships/image" Target="media/image91.png"/><Relationship Id="rId202" Type="http://schemas.openxmlformats.org/officeDocument/2006/relationships/image" Target="media/image90.wmf"/><Relationship Id="rId201" Type="http://schemas.openxmlformats.org/officeDocument/2006/relationships/oleObject" Target="embeddings/oleObject85.bin"/><Relationship Id="rId200" Type="http://schemas.openxmlformats.org/officeDocument/2006/relationships/image" Target="media/image89.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84.bin"/><Relationship Id="rId198" Type="http://schemas.openxmlformats.org/officeDocument/2006/relationships/image" Target="media/image88.wmf"/><Relationship Id="rId197" Type="http://schemas.openxmlformats.org/officeDocument/2006/relationships/oleObject" Target="embeddings/oleObject83.bin"/><Relationship Id="rId196" Type="http://schemas.openxmlformats.org/officeDocument/2006/relationships/image" Target="media/image87.wmf"/><Relationship Id="rId195" Type="http://schemas.openxmlformats.org/officeDocument/2006/relationships/oleObject" Target="embeddings/oleObject82.bin"/><Relationship Id="rId194" Type="http://schemas.openxmlformats.org/officeDocument/2006/relationships/image" Target="media/image86.wmf"/><Relationship Id="rId193" Type="http://schemas.openxmlformats.org/officeDocument/2006/relationships/oleObject" Target="embeddings/oleObject81.bin"/><Relationship Id="rId192" Type="http://schemas.openxmlformats.org/officeDocument/2006/relationships/image" Target="media/image85.wmf"/><Relationship Id="rId191" Type="http://schemas.openxmlformats.org/officeDocument/2006/relationships/oleObject" Target="embeddings/oleObject80.bin"/><Relationship Id="rId190" Type="http://schemas.openxmlformats.org/officeDocument/2006/relationships/image" Target="media/image84.wmf"/><Relationship Id="rId19" Type="http://schemas.openxmlformats.org/officeDocument/2006/relationships/header" Target="header9.xml"/><Relationship Id="rId189" Type="http://schemas.openxmlformats.org/officeDocument/2006/relationships/oleObject" Target="embeddings/oleObject79.bin"/><Relationship Id="rId188" Type="http://schemas.openxmlformats.org/officeDocument/2006/relationships/image" Target="media/image83.png"/><Relationship Id="rId187" Type="http://schemas.openxmlformats.org/officeDocument/2006/relationships/image" Target="media/image82.wmf"/><Relationship Id="rId186" Type="http://schemas.openxmlformats.org/officeDocument/2006/relationships/oleObject" Target="embeddings/oleObject78.bin"/><Relationship Id="rId185" Type="http://schemas.openxmlformats.org/officeDocument/2006/relationships/image" Target="media/image81.png"/><Relationship Id="rId184" Type="http://schemas.openxmlformats.org/officeDocument/2006/relationships/image" Target="media/image80.wmf"/><Relationship Id="rId183" Type="http://schemas.openxmlformats.org/officeDocument/2006/relationships/oleObject" Target="embeddings/oleObject77.bin"/><Relationship Id="rId182" Type="http://schemas.openxmlformats.org/officeDocument/2006/relationships/image" Target="media/image79.wmf"/><Relationship Id="rId181" Type="http://schemas.openxmlformats.org/officeDocument/2006/relationships/oleObject" Target="embeddings/oleObject76.bin"/><Relationship Id="rId180" Type="http://schemas.openxmlformats.org/officeDocument/2006/relationships/image" Target="media/image78.wmf"/><Relationship Id="rId18" Type="http://schemas.openxmlformats.org/officeDocument/2006/relationships/footer" Target="footer8.xml"/><Relationship Id="rId179" Type="http://schemas.openxmlformats.org/officeDocument/2006/relationships/oleObject" Target="embeddings/oleObject75.bin"/><Relationship Id="rId178" Type="http://schemas.openxmlformats.org/officeDocument/2006/relationships/image" Target="media/image77.wmf"/><Relationship Id="rId177" Type="http://schemas.openxmlformats.org/officeDocument/2006/relationships/oleObject" Target="embeddings/oleObject74.bin"/><Relationship Id="rId176" Type="http://schemas.openxmlformats.org/officeDocument/2006/relationships/image" Target="media/image76.wmf"/><Relationship Id="rId175" Type="http://schemas.openxmlformats.org/officeDocument/2006/relationships/oleObject" Target="embeddings/oleObject73.bin"/><Relationship Id="rId174" Type="http://schemas.openxmlformats.org/officeDocument/2006/relationships/image" Target="media/image75.wmf"/><Relationship Id="rId173" Type="http://schemas.openxmlformats.org/officeDocument/2006/relationships/oleObject" Target="embeddings/oleObject72.bin"/><Relationship Id="rId172" Type="http://schemas.openxmlformats.org/officeDocument/2006/relationships/image" Target="media/image74.wmf"/><Relationship Id="rId171" Type="http://schemas.openxmlformats.org/officeDocument/2006/relationships/oleObject" Target="embeddings/oleObject71.bin"/><Relationship Id="rId170" Type="http://schemas.openxmlformats.org/officeDocument/2006/relationships/image" Target="media/image73.wmf"/><Relationship Id="rId17" Type="http://schemas.openxmlformats.org/officeDocument/2006/relationships/header" Target="header8.xml"/><Relationship Id="rId169" Type="http://schemas.openxmlformats.org/officeDocument/2006/relationships/oleObject" Target="embeddings/oleObject70.bin"/><Relationship Id="rId168" Type="http://schemas.openxmlformats.org/officeDocument/2006/relationships/image" Target="media/image72.wmf"/><Relationship Id="rId167" Type="http://schemas.openxmlformats.org/officeDocument/2006/relationships/oleObject" Target="embeddings/oleObject69.bin"/><Relationship Id="rId166" Type="http://schemas.openxmlformats.org/officeDocument/2006/relationships/image" Target="media/image71.wmf"/><Relationship Id="rId165" Type="http://schemas.openxmlformats.org/officeDocument/2006/relationships/oleObject" Target="embeddings/oleObject68.bin"/><Relationship Id="rId164" Type="http://schemas.openxmlformats.org/officeDocument/2006/relationships/image" Target="media/image70.wmf"/><Relationship Id="rId163" Type="http://schemas.openxmlformats.org/officeDocument/2006/relationships/oleObject" Target="embeddings/oleObject67.bin"/><Relationship Id="rId162" Type="http://schemas.openxmlformats.org/officeDocument/2006/relationships/image" Target="media/image69.wmf"/><Relationship Id="rId161" Type="http://schemas.openxmlformats.org/officeDocument/2006/relationships/oleObject" Target="embeddings/oleObject66.bin"/><Relationship Id="rId160" Type="http://schemas.openxmlformats.org/officeDocument/2006/relationships/image" Target="media/image68.wmf"/><Relationship Id="rId16" Type="http://schemas.openxmlformats.org/officeDocument/2006/relationships/footer" Target="footer7.xml"/><Relationship Id="rId159" Type="http://schemas.openxmlformats.org/officeDocument/2006/relationships/oleObject" Target="embeddings/oleObject65.bin"/><Relationship Id="rId158" Type="http://schemas.openxmlformats.org/officeDocument/2006/relationships/image" Target="media/image67.wmf"/><Relationship Id="rId157" Type="http://schemas.openxmlformats.org/officeDocument/2006/relationships/oleObject" Target="embeddings/oleObject64.bin"/><Relationship Id="rId156" Type="http://schemas.openxmlformats.org/officeDocument/2006/relationships/image" Target="media/image66.wmf"/><Relationship Id="rId155" Type="http://schemas.openxmlformats.org/officeDocument/2006/relationships/oleObject" Target="embeddings/oleObject63.bin"/><Relationship Id="rId154" Type="http://schemas.openxmlformats.org/officeDocument/2006/relationships/image" Target="media/image65.wmf"/><Relationship Id="rId153" Type="http://schemas.openxmlformats.org/officeDocument/2006/relationships/oleObject" Target="embeddings/oleObject62.bin"/><Relationship Id="rId152" Type="http://schemas.openxmlformats.org/officeDocument/2006/relationships/image" Target="media/image64.wmf"/><Relationship Id="rId151" Type="http://schemas.openxmlformats.org/officeDocument/2006/relationships/oleObject" Target="embeddings/oleObject61.bin"/><Relationship Id="rId150" Type="http://schemas.openxmlformats.org/officeDocument/2006/relationships/image" Target="media/image63.wmf"/><Relationship Id="rId15" Type="http://schemas.openxmlformats.org/officeDocument/2006/relationships/header" Target="header7.xml"/><Relationship Id="rId149" Type="http://schemas.openxmlformats.org/officeDocument/2006/relationships/oleObject" Target="embeddings/oleObject60.bin"/><Relationship Id="rId148" Type="http://schemas.openxmlformats.org/officeDocument/2006/relationships/image" Target="media/image62.wmf"/><Relationship Id="rId147" Type="http://schemas.openxmlformats.org/officeDocument/2006/relationships/oleObject" Target="embeddings/oleObject59.bin"/><Relationship Id="rId146" Type="http://schemas.openxmlformats.org/officeDocument/2006/relationships/image" Target="media/image61.wmf"/><Relationship Id="rId145" Type="http://schemas.openxmlformats.org/officeDocument/2006/relationships/oleObject" Target="embeddings/oleObject58.bin"/><Relationship Id="rId144" Type="http://schemas.openxmlformats.org/officeDocument/2006/relationships/image" Target="media/image60.wmf"/><Relationship Id="rId143" Type="http://schemas.openxmlformats.org/officeDocument/2006/relationships/oleObject" Target="embeddings/oleObject57.bin"/><Relationship Id="rId142" Type="http://schemas.openxmlformats.org/officeDocument/2006/relationships/image" Target="media/image59.wmf"/><Relationship Id="rId141" Type="http://schemas.openxmlformats.org/officeDocument/2006/relationships/oleObject" Target="embeddings/oleObject56.bin"/><Relationship Id="rId140" Type="http://schemas.openxmlformats.org/officeDocument/2006/relationships/oleObject" Target="embeddings/oleObject55.bin"/><Relationship Id="rId14" Type="http://schemas.openxmlformats.org/officeDocument/2006/relationships/footer" Target="footer6.xml"/><Relationship Id="rId139" Type="http://schemas.openxmlformats.org/officeDocument/2006/relationships/image" Target="media/image58.wmf"/><Relationship Id="rId138" Type="http://schemas.openxmlformats.org/officeDocument/2006/relationships/oleObject" Target="embeddings/oleObject54.bin"/><Relationship Id="rId137" Type="http://schemas.openxmlformats.org/officeDocument/2006/relationships/oleObject" Target="embeddings/oleObject53.bin"/><Relationship Id="rId136" Type="http://schemas.openxmlformats.org/officeDocument/2006/relationships/image" Target="media/image57.wmf"/><Relationship Id="rId135" Type="http://schemas.openxmlformats.org/officeDocument/2006/relationships/oleObject" Target="embeddings/oleObject52.bin"/><Relationship Id="rId134" Type="http://schemas.openxmlformats.org/officeDocument/2006/relationships/image" Target="media/image56.wmf"/><Relationship Id="rId133" Type="http://schemas.openxmlformats.org/officeDocument/2006/relationships/oleObject" Target="embeddings/oleObject51.bin"/><Relationship Id="rId132" Type="http://schemas.openxmlformats.org/officeDocument/2006/relationships/image" Target="media/image55.wmf"/><Relationship Id="rId131" Type="http://schemas.openxmlformats.org/officeDocument/2006/relationships/oleObject" Target="embeddings/oleObject50.bin"/><Relationship Id="rId130" Type="http://schemas.openxmlformats.org/officeDocument/2006/relationships/image" Target="media/image54.wmf"/><Relationship Id="rId13" Type="http://schemas.openxmlformats.org/officeDocument/2006/relationships/header" Target="header6.xml"/><Relationship Id="rId129" Type="http://schemas.openxmlformats.org/officeDocument/2006/relationships/oleObject" Target="embeddings/oleObject49.bin"/><Relationship Id="rId128" Type="http://schemas.openxmlformats.org/officeDocument/2006/relationships/image" Target="media/image53.wmf"/><Relationship Id="rId127" Type="http://schemas.openxmlformats.org/officeDocument/2006/relationships/oleObject" Target="embeddings/oleObject48.bin"/><Relationship Id="rId126" Type="http://schemas.openxmlformats.org/officeDocument/2006/relationships/image" Target="media/image52.wmf"/><Relationship Id="rId125" Type="http://schemas.openxmlformats.org/officeDocument/2006/relationships/oleObject" Target="embeddings/oleObject47.bin"/><Relationship Id="rId124" Type="http://schemas.openxmlformats.org/officeDocument/2006/relationships/image" Target="media/image51.wmf"/><Relationship Id="rId123" Type="http://schemas.openxmlformats.org/officeDocument/2006/relationships/oleObject" Target="embeddings/oleObject46.bin"/><Relationship Id="rId122" Type="http://schemas.openxmlformats.org/officeDocument/2006/relationships/image" Target="media/image50.png"/><Relationship Id="rId121" Type="http://schemas.openxmlformats.org/officeDocument/2006/relationships/image" Target="media/image49.wmf"/><Relationship Id="rId120" Type="http://schemas.openxmlformats.org/officeDocument/2006/relationships/oleObject" Target="embeddings/oleObject45.bin"/><Relationship Id="rId12" Type="http://schemas.openxmlformats.org/officeDocument/2006/relationships/footer" Target="footer5.xml"/><Relationship Id="rId119" Type="http://schemas.openxmlformats.org/officeDocument/2006/relationships/image" Target="media/image48.wmf"/><Relationship Id="rId118" Type="http://schemas.openxmlformats.org/officeDocument/2006/relationships/oleObject" Target="embeddings/oleObject44.bin"/><Relationship Id="rId117" Type="http://schemas.openxmlformats.org/officeDocument/2006/relationships/image" Target="media/image47.wmf"/><Relationship Id="rId116" Type="http://schemas.openxmlformats.org/officeDocument/2006/relationships/oleObject" Target="embeddings/oleObject43.bin"/><Relationship Id="rId115" Type="http://schemas.openxmlformats.org/officeDocument/2006/relationships/image" Target="media/image46.wmf"/><Relationship Id="rId114" Type="http://schemas.openxmlformats.org/officeDocument/2006/relationships/oleObject" Target="embeddings/oleObject42.bin"/><Relationship Id="rId113" Type="http://schemas.openxmlformats.org/officeDocument/2006/relationships/image" Target="media/image45.wmf"/><Relationship Id="rId112" Type="http://schemas.openxmlformats.org/officeDocument/2006/relationships/oleObject" Target="embeddings/oleObject41.bin"/><Relationship Id="rId111" Type="http://schemas.openxmlformats.org/officeDocument/2006/relationships/image" Target="media/image44.wmf"/><Relationship Id="rId110" Type="http://schemas.openxmlformats.org/officeDocument/2006/relationships/oleObject" Target="embeddings/oleObject40.bin"/><Relationship Id="rId11" Type="http://schemas.openxmlformats.org/officeDocument/2006/relationships/header" Target="header5.xml"/><Relationship Id="rId109" Type="http://schemas.openxmlformats.org/officeDocument/2006/relationships/image" Target="media/image43.wmf"/><Relationship Id="rId108" Type="http://schemas.openxmlformats.org/officeDocument/2006/relationships/oleObject" Target="embeddings/oleObject39.bin"/><Relationship Id="rId107" Type="http://schemas.openxmlformats.org/officeDocument/2006/relationships/image" Target="media/image42.wmf"/><Relationship Id="rId106" Type="http://schemas.openxmlformats.org/officeDocument/2006/relationships/oleObject" Target="embeddings/oleObject38.bin"/><Relationship Id="rId105" Type="http://schemas.openxmlformats.org/officeDocument/2006/relationships/image" Target="media/image41.wmf"/><Relationship Id="rId104" Type="http://schemas.openxmlformats.org/officeDocument/2006/relationships/oleObject" Target="embeddings/oleObject37.bin"/><Relationship Id="rId103" Type="http://schemas.openxmlformats.org/officeDocument/2006/relationships/image" Target="media/image40.emf"/><Relationship Id="rId102" Type="http://schemas.openxmlformats.org/officeDocument/2006/relationships/oleObject" Target="embeddings/oleObject36.bin"/><Relationship Id="rId101" Type="http://schemas.openxmlformats.org/officeDocument/2006/relationships/image" Target="media/image39.emf"/><Relationship Id="rId100" Type="http://schemas.openxmlformats.org/officeDocument/2006/relationships/oleObject" Target="embeddings/oleObject35.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TotalTime>0</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2019-02-07T00:33:00Z</dcterms:created>
  <dc:creator>anlei</dc:creator>
  <cp:lastModifiedBy>啾</cp:lastModifiedBy>
  <dcterms:modified xsi:type="dcterms:W3CDTF">2019-04-08T04:02:14Z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